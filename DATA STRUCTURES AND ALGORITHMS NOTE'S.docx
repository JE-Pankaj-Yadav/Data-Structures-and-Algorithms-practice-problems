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EEAF6" w:themeColor="accent5" w:themeTint="33"/>
  <w:body>
    <w:p w14:paraId="1A61AFBB" w14:textId="7E126BEE" w:rsidR="00600E4F" w:rsidRPr="005B1A00" w:rsidRDefault="00D2546F" w:rsidP="00744B92">
      <w:pPr>
        <w:pStyle w:val="Title"/>
        <w:jc w:val="center"/>
        <w:rPr>
          <w:rFonts w:ascii="Times New Roman" w:hAnsi="Times New Roman" w:cs="Times New Roman"/>
          <w:b/>
          <w:bCs/>
          <w:u w:val="single"/>
        </w:rPr>
      </w:pPr>
      <w:bookmarkStart w:id="0" w:name="_Hlk183212932"/>
      <w:bookmarkEnd w:id="0"/>
      <w:r w:rsidRPr="005B1A00">
        <w:rPr>
          <w:rFonts w:ascii="Times New Roman" w:hAnsi="Times New Roman" w:cs="Times New Roman"/>
          <w:b/>
          <w:bCs/>
          <w:u w:val="single"/>
        </w:rPr>
        <w:t>DATA STRUCTURE</w:t>
      </w:r>
      <w:r w:rsidR="00600E4F" w:rsidRPr="005B1A00">
        <w:rPr>
          <w:rFonts w:ascii="Times New Roman" w:hAnsi="Times New Roman" w:cs="Times New Roman"/>
          <w:b/>
          <w:bCs/>
          <w:u w:val="single"/>
        </w:rPr>
        <w:t>S</w:t>
      </w:r>
      <w:r w:rsidRPr="005B1A00">
        <w:rPr>
          <w:rFonts w:ascii="Times New Roman" w:hAnsi="Times New Roman" w:cs="Times New Roman"/>
          <w:b/>
          <w:bCs/>
          <w:u w:val="single"/>
        </w:rPr>
        <w:t xml:space="preserve"> </w:t>
      </w:r>
      <w:r w:rsidR="00600E4F" w:rsidRPr="005B1A00">
        <w:rPr>
          <w:rFonts w:ascii="Times New Roman" w:hAnsi="Times New Roman" w:cs="Times New Roman"/>
          <w:b/>
          <w:bCs/>
          <w:u w:val="single"/>
        </w:rPr>
        <w:t>AND ALGORITHMS (DSA)</w:t>
      </w:r>
    </w:p>
    <w:p w14:paraId="10B33AFA" w14:textId="0273FCE1" w:rsidR="00644A7A" w:rsidRPr="005B1A00" w:rsidRDefault="00191E08" w:rsidP="00A72E4F">
      <w:pPr>
        <w:pStyle w:val="Heading1"/>
        <w:numPr>
          <w:ilvl w:val="0"/>
          <w:numId w:val="66"/>
        </w:numPr>
        <w:rPr>
          <w:rFonts w:cs="Times New Roman"/>
        </w:rPr>
      </w:pPr>
      <w:r w:rsidRPr="005B1A00">
        <w:rPr>
          <w:rFonts w:cs="Times New Roman"/>
        </w:rPr>
        <w:t>Introduction</w:t>
      </w:r>
    </w:p>
    <w:p w14:paraId="7476E6FA" w14:textId="61B50FA6" w:rsidR="00414836" w:rsidRPr="007F18AE" w:rsidRDefault="006B1C84" w:rsidP="006A32A2">
      <w:pPr>
        <w:pStyle w:val="Heading2"/>
        <w:rPr>
          <w:rFonts w:cs="Times New Roman"/>
          <w:b w:val="0"/>
          <w:bCs/>
          <w:sz w:val="22"/>
          <w:szCs w:val="22"/>
        </w:rPr>
      </w:pPr>
      <w:r w:rsidRPr="007F18AE">
        <w:rPr>
          <w:rStyle w:val="Strong"/>
          <w:rFonts w:ascii="Times New Roman" w:hAnsi="Times New Roman" w:cs="Times New Roman"/>
          <w:sz w:val="22"/>
          <w:szCs w:val="22"/>
        </w:rPr>
        <w:t>Data Structures and Algorithms (DSA)</w:t>
      </w:r>
      <w:r w:rsidRPr="007F18AE">
        <w:rPr>
          <w:rFonts w:cs="Times New Roman"/>
          <w:bCs/>
          <w:sz w:val="22"/>
          <w:szCs w:val="22"/>
        </w:rPr>
        <w:t xml:space="preserve"> </w:t>
      </w:r>
      <w:r w:rsidRPr="007F18AE">
        <w:rPr>
          <w:rFonts w:cs="Times New Roman"/>
          <w:b w:val="0"/>
          <w:bCs/>
          <w:sz w:val="22"/>
          <w:szCs w:val="22"/>
        </w:rPr>
        <w:t>are fundamental in computer science that help us to organize and process data efficiently. They are used in solving common software challenges, from managing large data sets to Boosting the speed of tasks.</w:t>
      </w:r>
    </w:p>
    <w:p w14:paraId="79B96E31" w14:textId="6CB6B46D" w:rsidR="006B3A4B" w:rsidRPr="007F18AE" w:rsidRDefault="006B3A4B" w:rsidP="000138B6">
      <w:pPr>
        <w:spacing w:line="276" w:lineRule="auto"/>
        <w:rPr>
          <w:rFonts w:cs="Times New Roman"/>
        </w:rPr>
      </w:pPr>
      <w:r w:rsidRPr="007F18AE">
        <w:rPr>
          <w:rStyle w:val="Strong"/>
          <w:rFonts w:ascii="Times New Roman" w:hAnsi="Times New Roman" w:cs="Times New Roman"/>
          <w:b/>
          <w:bCs w:val="0"/>
          <w:sz w:val="22"/>
        </w:rPr>
        <w:t>DSA (Data Structures and Algorithms)</w:t>
      </w:r>
      <w:r w:rsidRPr="007F18AE">
        <w:rPr>
          <w:rFonts w:cs="Times New Roman"/>
        </w:rPr>
        <w:t xml:space="preserve"> helps store and </w:t>
      </w:r>
      <w:r w:rsidR="00CB281F" w:rsidRPr="007F18AE">
        <w:rPr>
          <w:rFonts w:cs="Times New Roman"/>
        </w:rPr>
        <w:t>organise</w:t>
      </w:r>
      <w:r w:rsidRPr="007F18AE">
        <w:rPr>
          <w:rFonts w:cs="Times New Roman"/>
        </w:rPr>
        <w:t xml:space="preserve"> data</w:t>
      </w:r>
      <w:r w:rsidR="00B312F9" w:rsidRPr="007F18AE">
        <w:rPr>
          <w:rFonts w:cs="Times New Roman"/>
        </w:rPr>
        <w:t xml:space="preserve"> to </w:t>
      </w:r>
      <w:r w:rsidRPr="007F18AE">
        <w:rPr>
          <w:rFonts w:cs="Times New Roman"/>
        </w:rPr>
        <w:t>make it easy to find and use whenever needed.</w:t>
      </w:r>
    </w:p>
    <w:p w14:paraId="191B8448" w14:textId="2937CBC1" w:rsidR="006B3A4B" w:rsidRPr="007F18AE" w:rsidRDefault="00625E48" w:rsidP="000138B6">
      <w:pPr>
        <w:spacing w:line="276" w:lineRule="auto"/>
        <w:rPr>
          <w:rFonts w:cs="Times New Roman"/>
        </w:rPr>
      </w:pPr>
      <w:r w:rsidRPr="007F18AE">
        <w:rPr>
          <w:rFonts w:cs="Times New Roman"/>
        </w:rPr>
        <w:t xml:space="preserve">DSA play an important role to solve </w:t>
      </w:r>
      <w:r w:rsidR="00D53201">
        <w:rPr>
          <w:rFonts w:cs="Times New Roman"/>
        </w:rPr>
        <w:t>the</w:t>
      </w:r>
      <w:r w:rsidRPr="007F18AE">
        <w:rPr>
          <w:rFonts w:cs="Times New Roman"/>
        </w:rPr>
        <w:t xml:space="preserve"> problems.</w:t>
      </w:r>
      <w:r w:rsidR="00285C3C" w:rsidRPr="007F18AE">
        <w:rPr>
          <w:rFonts w:cs="Times New Roman"/>
        </w:rPr>
        <w:t xml:space="preserve"> </w:t>
      </w:r>
      <w:r w:rsidRPr="007F18AE">
        <w:rPr>
          <w:rFonts w:cs="Times New Roman"/>
        </w:rPr>
        <w:t>By understanding DSA, you can design systems more efficiently, which is very important for some places like web applications, databases, machine learning etc.</w:t>
      </w:r>
    </w:p>
    <w:p w14:paraId="05206CE9" w14:textId="1E832F33" w:rsidR="00191E08" w:rsidRPr="007F18AE" w:rsidRDefault="00191E08" w:rsidP="000138B6">
      <w:pPr>
        <w:pStyle w:val="ListParagraph"/>
        <w:numPr>
          <w:ilvl w:val="0"/>
          <w:numId w:val="1"/>
        </w:numPr>
        <w:spacing w:line="276" w:lineRule="auto"/>
        <w:rPr>
          <w:rFonts w:cs="Times New Roman"/>
        </w:rPr>
      </w:pPr>
      <w:r w:rsidRPr="007F18AE">
        <w:rPr>
          <w:rFonts w:cs="Times New Roman"/>
          <w:b/>
          <w:bCs/>
        </w:rPr>
        <w:t>Data Structures</w:t>
      </w:r>
      <w:r w:rsidRPr="007F18AE">
        <w:rPr>
          <w:rFonts w:cs="Times New Roman"/>
        </w:rPr>
        <w:t> is about how data can be stored in different structures.</w:t>
      </w:r>
    </w:p>
    <w:p w14:paraId="30A89CDA" w14:textId="36E8194B" w:rsidR="00191E08" w:rsidRPr="007F18AE" w:rsidRDefault="006F4C19" w:rsidP="000138B6">
      <w:pPr>
        <w:pStyle w:val="ListParagraph"/>
        <w:numPr>
          <w:ilvl w:val="0"/>
          <w:numId w:val="1"/>
        </w:numPr>
        <w:spacing w:line="276" w:lineRule="auto"/>
        <w:rPr>
          <w:rFonts w:cs="Times New Roman"/>
        </w:rPr>
      </w:pPr>
      <w:r w:rsidRPr="007F18AE">
        <w:rPr>
          <w:rFonts w:cs="Times New Roman"/>
          <w:b/>
          <w:bCs/>
        </w:rPr>
        <w:t>Algorithms</w:t>
      </w:r>
      <w:r w:rsidRPr="007F18AE">
        <w:rPr>
          <w:rFonts w:cs="Times New Roman"/>
        </w:rPr>
        <w:t xml:space="preserve"> are step-by-step plans for solving problems. </w:t>
      </w:r>
      <w:r w:rsidR="00CC5BD3" w:rsidRPr="00CC5BD3">
        <w:rPr>
          <w:rFonts w:cs="Times New Roman"/>
        </w:rPr>
        <w:t xml:space="preserve">They form the foundation of writing a program. For writing any programs, the following </w:t>
      </w:r>
      <w:proofErr w:type="gramStart"/>
      <w:r w:rsidR="00CC5BD3" w:rsidRPr="00CC5BD3">
        <w:rPr>
          <w:rFonts w:cs="Times New Roman"/>
        </w:rPr>
        <w:t>has to</w:t>
      </w:r>
      <w:proofErr w:type="gramEnd"/>
      <w:r w:rsidR="00CC5BD3" w:rsidRPr="00CC5BD3">
        <w:rPr>
          <w:rFonts w:cs="Times New Roman"/>
        </w:rPr>
        <w:t xml:space="preserve"> be known: Input. Tasks to be </w:t>
      </w:r>
      <w:proofErr w:type="spellStart"/>
      <w:r w:rsidR="00CC5BD3" w:rsidRPr="00CC5BD3">
        <w:rPr>
          <w:rFonts w:cs="Times New Roman"/>
        </w:rPr>
        <w:t>preformed</w:t>
      </w:r>
      <w:proofErr w:type="spellEnd"/>
      <w:r w:rsidR="00CC5BD3" w:rsidRPr="00CC5BD3">
        <w:rPr>
          <w:rFonts w:cs="Times New Roman"/>
        </w:rPr>
        <w:t>.</w:t>
      </w:r>
    </w:p>
    <w:p w14:paraId="0EBAD2BF" w14:textId="3B916F4E" w:rsidR="006F4C19" w:rsidRPr="005B1A00" w:rsidRDefault="006F4C19" w:rsidP="000138B6">
      <w:pPr>
        <w:pStyle w:val="ListParagraph"/>
        <w:numPr>
          <w:ilvl w:val="0"/>
          <w:numId w:val="1"/>
        </w:numPr>
        <w:spacing w:line="276" w:lineRule="auto"/>
        <w:rPr>
          <w:rFonts w:cs="Times New Roman"/>
          <w:sz w:val="24"/>
          <w:szCs w:val="24"/>
        </w:rPr>
      </w:pPr>
      <w:r w:rsidRPr="007F18AE">
        <w:rPr>
          <w:rFonts w:cs="Times New Roman"/>
          <w:b/>
          <w:bCs/>
        </w:rPr>
        <w:t>Data Structures and Algorithms (DSA)</w:t>
      </w:r>
      <w:r w:rsidRPr="007F18AE">
        <w:rPr>
          <w:rFonts w:cs="Times New Roman"/>
        </w:rPr>
        <w:t xml:space="preserve"> </w:t>
      </w:r>
      <w:r w:rsidR="00AB49DA">
        <w:rPr>
          <w:rFonts w:cs="Times New Roman"/>
        </w:rPr>
        <w:t>help</w:t>
      </w:r>
      <w:r w:rsidRPr="007F18AE">
        <w:rPr>
          <w:rFonts w:cs="Times New Roman"/>
        </w:rPr>
        <w:t xml:space="preserve"> us to use large amounts of data to solve problems efficiently.</w:t>
      </w:r>
    </w:p>
    <w:p w14:paraId="6B09928D" w14:textId="2ACD0C0B" w:rsidR="006F4C19" w:rsidRPr="005B1A00" w:rsidRDefault="00874055" w:rsidP="00E8339F">
      <w:pPr>
        <w:pStyle w:val="Heading2"/>
        <w:rPr>
          <w:rFonts w:cs="Times New Roman"/>
        </w:rPr>
      </w:pPr>
      <w:r w:rsidRPr="005B1A00">
        <w:rPr>
          <w:rFonts w:cs="Times New Roman"/>
        </w:rPr>
        <w:t>How to learn DSA?</w:t>
      </w:r>
    </w:p>
    <w:p w14:paraId="580570D8" w14:textId="5CBD93D1" w:rsidR="00874055" w:rsidRPr="00B74016" w:rsidRDefault="00095E5C" w:rsidP="000138B6">
      <w:pPr>
        <w:spacing w:line="276" w:lineRule="auto"/>
        <w:rPr>
          <w:rFonts w:cs="Times New Roman"/>
        </w:rPr>
      </w:pPr>
      <w:r w:rsidRPr="00B74016">
        <w:rPr>
          <w:rFonts w:cs="Times New Roman"/>
        </w:rPr>
        <w:t>To learn DSA (Data Structures and Algorithms) step by step, break the process into small and simple parts:</w:t>
      </w:r>
    </w:p>
    <w:p w14:paraId="22FB9AE1" w14:textId="3784731A" w:rsidR="00D75AFA" w:rsidRPr="00B74016" w:rsidRDefault="00D75AFA" w:rsidP="000138B6">
      <w:pPr>
        <w:pStyle w:val="ListParagraph"/>
        <w:numPr>
          <w:ilvl w:val="0"/>
          <w:numId w:val="6"/>
        </w:numPr>
        <w:spacing w:line="276" w:lineRule="auto"/>
        <w:rPr>
          <w:rFonts w:cs="Times New Roman"/>
        </w:rPr>
      </w:pPr>
      <w:r w:rsidRPr="00B74016">
        <w:rPr>
          <w:rFonts w:cs="Times New Roman"/>
        </w:rPr>
        <w:t xml:space="preserve">Learn </w:t>
      </w:r>
      <w:r w:rsidR="00CB281F" w:rsidRPr="00B74016">
        <w:rPr>
          <w:rFonts w:cs="Times New Roman"/>
        </w:rPr>
        <w:t>at least</w:t>
      </w:r>
      <w:r w:rsidRPr="00B74016">
        <w:rPr>
          <w:rFonts w:cs="Times New Roman"/>
        </w:rPr>
        <w:t xml:space="preserve"> one programming language</w:t>
      </w:r>
    </w:p>
    <w:p w14:paraId="29717352" w14:textId="77777777" w:rsidR="00D75AFA" w:rsidRPr="00B74016" w:rsidRDefault="00D75AFA" w:rsidP="000138B6">
      <w:pPr>
        <w:pStyle w:val="ListParagraph"/>
        <w:numPr>
          <w:ilvl w:val="0"/>
          <w:numId w:val="6"/>
        </w:numPr>
        <w:spacing w:line="276" w:lineRule="auto"/>
        <w:rPr>
          <w:rFonts w:cs="Times New Roman"/>
        </w:rPr>
      </w:pPr>
      <w:r w:rsidRPr="00B74016">
        <w:rPr>
          <w:rFonts w:cs="Times New Roman"/>
        </w:rPr>
        <w:t>Learn Data Structures</w:t>
      </w:r>
    </w:p>
    <w:p w14:paraId="0061D281" w14:textId="77777777" w:rsidR="00D75AFA" w:rsidRPr="00B74016" w:rsidRDefault="00D75AFA" w:rsidP="000138B6">
      <w:pPr>
        <w:pStyle w:val="ListParagraph"/>
        <w:numPr>
          <w:ilvl w:val="0"/>
          <w:numId w:val="6"/>
        </w:numPr>
        <w:spacing w:line="276" w:lineRule="auto"/>
        <w:rPr>
          <w:rFonts w:cs="Times New Roman"/>
        </w:rPr>
      </w:pPr>
      <w:r w:rsidRPr="00B74016">
        <w:rPr>
          <w:rFonts w:cs="Times New Roman"/>
        </w:rPr>
        <w:t>Learn Algorithms</w:t>
      </w:r>
    </w:p>
    <w:p w14:paraId="43D55DCE" w14:textId="77777777" w:rsidR="00D75AFA" w:rsidRPr="00B74016" w:rsidRDefault="00D75AFA" w:rsidP="000138B6">
      <w:pPr>
        <w:pStyle w:val="ListParagraph"/>
        <w:numPr>
          <w:ilvl w:val="0"/>
          <w:numId w:val="6"/>
        </w:numPr>
        <w:spacing w:line="276" w:lineRule="auto"/>
        <w:rPr>
          <w:rFonts w:cs="Times New Roman"/>
        </w:rPr>
      </w:pPr>
      <w:r w:rsidRPr="00B74016">
        <w:rPr>
          <w:rFonts w:cs="Times New Roman"/>
        </w:rPr>
        <w:t>Learn about Time and Space complexities</w:t>
      </w:r>
    </w:p>
    <w:p w14:paraId="167236D6" w14:textId="6B7C717D" w:rsidR="00095E5C" w:rsidRPr="005B1A00" w:rsidRDefault="00D75AFA" w:rsidP="000138B6">
      <w:pPr>
        <w:pStyle w:val="ListParagraph"/>
        <w:numPr>
          <w:ilvl w:val="0"/>
          <w:numId w:val="6"/>
        </w:numPr>
        <w:spacing w:line="276" w:lineRule="auto"/>
        <w:rPr>
          <w:rFonts w:cs="Times New Roman"/>
          <w:sz w:val="24"/>
          <w:szCs w:val="24"/>
        </w:rPr>
      </w:pPr>
      <w:r w:rsidRPr="00B74016">
        <w:rPr>
          <w:rFonts w:cs="Times New Roman"/>
        </w:rPr>
        <w:t>Practice Problems on DSA</w:t>
      </w:r>
    </w:p>
    <w:p w14:paraId="5B4D7780" w14:textId="41117F8A" w:rsidR="00F36CB2" w:rsidRPr="005B1A00" w:rsidRDefault="00F36CB2" w:rsidP="00E8339F">
      <w:pPr>
        <w:pStyle w:val="Heading2"/>
        <w:rPr>
          <w:rFonts w:cs="Times New Roman"/>
        </w:rPr>
      </w:pPr>
      <w:r w:rsidRPr="005B1A00">
        <w:rPr>
          <w:rFonts w:cs="Times New Roman"/>
        </w:rPr>
        <w:t>The topic of DSA consists of two parts:</w:t>
      </w:r>
    </w:p>
    <w:p w14:paraId="463B3917" w14:textId="77777777" w:rsidR="00DE41DC" w:rsidRPr="00BB1AF7" w:rsidRDefault="00DE41DC" w:rsidP="000138B6">
      <w:pPr>
        <w:pStyle w:val="ListParagraph"/>
        <w:numPr>
          <w:ilvl w:val="0"/>
          <w:numId w:val="7"/>
        </w:numPr>
        <w:spacing w:line="276" w:lineRule="auto"/>
        <w:rPr>
          <w:rFonts w:cs="Times New Roman"/>
        </w:rPr>
      </w:pPr>
      <w:r w:rsidRPr="00BB1AF7">
        <w:rPr>
          <w:rFonts w:cs="Times New Roman"/>
        </w:rPr>
        <w:t>Data Structures</w:t>
      </w:r>
    </w:p>
    <w:p w14:paraId="7FFC470C" w14:textId="690A01B8" w:rsidR="006A5DF0" w:rsidRPr="00BB1AF7" w:rsidRDefault="00DE41DC" w:rsidP="000138B6">
      <w:pPr>
        <w:pStyle w:val="ListParagraph"/>
        <w:numPr>
          <w:ilvl w:val="0"/>
          <w:numId w:val="7"/>
        </w:numPr>
        <w:spacing w:line="276" w:lineRule="auto"/>
        <w:rPr>
          <w:rFonts w:cs="Times New Roman"/>
        </w:rPr>
      </w:pPr>
      <w:r w:rsidRPr="00BB1AF7">
        <w:rPr>
          <w:rFonts w:cs="Times New Roman"/>
        </w:rPr>
        <w:t>Algorithms</w:t>
      </w:r>
    </w:p>
    <w:p w14:paraId="181DA1B4" w14:textId="0E7043BF" w:rsidR="00210139" w:rsidRPr="005B1A00" w:rsidRDefault="006F4C19" w:rsidP="0015085A">
      <w:pPr>
        <w:pStyle w:val="Heading3"/>
        <w:numPr>
          <w:ilvl w:val="0"/>
          <w:numId w:val="94"/>
        </w:numPr>
        <w:spacing w:line="360" w:lineRule="auto"/>
        <w:rPr>
          <w:rFonts w:cs="Times New Roman"/>
        </w:rPr>
      </w:pPr>
      <w:r w:rsidRPr="005B1A00">
        <w:rPr>
          <w:rFonts w:cs="Times New Roman"/>
        </w:rPr>
        <w:t>Data Structures</w:t>
      </w:r>
    </w:p>
    <w:p w14:paraId="18AE94BF" w14:textId="4CACC2AF" w:rsidR="00210139" w:rsidRPr="00BB1AF7" w:rsidRDefault="00210139" w:rsidP="000138B6">
      <w:pPr>
        <w:spacing w:line="276" w:lineRule="auto"/>
        <w:rPr>
          <w:rFonts w:cs="Times New Roman"/>
        </w:rPr>
      </w:pPr>
      <w:r w:rsidRPr="00BB1AF7">
        <w:rPr>
          <w:rFonts w:cs="Times New Roman"/>
        </w:rPr>
        <w:t>Data structures are the fundamental building blocks of computer programming. They define how data is organized, stored, and manipulated within a program. Understanding data structures is very important for developing efficient and effective</w:t>
      </w:r>
      <w:r w:rsidR="00074E75">
        <w:rPr>
          <w:rFonts w:cs="Times New Roman"/>
        </w:rPr>
        <w:t xml:space="preserve"> </w:t>
      </w:r>
      <w:r w:rsidRPr="00BB1AF7">
        <w:rPr>
          <w:rFonts w:cs="Times New Roman"/>
        </w:rPr>
        <w:t>algorithms.</w:t>
      </w:r>
    </w:p>
    <w:p w14:paraId="24649006" w14:textId="5D5FB843" w:rsidR="00210139" w:rsidRPr="00BB1AF7" w:rsidRDefault="00210139" w:rsidP="000138B6">
      <w:pPr>
        <w:spacing w:line="276" w:lineRule="auto"/>
        <w:rPr>
          <w:rFonts w:cs="Times New Roman"/>
        </w:rPr>
      </w:pPr>
      <w:r w:rsidRPr="00BB1AF7">
        <w:rPr>
          <w:rFonts w:cs="Times New Roman"/>
        </w:rPr>
        <w:t xml:space="preserve">In this </w:t>
      </w:r>
      <w:r w:rsidR="00D95BE4" w:rsidRPr="00BB1AF7">
        <w:rPr>
          <w:rFonts w:cs="Times New Roman"/>
        </w:rPr>
        <w:t>document</w:t>
      </w:r>
      <w:r w:rsidRPr="00BB1AF7">
        <w:rPr>
          <w:rFonts w:cs="Times New Roman"/>
        </w:rPr>
        <w:t xml:space="preserve">, we will explore the </w:t>
      </w:r>
      <w:proofErr w:type="gramStart"/>
      <w:r w:rsidRPr="00BB1AF7">
        <w:rPr>
          <w:rFonts w:cs="Times New Roman"/>
        </w:rPr>
        <w:t>most commonly used</w:t>
      </w:r>
      <w:proofErr w:type="gramEnd"/>
      <w:r w:rsidRPr="00BB1AF7">
        <w:rPr>
          <w:rFonts w:cs="Times New Roman"/>
        </w:rPr>
        <w:t xml:space="preserve"> data structures, including arrays, linked lists, stacks, queues, trees, and graphs.</w:t>
      </w:r>
    </w:p>
    <w:p w14:paraId="74BF56BF" w14:textId="77777777" w:rsidR="006F4C19" w:rsidRPr="00BB1AF7" w:rsidRDefault="006F4C19" w:rsidP="000138B6">
      <w:pPr>
        <w:pStyle w:val="ListParagraph"/>
        <w:numPr>
          <w:ilvl w:val="0"/>
          <w:numId w:val="2"/>
        </w:numPr>
        <w:spacing w:line="276" w:lineRule="auto"/>
        <w:rPr>
          <w:rFonts w:cs="Times New Roman"/>
        </w:rPr>
      </w:pPr>
      <w:r w:rsidRPr="00BB1AF7">
        <w:rPr>
          <w:rFonts w:cs="Times New Roman"/>
        </w:rPr>
        <w:t>A data structure is a way to store data.</w:t>
      </w:r>
    </w:p>
    <w:p w14:paraId="0F04B9CD" w14:textId="608DA150" w:rsidR="006F4C19" w:rsidRPr="00BB1AF7" w:rsidRDefault="006F4C19" w:rsidP="000138B6">
      <w:pPr>
        <w:pStyle w:val="ListParagraph"/>
        <w:numPr>
          <w:ilvl w:val="0"/>
          <w:numId w:val="2"/>
        </w:numPr>
        <w:spacing w:line="276" w:lineRule="auto"/>
        <w:rPr>
          <w:rFonts w:cs="Times New Roman"/>
        </w:rPr>
      </w:pPr>
      <w:r w:rsidRPr="00BB1AF7">
        <w:rPr>
          <w:rFonts w:cs="Times New Roman"/>
        </w:rPr>
        <w:t xml:space="preserve">It </w:t>
      </w:r>
      <w:r w:rsidR="002002C6" w:rsidRPr="00BB1AF7">
        <w:rPr>
          <w:rFonts w:cs="Times New Roman"/>
        </w:rPr>
        <w:t>manages</w:t>
      </w:r>
      <w:r w:rsidRPr="00BB1AF7">
        <w:rPr>
          <w:rFonts w:cs="Times New Roman"/>
        </w:rPr>
        <w:t xml:space="preserve"> large amounts of data efficiently for uses such as large databases and internet indexing services.</w:t>
      </w:r>
    </w:p>
    <w:p w14:paraId="0026AA8E" w14:textId="3151F987" w:rsidR="006F4C19" w:rsidRPr="00BB1AF7" w:rsidRDefault="006F4C19" w:rsidP="000138B6">
      <w:pPr>
        <w:pStyle w:val="ListParagraph"/>
        <w:numPr>
          <w:ilvl w:val="0"/>
          <w:numId w:val="2"/>
        </w:numPr>
        <w:spacing w:line="276" w:lineRule="auto"/>
        <w:rPr>
          <w:rFonts w:cs="Times New Roman"/>
        </w:rPr>
      </w:pPr>
      <w:r w:rsidRPr="00BB1AF7">
        <w:rPr>
          <w:rFonts w:cs="Times New Roman"/>
        </w:rPr>
        <w:t xml:space="preserve">It is important for creating fast and powerful algorithms. It also </w:t>
      </w:r>
      <w:r w:rsidR="00CB281F" w:rsidRPr="00BB1AF7">
        <w:rPr>
          <w:rFonts w:cs="Times New Roman"/>
        </w:rPr>
        <w:t>reduces</w:t>
      </w:r>
      <w:r w:rsidRPr="00BB1AF7">
        <w:rPr>
          <w:rFonts w:cs="Times New Roman"/>
        </w:rPr>
        <w:t xml:space="preserve"> complexity, </w:t>
      </w:r>
      <w:r w:rsidR="00CB281F" w:rsidRPr="00BB1AF7">
        <w:rPr>
          <w:rFonts w:cs="Times New Roman"/>
        </w:rPr>
        <w:t>increases</w:t>
      </w:r>
      <w:r w:rsidRPr="00BB1AF7">
        <w:rPr>
          <w:rFonts w:cs="Times New Roman"/>
        </w:rPr>
        <w:t xml:space="preserve"> efficiency</w:t>
      </w:r>
      <w:r w:rsidR="00F315BC" w:rsidRPr="00BB1AF7">
        <w:rPr>
          <w:rFonts w:cs="Times New Roman"/>
        </w:rPr>
        <w:t>,</w:t>
      </w:r>
      <w:r w:rsidRPr="00BB1AF7">
        <w:rPr>
          <w:rFonts w:cs="Times New Roman"/>
        </w:rPr>
        <w:t xml:space="preserve"> etc…</w:t>
      </w:r>
    </w:p>
    <w:p w14:paraId="568809D0" w14:textId="77777777" w:rsidR="00DE41DC" w:rsidRPr="005B1A00" w:rsidRDefault="00DE41DC" w:rsidP="000138B6">
      <w:pPr>
        <w:pStyle w:val="ListParagraph"/>
        <w:spacing w:line="276" w:lineRule="auto"/>
        <w:rPr>
          <w:rFonts w:cs="Times New Roman"/>
          <w:sz w:val="24"/>
          <w:szCs w:val="24"/>
        </w:rPr>
      </w:pPr>
    </w:p>
    <w:p w14:paraId="1ACEC1A9" w14:textId="77777777" w:rsidR="00DE41DC" w:rsidRPr="005B1A00" w:rsidRDefault="00DE41DC" w:rsidP="000138B6">
      <w:pPr>
        <w:pStyle w:val="ListParagraph"/>
        <w:spacing w:line="276" w:lineRule="auto"/>
        <w:rPr>
          <w:rFonts w:cs="Times New Roman"/>
          <w:sz w:val="24"/>
          <w:szCs w:val="24"/>
        </w:rPr>
      </w:pPr>
    </w:p>
    <w:p w14:paraId="366FC4A5" w14:textId="30DE9041" w:rsidR="00B270FC" w:rsidRPr="005B1A00" w:rsidRDefault="000108EC" w:rsidP="00BE29F2">
      <w:pPr>
        <w:pStyle w:val="Heading4"/>
        <w:spacing w:line="360" w:lineRule="auto"/>
        <w:rPr>
          <w:rFonts w:cs="Times New Roman"/>
        </w:rPr>
      </w:pPr>
      <w:r w:rsidRPr="005B1A00">
        <w:rPr>
          <w:rFonts w:cs="Times New Roman"/>
        </w:rPr>
        <w:lastRenderedPageBreak/>
        <w:t>Data Structure Types, Classifications</w:t>
      </w:r>
      <w:r w:rsidR="00F315BC" w:rsidRPr="005B1A00">
        <w:rPr>
          <w:rFonts w:cs="Times New Roman"/>
        </w:rPr>
        <w:t>,</w:t>
      </w:r>
      <w:r w:rsidRPr="005B1A00">
        <w:rPr>
          <w:rFonts w:cs="Times New Roman"/>
        </w:rPr>
        <w:t xml:space="preserve"> and Applications</w:t>
      </w:r>
      <w:r w:rsidR="00E03134" w:rsidRPr="005B1A00">
        <w:rPr>
          <w:rFonts w:cs="Times New Roman"/>
        </w:rPr>
        <w:t>:</w:t>
      </w:r>
    </w:p>
    <w:p w14:paraId="55E4B074" w14:textId="6759D206" w:rsidR="00EF7EE7" w:rsidRPr="00FB43A7" w:rsidRDefault="00F315BC" w:rsidP="000138B6">
      <w:pPr>
        <w:spacing w:line="276" w:lineRule="auto"/>
        <w:rPr>
          <w:rFonts w:cs="Times New Roman"/>
        </w:rPr>
      </w:pPr>
      <w:r w:rsidRPr="00FB43A7">
        <w:rPr>
          <w:rFonts w:cs="Times New Roman"/>
        </w:rPr>
        <w:t>The data</w:t>
      </w:r>
      <w:r w:rsidR="00E03134" w:rsidRPr="00FB43A7">
        <w:rPr>
          <w:rFonts w:cs="Times New Roman"/>
        </w:rPr>
        <w:t xml:space="preserve"> structure has many different uses in our daily life. There are many different data structures that are used to solve different mathematical and logical problems. By using </w:t>
      </w:r>
      <w:r w:rsidR="00CB281F" w:rsidRPr="00FB43A7">
        <w:rPr>
          <w:rFonts w:cs="Times New Roman"/>
        </w:rPr>
        <w:t xml:space="preserve">a </w:t>
      </w:r>
      <w:r w:rsidR="00E03134" w:rsidRPr="00FB43A7">
        <w:rPr>
          <w:rFonts w:cs="Times New Roman"/>
        </w:rPr>
        <w:t>data structure, one can organize and process a very large amount of data.</w:t>
      </w:r>
    </w:p>
    <w:p w14:paraId="17223A69" w14:textId="2AA91FAB" w:rsidR="00EF7EE7" w:rsidRPr="005B1A00" w:rsidRDefault="00EF7EE7" w:rsidP="000138B6">
      <w:pPr>
        <w:spacing w:line="276" w:lineRule="auto"/>
        <w:rPr>
          <w:rFonts w:cs="Times New Roman"/>
          <w:sz w:val="24"/>
          <w:szCs w:val="24"/>
        </w:rPr>
      </w:pPr>
      <w:r w:rsidRPr="005B1A00">
        <w:rPr>
          <w:rFonts w:cs="Times New Roman"/>
          <w:noProof/>
          <w:sz w:val="24"/>
          <w:szCs w:val="24"/>
        </w:rPr>
        <w:drawing>
          <wp:inline distT="0" distB="0" distL="0" distR="0" wp14:anchorId="35309C5E" wp14:editId="6695F4F5">
            <wp:extent cx="6711950" cy="3891064"/>
            <wp:effectExtent l="0" t="0" r="12700" b="0"/>
            <wp:docPr id="131571082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27C18BB" w14:textId="37025818" w:rsidR="00EF7EE7" w:rsidRPr="00410590" w:rsidRDefault="00455D68" w:rsidP="000138B6">
      <w:pPr>
        <w:pStyle w:val="ListParagraph"/>
        <w:numPr>
          <w:ilvl w:val="0"/>
          <w:numId w:val="3"/>
        </w:numPr>
        <w:spacing w:line="276" w:lineRule="auto"/>
        <w:rPr>
          <w:rFonts w:cs="Times New Roman"/>
        </w:rPr>
      </w:pPr>
      <w:r w:rsidRPr="00410590">
        <w:rPr>
          <w:rFonts w:cs="Times New Roman"/>
          <w:b/>
          <w:bCs/>
        </w:rPr>
        <w:t xml:space="preserve">Linear data structure: </w:t>
      </w:r>
      <w:r w:rsidRPr="00410590">
        <w:rPr>
          <w:rFonts w:cs="Times New Roman"/>
        </w:rPr>
        <w:t xml:space="preserve">A linear data structure stores data in a straight line, one after another. </w:t>
      </w:r>
      <w:r w:rsidRPr="00410590">
        <w:rPr>
          <w:rFonts w:cs="Times New Roman"/>
          <w:b/>
          <w:bCs/>
        </w:rPr>
        <w:t>Examples</w:t>
      </w:r>
      <w:r w:rsidRPr="00410590">
        <w:rPr>
          <w:rFonts w:cs="Times New Roman"/>
        </w:rPr>
        <w:t xml:space="preserve"> are lists and queues. You can go through the data in order, step by step.</w:t>
      </w:r>
    </w:p>
    <w:p w14:paraId="3AF09C5F" w14:textId="57131D82" w:rsidR="00455D68" w:rsidRPr="00410590" w:rsidRDefault="00455D68" w:rsidP="000138B6">
      <w:pPr>
        <w:pStyle w:val="ListParagraph"/>
        <w:numPr>
          <w:ilvl w:val="0"/>
          <w:numId w:val="4"/>
        </w:numPr>
        <w:spacing w:line="276" w:lineRule="auto"/>
        <w:rPr>
          <w:rFonts w:cs="Times New Roman"/>
        </w:rPr>
      </w:pPr>
      <w:r w:rsidRPr="00410590">
        <w:rPr>
          <w:rFonts w:cs="Times New Roman"/>
          <w:b/>
          <w:bCs/>
        </w:rPr>
        <w:t>Static data structure:</w:t>
      </w:r>
      <w:r w:rsidRPr="00410590">
        <w:rPr>
          <w:rFonts w:cs="Times New Roman"/>
        </w:rPr>
        <w:t xml:space="preserve"> Static data structure has a fixed memory size. It is easier to access the elements in a static data structure. An </w:t>
      </w:r>
      <w:r w:rsidRPr="00410590">
        <w:rPr>
          <w:rFonts w:cs="Times New Roman"/>
          <w:b/>
          <w:bCs/>
        </w:rPr>
        <w:t>example</w:t>
      </w:r>
      <w:r w:rsidRPr="00410590">
        <w:rPr>
          <w:rFonts w:cs="Times New Roman"/>
        </w:rPr>
        <w:t xml:space="preserve"> of </w:t>
      </w:r>
      <w:r w:rsidR="00BC23E1" w:rsidRPr="00410590">
        <w:rPr>
          <w:rFonts w:cs="Times New Roman"/>
        </w:rPr>
        <w:t xml:space="preserve">static </w:t>
      </w:r>
      <w:r w:rsidRPr="00410590">
        <w:rPr>
          <w:rFonts w:cs="Times New Roman"/>
        </w:rPr>
        <w:t>data structure is array.</w:t>
      </w:r>
    </w:p>
    <w:p w14:paraId="1C5EDEFD" w14:textId="20245093" w:rsidR="00D14213" w:rsidRPr="00410590" w:rsidRDefault="00455D68" w:rsidP="000138B6">
      <w:pPr>
        <w:pStyle w:val="ListParagraph"/>
        <w:numPr>
          <w:ilvl w:val="0"/>
          <w:numId w:val="4"/>
        </w:numPr>
        <w:spacing w:line="276" w:lineRule="auto"/>
        <w:rPr>
          <w:rFonts w:cs="Times New Roman"/>
        </w:rPr>
      </w:pPr>
      <w:r w:rsidRPr="00410590">
        <w:rPr>
          <w:rFonts w:cs="Times New Roman"/>
          <w:b/>
          <w:bCs/>
        </w:rPr>
        <w:t>Dynamic data structure: </w:t>
      </w:r>
      <w:r w:rsidRPr="00410590">
        <w:rPr>
          <w:rFonts w:cs="Times New Roman"/>
        </w:rPr>
        <w:t xml:space="preserve">In the dynamic data structure, the size is not fixed. It can change the size </w:t>
      </w:r>
      <w:r w:rsidR="00F315BC" w:rsidRPr="00410590">
        <w:rPr>
          <w:rFonts w:cs="Times New Roman"/>
        </w:rPr>
        <w:t>while</w:t>
      </w:r>
      <w:r w:rsidRPr="00410590">
        <w:rPr>
          <w:rFonts w:cs="Times New Roman"/>
        </w:rPr>
        <w:t xml:space="preserve"> running the program. It can grow or smaller as needed, like adding or removing data. </w:t>
      </w:r>
      <w:r w:rsidRPr="00410590">
        <w:rPr>
          <w:rFonts w:cs="Times New Roman"/>
          <w:b/>
          <w:bCs/>
        </w:rPr>
        <w:t>Examples</w:t>
      </w:r>
      <w:r w:rsidRPr="00410590">
        <w:rPr>
          <w:rFonts w:cs="Times New Roman"/>
        </w:rPr>
        <w:t xml:space="preserve"> are linked lists and dynamic arrays.</w:t>
      </w:r>
    </w:p>
    <w:p w14:paraId="3CA51189" w14:textId="54E14157" w:rsidR="00144A4A" w:rsidRDefault="00D14213" w:rsidP="000138B6">
      <w:pPr>
        <w:pStyle w:val="ListParagraph"/>
        <w:numPr>
          <w:ilvl w:val="0"/>
          <w:numId w:val="3"/>
        </w:numPr>
        <w:spacing w:line="276" w:lineRule="auto"/>
        <w:rPr>
          <w:rFonts w:cs="Times New Roman"/>
        </w:rPr>
      </w:pPr>
      <w:r w:rsidRPr="00410590">
        <w:rPr>
          <w:rFonts w:cs="Times New Roman"/>
          <w:b/>
          <w:bCs/>
        </w:rPr>
        <w:t xml:space="preserve">Non-linear data structure: </w:t>
      </w:r>
      <w:r w:rsidRPr="00410590">
        <w:rPr>
          <w:rFonts w:cs="Times New Roman"/>
        </w:rPr>
        <w:t xml:space="preserve">Data structures where data elements are not linearly are called non-linear data structures. Non-linear data structures do not store data in a straight line. </w:t>
      </w:r>
      <w:r w:rsidRPr="00410590">
        <w:rPr>
          <w:rFonts w:cs="Times New Roman"/>
          <w:b/>
          <w:bCs/>
        </w:rPr>
        <w:t>Examples</w:t>
      </w:r>
      <w:r w:rsidRPr="00410590">
        <w:rPr>
          <w:rFonts w:cs="Times New Roman"/>
        </w:rPr>
        <w:t xml:space="preserve"> of non-linear data structures are trees and graphs.</w:t>
      </w:r>
    </w:p>
    <w:p w14:paraId="3D9D153D" w14:textId="77777777" w:rsidR="00BE29F2" w:rsidRPr="00BE29F2" w:rsidRDefault="00BE29F2" w:rsidP="00BE29F2">
      <w:pPr>
        <w:pStyle w:val="ListParagraph"/>
        <w:spacing w:line="276" w:lineRule="auto"/>
        <w:rPr>
          <w:rFonts w:cs="Times New Roman"/>
        </w:rPr>
      </w:pPr>
    </w:p>
    <w:p w14:paraId="689F7AE9" w14:textId="03027C5D" w:rsidR="00EF7EE7" w:rsidRPr="005B1A00" w:rsidRDefault="00D14213" w:rsidP="00E27F25">
      <w:pPr>
        <w:pStyle w:val="Heading4"/>
        <w:rPr>
          <w:rFonts w:cs="Times New Roman"/>
        </w:rPr>
      </w:pPr>
      <w:r w:rsidRPr="005B1A00">
        <w:rPr>
          <w:rFonts w:cs="Times New Roman"/>
        </w:rPr>
        <w:t>Need for Data Structures:</w:t>
      </w:r>
    </w:p>
    <w:p w14:paraId="2E65448E" w14:textId="594B0B29" w:rsidR="00D14213" w:rsidRPr="00BC23E1" w:rsidRDefault="00D14213" w:rsidP="000138B6">
      <w:pPr>
        <w:pStyle w:val="ListParagraph"/>
        <w:spacing w:line="276" w:lineRule="auto"/>
        <w:rPr>
          <w:rFonts w:cs="Times New Roman"/>
        </w:rPr>
      </w:pPr>
      <w:r w:rsidRPr="00BC23E1">
        <w:rPr>
          <w:rFonts w:cs="Times New Roman"/>
        </w:rPr>
        <w:t xml:space="preserve">We need data structures to </w:t>
      </w:r>
      <w:r w:rsidR="0015085A">
        <w:rPr>
          <w:rFonts w:cs="Times New Roman"/>
        </w:rPr>
        <w:t>organise</w:t>
      </w:r>
      <w:r w:rsidRPr="00BC23E1">
        <w:rPr>
          <w:rFonts w:cs="Times New Roman"/>
        </w:rPr>
        <w:t xml:space="preserve"> and store data in a way that makes it easy to use. They help us save time and solve problems faster, especially when working with large amounts of data.</w:t>
      </w:r>
    </w:p>
    <w:p w14:paraId="007A9E9F" w14:textId="77777777" w:rsidR="0015085A" w:rsidRDefault="0015085A" w:rsidP="000138B6">
      <w:pPr>
        <w:pStyle w:val="ListParagraph"/>
        <w:numPr>
          <w:ilvl w:val="0"/>
          <w:numId w:val="5"/>
        </w:numPr>
        <w:spacing w:line="276" w:lineRule="auto"/>
        <w:rPr>
          <w:rFonts w:cs="Times New Roman"/>
        </w:rPr>
      </w:pPr>
      <w:r w:rsidRPr="0015085A">
        <w:rPr>
          <w:rFonts w:cs="Times New Roman"/>
        </w:rPr>
        <w:t>Helps to store data in a systematic manner.</w:t>
      </w:r>
    </w:p>
    <w:p w14:paraId="6A41F360" w14:textId="68D9A422" w:rsidR="001608B1" w:rsidRPr="00BC23E1" w:rsidRDefault="001608B1" w:rsidP="000138B6">
      <w:pPr>
        <w:pStyle w:val="ListParagraph"/>
        <w:numPr>
          <w:ilvl w:val="0"/>
          <w:numId w:val="5"/>
        </w:numPr>
        <w:spacing w:line="276" w:lineRule="auto"/>
        <w:rPr>
          <w:rFonts w:cs="Times New Roman"/>
        </w:rPr>
      </w:pPr>
      <w:r w:rsidRPr="00BC23E1">
        <w:rPr>
          <w:rFonts w:cs="Times New Roman"/>
        </w:rPr>
        <w:t xml:space="preserve">Easy access to the large database. </w:t>
      </w:r>
    </w:p>
    <w:p w14:paraId="370FF4D8" w14:textId="0EF46EA2" w:rsidR="001608B1" w:rsidRPr="00BC23E1" w:rsidRDefault="001608B1" w:rsidP="000138B6">
      <w:pPr>
        <w:pStyle w:val="ListParagraph"/>
        <w:numPr>
          <w:ilvl w:val="0"/>
          <w:numId w:val="5"/>
        </w:numPr>
        <w:spacing w:line="276" w:lineRule="auto"/>
        <w:rPr>
          <w:rFonts w:cs="Times New Roman"/>
        </w:rPr>
      </w:pPr>
      <w:r w:rsidRPr="00BC23E1">
        <w:rPr>
          <w:rFonts w:cs="Times New Roman"/>
        </w:rPr>
        <w:t xml:space="preserve">Helps </w:t>
      </w:r>
      <w:r w:rsidR="0015085A">
        <w:rPr>
          <w:rFonts w:cs="Times New Roman"/>
        </w:rPr>
        <w:t xml:space="preserve">to </w:t>
      </w:r>
      <w:r w:rsidRPr="00BC23E1">
        <w:rPr>
          <w:rFonts w:cs="Times New Roman"/>
        </w:rPr>
        <w:t>solve complex problems effectively.</w:t>
      </w:r>
    </w:p>
    <w:p w14:paraId="326478E3" w14:textId="5D6740B3" w:rsidR="001608B1" w:rsidRPr="00BC23E1" w:rsidRDefault="001608B1" w:rsidP="000138B6">
      <w:pPr>
        <w:pStyle w:val="ListParagraph"/>
        <w:numPr>
          <w:ilvl w:val="0"/>
          <w:numId w:val="5"/>
        </w:numPr>
        <w:spacing w:line="276" w:lineRule="auto"/>
        <w:rPr>
          <w:rFonts w:cs="Times New Roman"/>
        </w:rPr>
      </w:pPr>
      <w:r w:rsidRPr="00BC23E1">
        <w:rPr>
          <w:rFonts w:cs="Times New Roman"/>
        </w:rPr>
        <w:t>Manages big amounts of data easily.</w:t>
      </w:r>
    </w:p>
    <w:p w14:paraId="30AF6170" w14:textId="1DA3EDAC" w:rsidR="001608B1" w:rsidRPr="00BC23E1" w:rsidRDefault="001608B1" w:rsidP="000138B6">
      <w:pPr>
        <w:pStyle w:val="ListParagraph"/>
        <w:numPr>
          <w:ilvl w:val="0"/>
          <w:numId w:val="5"/>
        </w:numPr>
        <w:spacing w:line="276" w:lineRule="auto"/>
        <w:rPr>
          <w:rFonts w:cs="Times New Roman"/>
        </w:rPr>
      </w:pPr>
      <w:r w:rsidRPr="00BC23E1">
        <w:rPr>
          <w:rFonts w:cs="Times New Roman"/>
        </w:rPr>
        <w:t>Saves processing time and memory space</w:t>
      </w:r>
    </w:p>
    <w:p w14:paraId="62229126" w14:textId="74FB304A" w:rsidR="00F04B06" w:rsidRPr="005B1A00" w:rsidRDefault="00097EAA" w:rsidP="005E549C">
      <w:pPr>
        <w:pStyle w:val="Heading3"/>
        <w:numPr>
          <w:ilvl w:val="0"/>
          <w:numId w:val="94"/>
        </w:numPr>
        <w:spacing w:line="360" w:lineRule="auto"/>
        <w:rPr>
          <w:rFonts w:cs="Times New Roman"/>
        </w:rPr>
      </w:pPr>
      <w:r w:rsidRPr="005B1A00">
        <w:rPr>
          <w:rFonts w:cs="Times New Roman"/>
        </w:rPr>
        <w:lastRenderedPageBreak/>
        <w:t>Algorithms</w:t>
      </w:r>
    </w:p>
    <w:p w14:paraId="3F355CE4" w14:textId="55B714A5" w:rsidR="00154B6D" w:rsidRPr="005E549C" w:rsidRDefault="009F797A" w:rsidP="000138B6">
      <w:pPr>
        <w:spacing w:line="276" w:lineRule="auto"/>
        <w:rPr>
          <w:rFonts w:cs="Times New Roman"/>
        </w:rPr>
      </w:pPr>
      <w:r w:rsidRPr="005E549C">
        <w:rPr>
          <w:rFonts w:cs="Times New Roman"/>
          <w:b/>
          <w:bCs/>
        </w:rPr>
        <w:t>The algorithm</w:t>
      </w:r>
      <w:r w:rsidR="001B2330" w:rsidRPr="005E549C">
        <w:rPr>
          <w:rFonts w:cs="Times New Roman"/>
        </w:rPr>
        <w:t xml:space="preserve"> is a step-by-step procedure for solving a problem. </w:t>
      </w:r>
      <w:r w:rsidRPr="005E549C">
        <w:rPr>
          <w:rFonts w:cs="Times New Roman"/>
        </w:rPr>
        <w:t>It</w:t>
      </w:r>
      <w:r w:rsidR="001B2330" w:rsidRPr="005E549C">
        <w:rPr>
          <w:rFonts w:cs="Times New Roman"/>
        </w:rPr>
        <w:t xml:space="preserve"> is a set of well-defined instructions for performing a specific computer task. </w:t>
      </w:r>
      <w:r w:rsidR="00835448" w:rsidRPr="00835448">
        <w:rPr>
          <w:rFonts w:cs="Times New Roman"/>
        </w:rPr>
        <w:t xml:space="preserve">Good algorithms help computers solve problems </w:t>
      </w:r>
      <w:r w:rsidR="00835448" w:rsidRPr="00835448">
        <w:rPr>
          <w:rFonts w:cs="Times New Roman"/>
          <w:b/>
          <w:bCs/>
        </w:rPr>
        <w:t>faster</w:t>
      </w:r>
      <w:r w:rsidR="00835448" w:rsidRPr="00835448">
        <w:rPr>
          <w:rFonts w:cs="Times New Roman"/>
        </w:rPr>
        <w:t xml:space="preserve"> and </w:t>
      </w:r>
      <w:r w:rsidR="00835448" w:rsidRPr="00835448">
        <w:rPr>
          <w:rFonts w:cs="Times New Roman"/>
          <w:b/>
          <w:bCs/>
        </w:rPr>
        <w:t>better</w:t>
      </w:r>
      <w:r w:rsidR="00835448" w:rsidRPr="00835448">
        <w:rPr>
          <w:rFonts w:cs="Times New Roman"/>
        </w:rPr>
        <w:t>. They save time, use fewer resources, and give accurate results.</w:t>
      </w:r>
      <w:r w:rsidR="00835448">
        <w:rPr>
          <w:rFonts w:cs="Times New Roman"/>
        </w:rPr>
        <w:t xml:space="preserve"> </w:t>
      </w:r>
      <w:r w:rsidR="001B2330" w:rsidRPr="005E549C">
        <w:rPr>
          <w:rFonts w:cs="Times New Roman"/>
        </w:rPr>
        <w:t xml:space="preserve">It provides a step-by-step procedure that </w:t>
      </w:r>
      <w:r w:rsidR="00161E75" w:rsidRPr="005E549C">
        <w:rPr>
          <w:rFonts w:cs="Times New Roman"/>
        </w:rPr>
        <w:t>converts</w:t>
      </w:r>
      <w:r w:rsidR="001B2330" w:rsidRPr="005E549C">
        <w:rPr>
          <w:rFonts w:cs="Times New Roman"/>
        </w:rPr>
        <w:t xml:space="preserve"> an input into a desired output.</w:t>
      </w:r>
    </w:p>
    <w:p w14:paraId="170CAA41" w14:textId="77777777" w:rsidR="0061270A" w:rsidRPr="005B1A00" w:rsidRDefault="0061270A" w:rsidP="00E27F25">
      <w:pPr>
        <w:pStyle w:val="Heading4"/>
        <w:rPr>
          <w:rFonts w:cs="Times New Roman"/>
        </w:rPr>
      </w:pPr>
      <w:r w:rsidRPr="005B1A00">
        <w:rPr>
          <w:rFonts w:cs="Times New Roman"/>
        </w:rPr>
        <w:t>How do Algorithms Work?</w:t>
      </w:r>
    </w:p>
    <w:p w14:paraId="10D81ADD" w14:textId="4EAE6A81" w:rsidR="0061270A" w:rsidRPr="007E47F2" w:rsidRDefault="0061270A" w:rsidP="007E47F2">
      <w:pPr>
        <w:pStyle w:val="ListParagraph"/>
        <w:numPr>
          <w:ilvl w:val="0"/>
          <w:numId w:val="95"/>
        </w:numPr>
        <w:spacing w:line="276" w:lineRule="auto"/>
        <w:rPr>
          <w:rFonts w:cs="Times New Roman"/>
          <w:b/>
          <w:bCs/>
          <w:sz w:val="24"/>
          <w:szCs w:val="24"/>
        </w:rPr>
      </w:pPr>
      <w:r w:rsidRPr="007E47F2">
        <w:rPr>
          <w:rFonts w:cs="Times New Roman"/>
          <w:b/>
          <w:bCs/>
          <w:sz w:val="24"/>
          <w:szCs w:val="24"/>
        </w:rPr>
        <w:t>Algorithms typically follow a logical structure:</w:t>
      </w:r>
    </w:p>
    <w:p w14:paraId="1047E24C" w14:textId="2D6838C9" w:rsidR="00216141" w:rsidRPr="00334FD1" w:rsidRDefault="00216141" w:rsidP="00334FD1">
      <w:pPr>
        <w:pStyle w:val="ListParagraph"/>
        <w:numPr>
          <w:ilvl w:val="0"/>
          <w:numId w:val="8"/>
        </w:numPr>
        <w:spacing w:line="276" w:lineRule="auto"/>
      </w:pPr>
      <w:r w:rsidRPr="00097256">
        <w:rPr>
          <w:rFonts w:cs="Times New Roman"/>
          <w:b/>
          <w:bCs/>
        </w:rPr>
        <w:t>Problem</w:t>
      </w:r>
      <w:r w:rsidRPr="00097256">
        <w:rPr>
          <w:rFonts w:cs="Times New Roman"/>
        </w:rPr>
        <w:t xml:space="preserve">: </w:t>
      </w:r>
      <w:r w:rsidR="00334FD1" w:rsidRPr="00334FD1">
        <w:t>A problem is anything from real life that needs a solution, and we can solve it by creating algorithms.</w:t>
      </w:r>
      <w:r w:rsidR="008A3401" w:rsidRPr="00334FD1">
        <w:rPr>
          <w:rFonts w:cs="Times New Roman"/>
        </w:rPr>
        <w:t xml:space="preserve"> </w:t>
      </w:r>
    </w:p>
    <w:p w14:paraId="4D8B5944" w14:textId="78131CE1" w:rsidR="0061270A" w:rsidRPr="00097256" w:rsidRDefault="0061270A" w:rsidP="000138B6">
      <w:pPr>
        <w:pStyle w:val="ListParagraph"/>
        <w:numPr>
          <w:ilvl w:val="0"/>
          <w:numId w:val="8"/>
        </w:numPr>
        <w:spacing w:line="276" w:lineRule="auto"/>
        <w:rPr>
          <w:rFonts w:cs="Times New Roman"/>
        </w:rPr>
      </w:pPr>
      <w:r w:rsidRPr="00097256">
        <w:rPr>
          <w:rFonts w:cs="Times New Roman"/>
          <w:b/>
          <w:bCs/>
        </w:rPr>
        <w:t>Input</w:t>
      </w:r>
      <w:r w:rsidRPr="00097256">
        <w:rPr>
          <w:rFonts w:cs="Times New Roman"/>
        </w:rPr>
        <w:t>: The algorithm receives input data.</w:t>
      </w:r>
    </w:p>
    <w:p w14:paraId="75EC5C64" w14:textId="77777777" w:rsidR="0061270A" w:rsidRPr="00097256" w:rsidRDefault="0061270A" w:rsidP="000138B6">
      <w:pPr>
        <w:pStyle w:val="ListParagraph"/>
        <w:numPr>
          <w:ilvl w:val="0"/>
          <w:numId w:val="8"/>
        </w:numPr>
        <w:spacing w:line="276" w:lineRule="auto"/>
        <w:rPr>
          <w:rFonts w:cs="Times New Roman"/>
        </w:rPr>
      </w:pPr>
      <w:r w:rsidRPr="00097256">
        <w:rPr>
          <w:rFonts w:cs="Times New Roman"/>
          <w:b/>
          <w:bCs/>
        </w:rPr>
        <w:t>Processing</w:t>
      </w:r>
      <w:r w:rsidRPr="00097256">
        <w:rPr>
          <w:rFonts w:cs="Times New Roman"/>
        </w:rPr>
        <w:t>: The algorithm performs a series of operations on the input data.</w:t>
      </w:r>
    </w:p>
    <w:p w14:paraId="354589AF" w14:textId="07A16E9A" w:rsidR="00EF7EE7" w:rsidRPr="00097256" w:rsidRDefault="0061270A" w:rsidP="000138B6">
      <w:pPr>
        <w:pStyle w:val="ListParagraph"/>
        <w:numPr>
          <w:ilvl w:val="0"/>
          <w:numId w:val="8"/>
        </w:numPr>
        <w:spacing w:line="276" w:lineRule="auto"/>
        <w:rPr>
          <w:rFonts w:cs="Times New Roman"/>
        </w:rPr>
      </w:pPr>
      <w:r w:rsidRPr="00097256">
        <w:rPr>
          <w:rFonts w:cs="Times New Roman"/>
          <w:b/>
          <w:bCs/>
        </w:rPr>
        <w:t>Output</w:t>
      </w:r>
      <w:r w:rsidRPr="00097256">
        <w:rPr>
          <w:rFonts w:cs="Times New Roman"/>
        </w:rPr>
        <w:t>: The algorithm produces the desired output.</w:t>
      </w:r>
    </w:p>
    <w:p w14:paraId="0DF8E571" w14:textId="77777777" w:rsidR="00265B7E" w:rsidRPr="005B1A00" w:rsidRDefault="00265B7E" w:rsidP="007E47F2">
      <w:pPr>
        <w:pStyle w:val="Heading4"/>
        <w:numPr>
          <w:ilvl w:val="0"/>
          <w:numId w:val="96"/>
        </w:numPr>
        <w:rPr>
          <w:rFonts w:cs="Times New Roman"/>
        </w:rPr>
      </w:pPr>
      <w:r w:rsidRPr="005B1A00">
        <w:rPr>
          <w:rFonts w:cs="Times New Roman"/>
        </w:rPr>
        <w:t>Characteristics of an Algorithm:</w:t>
      </w:r>
    </w:p>
    <w:p w14:paraId="2086C5AB" w14:textId="08CE8EF1" w:rsidR="00265B7E" w:rsidRPr="006F663E" w:rsidRDefault="00265B7E" w:rsidP="000138B6">
      <w:pPr>
        <w:pStyle w:val="ListParagraph"/>
        <w:numPr>
          <w:ilvl w:val="0"/>
          <w:numId w:val="9"/>
        </w:numPr>
        <w:spacing w:line="276" w:lineRule="auto"/>
        <w:rPr>
          <w:rFonts w:cs="Times New Roman"/>
        </w:rPr>
      </w:pPr>
      <w:r w:rsidRPr="006F663E">
        <w:rPr>
          <w:rFonts w:cs="Times New Roman"/>
          <w:b/>
          <w:bCs/>
        </w:rPr>
        <w:t>Well-defined Inputs:</w:t>
      </w:r>
      <w:r w:rsidRPr="006F663E">
        <w:rPr>
          <w:rFonts w:cs="Times New Roman"/>
        </w:rPr>
        <w:t xml:space="preserve"> It may </w:t>
      </w:r>
      <w:r w:rsidR="002922B6" w:rsidRPr="006F663E">
        <w:rPr>
          <w:rFonts w:cs="Times New Roman"/>
        </w:rPr>
        <w:t>have</w:t>
      </w:r>
      <w:r w:rsidRPr="006F663E">
        <w:rPr>
          <w:rFonts w:cs="Times New Roman"/>
        </w:rPr>
        <w:t xml:space="preserve"> some input valve.</w:t>
      </w:r>
    </w:p>
    <w:p w14:paraId="6D59EBA3" w14:textId="6C407C81" w:rsidR="00265B7E" w:rsidRPr="006F663E" w:rsidRDefault="00265B7E" w:rsidP="000138B6">
      <w:pPr>
        <w:pStyle w:val="ListParagraph"/>
        <w:numPr>
          <w:ilvl w:val="0"/>
          <w:numId w:val="9"/>
        </w:numPr>
        <w:spacing w:line="276" w:lineRule="auto"/>
        <w:rPr>
          <w:rFonts w:cs="Times New Roman"/>
        </w:rPr>
      </w:pPr>
      <w:r w:rsidRPr="006F663E">
        <w:rPr>
          <w:rFonts w:cs="Times New Roman"/>
          <w:b/>
          <w:bCs/>
        </w:rPr>
        <w:t>Well-defined Outputs:</w:t>
      </w:r>
      <w:r w:rsidRPr="006F663E">
        <w:rPr>
          <w:rFonts w:cs="Times New Roman"/>
        </w:rPr>
        <w:t xml:space="preserve"> we will get 1 or more </w:t>
      </w:r>
      <w:r w:rsidR="006A38A2" w:rsidRPr="006F663E">
        <w:rPr>
          <w:rFonts w:cs="Times New Roman"/>
        </w:rPr>
        <w:t>outputs</w:t>
      </w:r>
      <w:r w:rsidRPr="006F663E">
        <w:rPr>
          <w:rFonts w:cs="Times New Roman"/>
        </w:rPr>
        <w:t xml:space="preserve"> at the end of algorithm.</w:t>
      </w:r>
    </w:p>
    <w:p w14:paraId="2DB1C719" w14:textId="5C32CD9E" w:rsidR="00265B7E" w:rsidRPr="006F663E" w:rsidRDefault="00265B7E" w:rsidP="000138B6">
      <w:pPr>
        <w:pStyle w:val="ListParagraph"/>
        <w:numPr>
          <w:ilvl w:val="0"/>
          <w:numId w:val="9"/>
        </w:numPr>
        <w:spacing w:line="276" w:lineRule="auto"/>
        <w:rPr>
          <w:rFonts w:cs="Times New Roman"/>
        </w:rPr>
      </w:pPr>
      <w:r w:rsidRPr="006F663E">
        <w:rPr>
          <w:rFonts w:cs="Times New Roman"/>
          <w:b/>
          <w:bCs/>
        </w:rPr>
        <w:t>Clear:</w:t>
      </w:r>
      <w:r w:rsidRPr="006F663E">
        <w:rPr>
          <w:rFonts w:cs="Times New Roman"/>
        </w:rPr>
        <w:t xml:space="preserve"> It </w:t>
      </w:r>
      <w:r w:rsidR="006A38A2" w:rsidRPr="006F663E">
        <w:rPr>
          <w:rFonts w:cs="Times New Roman"/>
        </w:rPr>
        <w:t>means</w:t>
      </w:r>
      <w:r w:rsidRPr="006F663E">
        <w:rPr>
          <w:rFonts w:cs="Times New Roman"/>
        </w:rPr>
        <w:t xml:space="preserve"> that the instructions in an algorithm should be clear and simple. </w:t>
      </w:r>
    </w:p>
    <w:p w14:paraId="182FDFBA" w14:textId="77777777" w:rsidR="00265B7E" w:rsidRPr="006F663E" w:rsidRDefault="00265B7E" w:rsidP="000138B6">
      <w:pPr>
        <w:pStyle w:val="ListParagraph"/>
        <w:numPr>
          <w:ilvl w:val="0"/>
          <w:numId w:val="9"/>
        </w:numPr>
        <w:spacing w:line="276" w:lineRule="auto"/>
        <w:rPr>
          <w:rFonts w:cs="Times New Roman"/>
        </w:rPr>
      </w:pPr>
      <w:r w:rsidRPr="006F663E">
        <w:rPr>
          <w:rFonts w:cs="Times New Roman"/>
          <w:b/>
          <w:bCs/>
        </w:rPr>
        <w:t>Finiteness:</w:t>
      </w:r>
      <w:r w:rsidRPr="006F663E">
        <w:rPr>
          <w:rFonts w:cs="Times New Roman"/>
        </w:rPr>
        <w:t xml:space="preserve"> It means that the algorithm should contain a limited number of instructions.</w:t>
      </w:r>
    </w:p>
    <w:p w14:paraId="7FA6ADA5" w14:textId="24070AF5" w:rsidR="00265B7E" w:rsidRPr="006F663E" w:rsidRDefault="00265B7E" w:rsidP="000138B6">
      <w:pPr>
        <w:pStyle w:val="ListParagraph"/>
        <w:numPr>
          <w:ilvl w:val="0"/>
          <w:numId w:val="9"/>
        </w:numPr>
        <w:spacing w:line="276" w:lineRule="auto"/>
        <w:rPr>
          <w:rFonts w:cs="Times New Roman"/>
        </w:rPr>
      </w:pPr>
      <w:r w:rsidRPr="006F663E">
        <w:rPr>
          <w:rFonts w:cs="Times New Roman"/>
          <w:b/>
          <w:bCs/>
        </w:rPr>
        <w:t>Effectiveness:</w:t>
      </w:r>
      <w:r w:rsidRPr="006F663E">
        <w:rPr>
          <w:rFonts w:cs="Times New Roman"/>
        </w:rPr>
        <w:t xml:space="preserve"> An algorithm should be effective as each instruction in </w:t>
      </w:r>
      <w:r w:rsidR="006A38A2" w:rsidRPr="006F663E">
        <w:rPr>
          <w:rFonts w:cs="Times New Roman"/>
        </w:rPr>
        <w:t xml:space="preserve">the </w:t>
      </w:r>
      <w:r w:rsidRPr="006F663E">
        <w:rPr>
          <w:rFonts w:cs="Times New Roman"/>
        </w:rPr>
        <w:t>algorithm affects the overall process.</w:t>
      </w:r>
    </w:p>
    <w:p w14:paraId="7E2CFF1F" w14:textId="3860934B" w:rsidR="00EF7EE7" w:rsidRPr="006F663E" w:rsidRDefault="00265B7E" w:rsidP="000138B6">
      <w:pPr>
        <w:pStyle w:val="ListParagraph"/>
        <w:numPr>
          <w:ilvl w:val="0"/>
          <w:numId w:val="9"/>
        </w:numPr>
        <w:spacing w:line="276" w:lineRule="auto"/>
        <w:rPr>
          <w:rFonts w:cs="Times New Roman"/>
        </w:rPr>
      </w:pPr>
      <w:r w:rsidRPr="006F663E">
        <w:rPr>
          <w:rFonts w:cs="Times New Roman"/>
          <w:b/>
          <w:bCs/>
        </w:rPr>
        <w:t>Language Independent:</w:t>
      </w:r>
      <w:r w:rsidRPr="006F663E">
        <w:rPr>
          <w:rFonts w:cs="Times New Roman"/>
        </w:rPr>
        <w:t xml:space="preserve"> Algorithm must be language-independent.</w:t>
      </w:r>
    </w:p>
    <w:p w14:paraId="63DAD43E" w14:textId="77777777" w:rsidR="00163AE8" w:rsidRPr="005B1A00" w:rsidRDefault="00163AE8" w:rsidP="00E27F25">
      <w:pPr>
        <w:pStyle w:val="Heading4"/>
        <w:rPr>
          <w:rFonts w:cs="Times New Roman"/>
        </w:rPr>
      </w:pPr>
      <w:r w:rsidRPr="005B1A00">
        <w:rPr>
          <w:rFonts w:cs="Times New Roman"/>
        </w:rPr>
        <w:t>What is the Need for Algorithms?</w:t>
      </w:r>
    </w:p>
    <w:p w14:paraId="5D0D2FDB" w14:textId="77777777" w:rsidR="00163AE8" w:rsidRPr="005B1A00" w:rsidRDefault="00163AE8" w:rsidP="000138B6">
      <w:pPr>
        <w:spacing w:line="276" w:lineRule="auto"/>
        <w:rPr>
          <w:rFonts w:cs="Times New Roman"/>
          <w:sz w:val="24"/>
          <w:szCs w:val="24"/>
        </w:rPr>
      </w:pPr>
      <w:r w:rsidRPr="005B1A00">
        <w:rPr>
          <w:rFonts w:cs="Times New Roman"/>
          <w:sz w:val="24"/>
          <w:szCs w:val="24"/>
        </w:rPr>
        <w:t>Algorithms are essential for solving complex computational problems efficiently and effectively. They provide a systematic approach to:</w:t>
      </w:r>
    </w:p>
    <w:p w14:paraId="5DF1BC86" w14:textId="77777777" w:rsidR="00163AE8" w:rsidRPr="005B1A00" w:rsidRDefault="00163AE8" w:rsidP="000138B6">
      <w:pPr>
        <w:pStyle w:val="ListParagraph"/>
        <w:numPr>
          <w:ilvl w:val="0"/>
          <w:numId w:val="10"/>
        </w:numPr>
        <w:spacing w:line="276" w:lineRule="auto"/>
        <w:rPr>
          <w:rFonts w:cs="Times New Roman"/>
          <w:sz w:val="24"/>
          <w:szCs w:val="24"/>
        </w:rPr>
      </w:pPr>
      <w:r w:rsidRPr="005B1A00">
        <w:rPr>
          <w:rFonts w:cs="Times New Roman"/>
          <w:sz w:val="24"/>
          <w:szCs w:val="24"/>
        </w:rPr>
        <w:t>Solving problems: Algorithms break down problems into smaller steps.</w:t>
      </w:r>
    </w:p>
    <w:p w14:paraId="1DDA43F6" w14:textId="77777777" w:rsidR="00163AE8" w:rsidRPr="005B1A00" w:rsidRDefault="00163AE8" w:rsidP="000138B6">
      <w:pPr>
        <w:pStyle w:val="ListParagraph"/>
        <w:numPr>
          <w:ilvl w:val="0"/>
          <w:numId w:val="10"/>
        </w:numPr>
        <w:spacing w:line="276" w:lineRule="auto"/>
        <w:rPr>
          <w:rFonts w:cs="Times New Roman"/>
          <w:sz w:val="24"/>
          <w:szCs w:val="24"/>
        </w:rPr>
      </w:pPr>
      <w:r w:rsidRPr="005B1A00">
        <w:rPr>
          <w:rFonts w:cs="Times New Roman"/>
          <w:sz w:val="24"/>
          <w:szCs w:val="24"/>
        </w:rPr>
        <w:t>Perfect solutions: Algorithms find the best solutions to problems.</w:t>
      </w:r>
    </w:p>
    <w:p w14:paraId="6F3D515B" w14:textId="3D3C0ECE" w:rsidR="00163AE8" w:rsidRPr="005B1A00" w:rsidRDefault="00163AE8" w:rsidP="000138B6">
      <w:pPr>
        <w:pStyle w:val="ListParagraph"/>
        <w:numPr>
          <w:ilvl w:val="0"/>
          <w:numId w:val="10"/>
        </w:numPr>
        <w:spacing w:line="276" w:lineRule="auto"/>
        <w:rPr>
          <w:rFonts w:cs="Times New Roman"/>
          <w:sz w:val="24"/>
          <w:szCs w:val="24"/>
        </w:rPr>
      </w:pPr>
      <w:r w:rsidRPr="005B1A00">
        <w:rPr>
          <w:rFonts w:cs="Times New Roman"/>
          <w:sz w:val="24"/>
          <w:szCs w:val="24"/>
        </w:rPr>
        <w:t>Automating tasks: Algorithms can automate complex tasks, saving time and effort.</w:t>
      </w:r>
    </w:p>
    <w:p w14:paraId="44FAD89F" w14:textId="77777777" w:rsidR="006E2982" w:rsidRPr="005B1A00" w:rsidRDefault="006E2982" w:rsidP="000138B6">
      <w:pPr>
        <w:spacing w:line="276" w:lineRule="auto"/>
        <w:rPr>
          <w:rFonts w:cs="Times New Roman"/>
          <w:b/>
          <w:bCs/>
          <w:sz w:val="36"/>
          <w:szCs w:val="36"/>
        </w:rPr>
      </w:pPr>
    </w:p>
    <w:p w14:paraId="07C9B0CF" w14:textId="77777777" w:rsidR="001F64AA" w:rsidRPr="005B1A00" w:rsidRDefault="001F64AA" w:rsidP="000138B6">
      <w:pPr>
        <w:spacing w:line="276" w:lineRule="auto"/>
        <w:rPr>
          <w:rFonts w:cs="Times New Roman"/>
          <w:b/>
          <w:bCs/>
          <w:sz w:val="36"/>
          <w:szCs w:val="36"/>
        </w:rPr>
      </w:pPr>
    </w:p>
    <w:p w14:paraId="336F80CA" w14:textId="5E1E2192" w:rsidR="005C4CCA" w:rsidRPr="005B1A00" w:rsidRDefault="005C4CCA" w:rsidP="00E27F25">
      <w:pPr>
        <w:pStyle w:val="Heading4"/>
        <w:rPr>
          <w:rFonts w:cs="Times New Roman"/>
        </w:rPr>
      </w:pPr>
      <w:r w:rsidRPr="005B1A00">
        <w:rPr>
          <w:rFonts w:cs="Times New Roman"/>
        </w:rPr>
        <w:t>Examples of Algorithms</w:t>
      </w:r>
    </w:p>
    <w:p w14:paraId="13C426A0" w14:textId="5DB0C46D" w:rsidR="005C4CCA" w:rsidRPr="005B1A00" w:rsidRDefault="005C4CCA" w:rsidP="000138B6">
      <w:pPr>
        <w:spacing w:line="276" w:lineRule="auto"/>
        <w:rPr>
          <w:rFonts w:cs="Times New Roman"/>
          <w:sz w:val="24"/>
          <w:szCs w:val="24"/>
        </w:rPr>
      </w:pPr>
      <w:r w:rsidRPr="005B1A00">
        <w:rPr>
          <w:rFonts w:cs="Times New Roman"/>
          <w:sz w:val="24"/>
          <w:szCs w:val="24"/>
        </w:rPr>
        <w:t xml:space="preserve">Below are some </w:t>
      </w:r>
      <w:r w:rsidR="00452252" w:rsidRPr="005B1A00">
        <w:rPr>
          <w:rFonts w:cs="Times New Roman"/>
          <w:sz w:val="24"/>
          <w:szCs w:val="24"/>
        </w:rPr>
        <w:t>examples</w:t>
      </w:r>
      <w:r w:rsidRPr="005B1A00">
        <w:rPr>
          <w:rFonts w:cs="Times New Roman"/>
          <w:sz w:val="24"/>
          <w:szCs w:val="24"/>
        </w:rPr>
        <w:t xml:space="preserve"> of algorithms:</w:t>
      </w:r>
    </w:p>
    <w:p w14:paraId="670A7BC0" w14:textId="77777777" w:rsidR="005C4CCA" w:rsidRPr="005B1A00" w:rsidRDefault="005C4CCA" w:rsidP="000138B6">
      <w:pPr>
        <w:pStyle w:val="ListParagraph"/>
        <w:numPr>
          <w:ilvl w:val="0"/>
          <w:numId w:val="11"/>
        </w:numPr>
        <w:spacing w:line="276" w:lineRule="auto"/>
        <w:rPr>
          <w:rFonts w:cs="Times New Roman"/>
          <w:sz w:val="24"/>
          <w:szCs w:val="24"/>
        </w:rPr>
      </w:pPr>
      <w:r w:rsidRPr="005B1A00">
        <w:rPr>
          <w:rFonts w:cs="Times New Roman"/>
          <w:b/>
          <w:bCs/>
          <w:sz w:val="24"/>
          <w:szCs w:val="24"/>
        </w:rPr>
        <w:t>Sorting algorithms:</w:t>
      </w:r>
      <w:r w:rsidRPr="005B1A00">
        <w:rPr>
          <w:rFonts w:cs="Times New Roman"/>
          <w:sz w:val="24"/>
          <w:szCs w:val="24"/>
        </w:rPr>
        <w:t xml:space="preserve"> Merge sort, Quick sort, Heap sort</w:t>
      </w:r>
    </w:p>
    <w:p w14:paraId="183A545C" w14:textId="77777777" w:rsidR="005C4CCA" w:rsidRPr="005B1A00" w:rsidRDefault="005C4CCA" w:rsidP="000138B6">
      <w:pPr>
        <w:pStyle w:val="ListParagraph"/>
        <w:numPr>
          <w:ilvl w:val="0"/>
          <w:numId w:val="11"/>
        </w:numPr>
        <w:spacing w:line="276" w:lineRule="auto"/>
        <w:rPr>
          <w:rFonts w:cs="Times New Roman"/>
          <w:sz w:val="24"/>
          <w:szCs w:val="24"/>
        </w:rPr>
      </w:pPr>
      <w:r w:rsidRPr="005B1A00">
        <w:rPr>
          <w:rFonts w:cs="Times New Roman"/>
          <w:b/>
          <w:bCs/>
          <w:sz w:val="24"/>
          <w:szCs w:val="24"/>
        </w:rPr>
        <w:t>Searching algorithms:</w:t>
      </w:r>
      <w:r w:rsidRPr="005B1A00">
        <w:rPr>
          <w:rFonts w:cs="Times New Roman"/>
          <w:sz w:val="24"/>
          <w:szCs w:val="24"/>
        </w:rPr>
        <w:t xml:space="preserve"> Linear search, Binary search, Hashing</w:t>
      </w:r>
    </w:p>
    <w:p w14:paraId="10C31E93" w14:textId="77777777" w:rsidR="005C4CCA" w:rsidRPr="005B1A00" w:rsidRDefault="005C4CCA" w:rsidP="000138B6">
      <w:pPr>
        <w:pStyle w:val="ListParagraph"/>
        <w:numPr>
          <w:ilvl w:val="0"/>
          <w:numId w:val="11"/>
        </w:numPr>
        <w:spacing w:line="276" w:lineRule="auto"/>
        <w:rPr>
          <w:rFonts w:cs="Times New Roman"/>
          <w:sz w:val="24"/>
          <w:szCs w:val="24"/>
        </w:rPr>
      </w:pPr>
      <w:r w:rsidRPr="005B1A00">
        <w:rPr>
          <w:rFonts w:cs="Times New Roman"/>
          <w:b/>
          <w:bCs/>
          <w:sz w:val="24"/>
          <w:szCs w:val="24"/>
        </w:rPr>
        <w:t>Graph algorithms:</w:t>
      </w:r>
      <w:r w:rsidRPr="005B1A00">
        <w:rPr>
          <w:rFonts w:cs="Times New Roman"/>
          <w:sz w:val="24"/>
          <w:szCs w:val="24"/>
        </w:rPr>
        <w:t xml:space="preserve"> Dijkstra's algorithm, Prim's algorithm, Floyd-</w:t>
      </w:r>
      <w:proofErr w:type="spellStart"/>
      <w:r w:rsidRPr="005B1A00">
        <w:rPr>
          <w:rFonts w:cs="Times New Roman"/>
          <w:sz w:val="24"/>
          <w:szCs w:val="24"/>
        </w:rPr>
        <w:t>Warshall</w:t>
      </w:r>
      <w:proofErr w:type="spellEnd"/>
      <w:r w:rsidRPr="005B1A00">
        <w:rPr>
          <w:rFonts w:cs="Times New Roman"/>
          <w:sz w:val="24"/>
          <w:szCs w:val="24"/>
        </w:rPr>
        <w:t xml:space="preserve"> algorithm</w:t>
      </w:r>
    </w:p>
    <w:p w14:paraId="1B7FB941" w14:textId="28789604" w:rsidR="00EF7EE7" w:rsidRPr="005B1A00" w:rsidRDefault="005C4CCA" w:rsidP="000138B6">
      <w:pPr>
        <w:pStyle w:val="ListParagraph"/>
        <w:numPr>
          <w:ilvl w:val="0"/>
          <w:numId w:val="11"/>
        </w:numPr>
        <w:spacing w:line="276" w:lineRule="auto"/>
        <w:rPr>
          <w:rFonts w:cs="Times New Roman"/>
          <w:sz w:val="24"/>
          <w:szCs w:val="24"/>
        </w:rPr>
      </w:pPr>
      <w:r w:rsidRPr="005B1A00">
        <w:rPr>
          <w:rFonts w:cs="Times New Roman"/>
          <w:b/>
          <w:bCs/>
          <w:sz w:val="24"/>
          <w:szCs w:val="24"/>
        </w:rPr>
        <w:t>String matching algorithms:</w:t>
      </w:r>
      <w:r w:rsidRPr="005B1A00">
        <w:rPr>
          <w:rFonts w:cs="Times New Roman"/>
          <w:sz w:val="24"/>
          <w:szCs w:val="24"/>
        </w:rPr>
        <w:t xml:space="preserve"> Knuth-Morris-Pratt algorithm, Boyer-Moore algorithm</w:t>
      </w:r>
    </w:p>
    <w:p w14:paraId="71A1DD75" w14:textId="77777777" w:rsidR="00222CAA" w:rsidRPr="005B1A00" w:rsidRDefault="00222CAA" w:rsidP="000138B6">
      <w:pPr>
        <w:pStyle w:val="ListParagraph"/>
        <w:spacing w:line="276" w:lineRule="auto"/>
        <w:rPr>
          <w:rFonts w:cs="Times New Roman"/>
          <w:sz w:val="24"/>
          <w:szCs w:val="24"/>
        </w:rPr>
      </w:pPr>
    </w:p>
    <w:p w14:paraId="7CD0444F" w14:textId="1B3A374B" w:rsidR="00BA0221" w:rsidRPr="005B1A00" w:rsidRDefault="00452252" w:rsidP="00E27F25">
      <w:pPr>
        <w:pStyle w:val="Heading4"/>
        <w:rPr>
          <w:rFonts w:cs="Times New Roman"/>
        </w:rPr>
      </w:pPr>
      <w:r w:rsidRPr="005B1A00">
        <w:rPr>
          <w:rFonts w:cs="Times New Roman"/>
        </w:rPr>
        <w:t>How</w:t>
      </w:r>
      <w:r w:rsidR="00BA0221" w:rsidRPr="005B1A00">
        <w:rPr>
          <w:rFonts w:cs="Times New Roman"/>
        </w:rPr>
        <w:t xml:space="preserve"> to write an algorithm?  </w:t>
      </w:r>
    </w:p>
    <w:p w14:paraId="5CD98B46" w14:textId="42A19F26" w:rsidR="00BA0221" w:rsidRPr="005B1A00" w:rsidRDefault="00BA0221" w:rsidP="000138B6">
      <w:pPr>
        <w:pStyle w:val="ListParagraph"/>
        <w:numPr>
          <w:ilvl w:val="0"/>
          <w:numId w:val="12"/>
        </w:numPr>
        <w:spacing w:line="276" w:lineRule="auto"/>
        <w:rPr>
          <w:rFonts w:cs="Times New Roman"/>
          <w:sz w:val="24"/>
          <w:szCs w:val="24"/>
        </w:rPr>
      </w:pPr>
      <w:r w:rsidRPr="005B1A00">
        <w:rPr>
          <w:rFonts w:cs="Times New Roman"/>
          <w:b/>
          <w:bCs/>
          <w:sz w:val="24"/>
          <w:szCs w:val="24"/>
        </w:rPr>
        <w:t>Understand the problem:</w:t>
      </w:r>
      <w:r w:rsidRPr="005B1A00">
        <w:rPr>
          <w:rFonts w:cs="Times New Roman"/>
          <w:sz w:val="24"/>
          <w:szCs w:val="24"/>
        </w:rPr>
        <w:t xml:space="preserve"> Clearly know what you need to solve.  </w:t>
      </w:r>
    </w:p>
    <w:p w14:paraId="20C0F0F2" w14:textId="5AA3DD79" w:rsidR="00BA0221" w:rsidRPr="005B1A00" w:rsidRDefault="00BA0221" w:rsidP="000138B6">
      <w:pPr>
        <w:pStyle w:val="ListParagraph"/>
        <w:numPr>
          <w:ilvl w:val="0"/>
          <w:numId w:val="12"/>
        </w:numPr>
        <w:spacing w:line="276" w:lineRule="auto"/>
        <w:rPr>
          <w:rFonts w:cs="Times New Roman"/>
          <w:sz w:val="24"/>
          <w:szCs w:val="24"/>
        </w:rPr>
      </w:pPr>
      <w:r w:rsidRPr="005B1A00">
        <w:rPr>
          <w:rFonts w:cs="Times New Roman"/>
          <w:b/>
          <w:bCs/>
          <w:sz w:val="24"/>
          <w:szCs w:val="24"/>
        </w:rPr>
        <w:lastRenderedPageBreak/>
        <w:t>Identify inputs and outputs:</w:t>
      </w:r>
      <w:r w:rsidRPr="005B1A00">
        <w:rPr>
          <w:rFonts w:cs="Times New Roman"/>
          <w:sz w:val="24"/>
          <w:szCs w:val="24"/>
        </w:rPr>
        <w:t xml:space="preserve"> Decide what data you need (inputs) and what results you want (outputs).  </w:t>
      </w:r>
    </w:p>
    <w:p w14:paraId="24E838B3" w14:textId="2D7DCA21" w:rsidR="00BA0221" w:rsidRPr="005B1A00" w:rsidRDefault="00BA0221" w:rsidP="000138B6">
      <w:pPr>
        <w:pStyle w:val="ListParagraph"/>
        <w:numPr>
          <w:ilvl w:val="0"/>
          <w:numId w:val="12"/>
        </w:numPr>
        <w:spacing w:line="276" w:lineRule="auto"/>
        <w:rPr>
          <w:rFonts w:cs="Times New Roman"/>
          <w:sz w:val="24"/>
          <w:szCs w:val="24"/>
        </w:rPr>
      </w:pPr>
      <w:r w:rsidRPr="005B1A00">
        <w:rPr>
          <w:rFonts w:cs="Times New Roman"/>
          <w:b/>
          <w:bCs/>
          <w:sz w:val="24"/>
          <w:szCs w:val="24"/>
        </w:rPr>
        <w:t>Break into steps:</w:t>
      </w:r>
      <w:r w:rsidRPr="005B1A00">
        <w:rPr>
          <w:rFonts w:cs="Times New Roman"/>
          <w:sz w:val="24"/>
          <w:szCs w:val="24"/>
        </w:rPr>
        <w:t xml:space="preserve"> Divide the solution into small, clear steps in the order they should happen.  </w:t>
      </w:r>
    </w:p>
    <w:p w14:paraId="7BD3FB1F" w14:textId="332738A8" w:rsidR="00BA0221" w:rsidRPr="005B1A00" w:rsidRDefault="00BA0221" w:rsidP="000138B6">
      <w:pPr>
        <w:pStyle w:val="ListParagraph"/>
        <w:numPr>
          <w:ilvl w:val="0"/>
          <w:numId w:val="12"/>
        </w:numPr>
        <w:spacing w:line="276" w:lineRule="auto"/>
        <w:rPr>
          <w:rFonts w:cs="Times New Roman"/>
          <w:sz w:val="24"/>
          <w:szCs w:val="24"/>
        </w:rPr>
      </w:pPr>
      <w:r w:rsidRPr="005B1A00">
        <w:rPr>
          <w:rFonts w:cs="Times New Roman"/>
          <w:b/>
          <w:bCs/>
          <w:sz w:val="24"/>
          <w:szCs w:val="24"/>
        </w:rPr>
        <w:t>Write step-by-step instructions:</w:t>
      </w:r>
      <w:r w:rsidRPr="005B1A00">
        <w:rPr>
          <w:rFonts w:cs="Times New Roman"/>
          <w:sz w:val="24"/>
          <w:szCs w:val="24"/>
        </w:rPr>
        <w:t xml:space="preserve"> Use simple and clear language for each step.  </w:t>
      </w:r>
    </w:p>
    <w:p w14:paraId="0E55DB23" w14:textId="73768D9F" w:rsidR="00BA0221" w:rsidRPr="005B1A00" w:rsidRDefault="00BA0221" w:rsidP="000138B6">
      <w:pPr>
        <w:pStyle w:val="ListParagraph"/>
        <w:numPr>
          <w:ilvl w:val="0"/>
          <w:numId w:val="12"/>
        </w:numPr>
        <w:spacing w:line="276" w:lineRule="auto"/>
        <w:rPr>
          <w:rFonts w:cs="Times New Roman"/>
          <w:sz w:val="24"/>
          <w:szCs w:val="24"/>
        </w:rPr>
      </w:pPr>
      <w:r w:rsidRPr="005B1A00">
        <w:rPr>
          <w:rFonts w:cs="Times New Roman"/>
          <w:b/>
          <w:bCs/>
          <w:sz w:val="24"/>
          <w:szCs w:val="24"/>
        </w:rPr>
        <w:t>Check your algorithm:</w:t>
      </w:r>
      <w:r w:rsidRPr="005B1A00">
        <w:rPr>
          <w:rFonts w:cs="Times New Roman"/>
          <w:sz w:val="24"/>
          <w:szCs w:val="24"/>
        </w:rPr>
        <w:t xml:space="preserve"> Test it to make sure it works and gives the right result.  </w:t>
      </w:r>
    </w:p>
    <w:p w14:paraId="76692ED2" w14:textId="23580994" w:rsidR="00EF7EE7" w:rsidRPr="005B1A00" w:rsidRDefault="00BA0221" w:rsidP="000138B6">
      <w:pPr>
        <w:spacing w:line="276" w:lineRule="auto"/>
        <w:rPr>
          <w:rFonts w:cs="Times New Roman"/>
          <w:sz w:val="24"/>
          <w:szCs w:val="24"/>
        </w:rPr>
      </w:pPr>
      <w:r w:rsidRPr="005B1A00">
        <w:rPr>
          <w:rFonts w:cs="Times New Roman"/>
          <w:sz w:val="24"/>
          <w:szCs w:val="24"/>
        </w:rPr>
        <w:t>Keep it simple and easy to follow!</w:t>
      </w:r>
    </w:p>
    <w:p w14:paraId="6C8E2A10" w14:textId="7A0A70E8" w:rsidR="005E0C98" w:rsidRPr="005B1A00" w:rsidRDefault="00C110F6" w:rsidP="00C110F6">
      <w:pPr>
        <w:pStyle w:val="Heading2"/>
        <w:rPr>
          <w:rFonts w:cs="Times New Roman"/>
        </w:rPr>
      </w:pPr>
      <w:r w:rsidRPr="005B1A00">
        <w:rPr>
          <w:rFonts w:cs="Times New Roman"/>
        </w:rPr>
        <w:t xml:space="preserve">Asymptotic Notations </w:t>
      </w:r>
    </w:p>
    <w:p w14:paraId="0828CF6C" w14:textId="4DBAD55F" w:rsidR="009B359C" w:rsidRPr="005B1A00" w:rsidRDefault="009B359C" w:rsidP="009B359C">
      <w:pPr>
        <w:rPr>
          <w:rFonts w:cs="Times New Roman"/>
          <w:sz w:val="24"/>
          <w:szCs w:val="24"/>
        </w:rPr>
      </w:pPr>
      <w:r w:rsidRPr="005B1A00">
        <w:rPr>
          <w:rFonts w:cs="Times New Roman"/>
          <w:i/>
          <w:iCs/>
          <w:sz w:val="24"/>
          <w:szCs w:val="24"/>
        </w:rPr>
        <w:t xml:space="preserve">Asymptotic Analysis is the big idea that handles the above issues in </w:t>
      </w:r>
      <w:proofErr w:type="spellStart"/>
      <w:r w:rsidRPr="005B1A00">
        <w:rPr>
          <w:rFonts w:cs="Times New Roman"/>
          <w:i/>
          <w:iCs/>
          <w:sz w:val="24"/>
          <w:szCs w:val="24"/>
        </w:rPr>
        <w:t>analyzing</w:t>
      </w:r>
      <w:proofErr w:type="spellEnd"/>
      <w:r w:rsidRPr="005B1A00">
        <w:rPr>
          <w:rFonts w:cs="Times New Roman"/>
          <w:i/>
          <w:iCs/>
          <w:sz w:val="24"/>
          <w:szCs w:val="24"/>
        </w:rPr>
        <w:t xml:space="preserve"> algorithms. In Asymptotic Analysis, we evaluate the performance of an algorithm in terms of input size (we </w:t>
      </w:r>
      <w:proofErr w:type="gramStart"/>
      <w:r w:rsidRPr="005B1A00">
        <w:rPr>
          <w:rFonts w:cs="Times New Roman"/>
          <w:i/>
          <w:iCs/>
          <w:sz w:val="24"/>
          <w:szCs w:val="24"/>
        </w:rPr>
        <w:t>don’t</w:t>
      </w:r>
      <w:proofErr w:type="gramEnd"/>
      <w:r w:rsidRPr="005B1A00">
        <w:rPr>
          <w:rFonts w:cs="Times New Roman"/>
          <w:i/>
          <w:iCs/>
          <w:sz w:val="24"/>
          <w:szCs w:val="24"/>
        </w:rPr>
        <w:t xml:space="preserve"> measure the actual running time). We calculate, </w:t>
      </w:r>
      <w:r w:rsidR="00293AAD" w:rsidRPr="005B1A00">
        <w:rPr>
          <w:rFonts w:cs="Times New Roman"/>
          <w:i/>
          <w:iCs/>
          <w:sz w:val="24"/>
          <w:szCs w:val="24"/>
        </w:rPr>
        <w:t xml:space="preserve">the </w:t>
      </w:r>
      <w:r w:rsidRPr="005B1A00">
        <w:rPr>
          <w:rFonts w:cs="Times New Roman"/>
          <w:b/>
          <w:bCs/>
          <w:i/>
          <w:iCs/>
          <w:sz w:val="24"/>
          <w:szCs w:val="24"/>
        </w:rPr>
        <w:t>order of growth</w:t>
      </w:r>
      <w:r w:rsidRPr="005B1A00">
        <w:rPr>
          <w:rFonts w:cs="Times New Roman"/>
          <w:i/>
          <w:iCs/>
          <w:sz w:val="24"/>
          <w:szCs w:val="24"/>
        </w:rPr>
        <w:t xml:space="preserve"> of time taken (or space) by an algorithm in terms of input size. For example</w:t>
      </w:r>
      <w:r w:rsidR="00FE2C8D" w:rsidRPr="005B1A00">
        <w:rPr>
          <w:rFonts w:cs="Times New Roman"/>
          <w:i/>
          <w:iCs/>
          <w:sz w:val="24"/>
          <w:szCs w:val="24"/>
        </w:rPr>
        <w:t>,</w:t>
      </w:r>
      <w:r w:rsidRPr="005B1A00">
        <w:rPr>
          <w:rFonts w:cs="Times New Roman"/>
          <w:i/>
          <w:iCs/>
          <w:sz w:val="24"/>
          <w:szCs w:val="24"/>
        </w:rPr>
        <w:t xml:space="preserve"> linear search grows linearly and Binary Search grows logarithmically in terms of input size.</w:t>
      </w:r>
    </w:p>
    <w:p w14:paraId="2BE66652" w14:textId="7C02D194" w:rsidR="00C110F6" w:rsidRPr="005B1A00" w:rsidRDefault="00435603" w:rsidP="005E0C98">
      <w:pPr>
        <w:rPr>
          <w:rFonts w:cs="Times New Roman"/>
        </w:rPr>
      </w:pPr>
      <w:r w:rsidRPr="005B1A00">
        <w:rPr>
          <w:rFonts w:cs="Times New Roman"/>
        </w:rPr>
        <w:t xml:space="preserve">It is </w:t>
      </w:r>
      <w:r w:rsidR="00810470" w:rsidRPr="005B1A00">
        <w:rPr>
          <w:rFonts w:cs="Times New Roman"/>
        </w:rPr>
        <w:t xml:space="preserve">a </w:t>
      </w:r>
      <w:r w:rsidR="00E46499" w:rsidRPr="005B1A00">
        <w:rPr>
          <w:rFonts w:cs="Times New Roman"/>
        </w:rPr>
        <w:t xml:space="preserve">mathematical tool </w:t>
      </w:r>
      <w:r w:rsidR="00810470" w:rsidRPr="005B1A00">
        <w:rPr>
          <w:rFonts w:cs="Times New Roman"/>
        </w:rPr>
        <w:t>used</w:t>
      </w:r>
      <w:r w:rsidR="00E46499" w:rsidRPr="005B1A00">
        <w:rPr>
          <w:rFonts w:cs="Times New Roman"/>
        </w:rPr>
        <w:t xml:space="preserve"> to </w:t>
      </w:r>
      <w:proofErr w:type="spellStart"/>
      <w:r w:rsidR="00E46499" w:rsidRPr="005B1A00">
        <w:rPr>
          <w:rFonts w:cs="Times New Roman"/>
        </w:rPr>
        <w:t>analyze</w:t>
      </w:r>
      <w:proofErr w:type="spellEnd"/>
      <w:r w:rsidR="00E46499" w:rsidRPr="005B1A00">
        <w:rPr>
          <w:rFonts w:cs="Times New Roman"/>
        </w:rPr>
        <w:t xml:space="preserve"> the perfor</w:t>
      </w:r>
      <w:r w:rsidR="00810470" w:rsidRPr="005B1A00">
        <w:rPr>
          <w:rFonts w:cs="Times New Roman"/>
        </w:rPr>
        <w:t xml:space="preserve">mance of </w:t>
      </w:r>
      <w:r w:rsidR="00885137" w:rsidRPr="005B1A00">
        <w:rPr>
          <w:rFonts w:cs="Times New Roman"/>
        </w:rPr>
        <w:t xml:space="preserve">the </w:t>
      </w:r>
      <w:r w:rsidR="00810470" w:rsidRPr="005B1A00">
        <w:rPr>
          <w:rFonts w:cs="Times New Roman"/>
        </w:rPr>
        <w:t>algorithm.</w:t>
      </w:r>
    </w:p>
    <w:p w14:paraId="4A5EA5E6" w14:textId="0C076A75" w:rsidR="00885137" w:rsidRPr="005B1A00" w:rsidRDefault="00C07FF0" w:rsidP="00187071">
      <w:pPr>
        <w:pStyle w:val="Heading3"/>
        <w:rPr>
          <w:rFonts w:cs="Times New Roman"/>
        </w:rPr>
      </w:pPr>
      <w:r w:rsidRPr="005B1A00">
        <w:rPr>
          <w:rFonts w:cs="Times New Roman"/>
        </w:rPr>
        <w:t xml:space="preserve">Type of Asymptotic Notations </w:t>
      </w:r>
    </w:p>
    <w:p w14:paraId="2F5DE6FA" w14:textId="2CC20E2D" w:rsidR="00C07FF0" w:rsidRPr="005B1A00" w:rsidRDefault="00637320" w:rsidP="00A72E4F">
      <w:pPr>
        <w:pStyle w:val="ListParagraph"/>
        <w:numPr>
          <w:ilvl w:val="0"/>
          <w:numId w:val="67"/>
        </w:numPr>
        <w:rPr>
          <w:rFonts w:cs="Times New Roman"/>
        </w:rPr>
      </w:pPr>
      <w:bookmarkStart w:id="1" w:name="_Hlk184412544"/>
      <w:r w:rsidRPr="005B1A00">
        <w:rPr>
          <w:rFonts w:cs="Times New Roman"/>
        </w:rPr>
        <w:t>Big-O</w:t>
      </w:r>
      <w:r w:rsidR="0060419B" w:rsidRPr="005B1A00">
        <w:rPr>
          <w:rFonts w:cs="Times New Roman"/>
        </w:rPr>
        <w:t xml:space="preserve"> </w:t>
      </w:r>
      <w:r w:rsidR="00F4611C" w:rsidRPr="005B1A00">
        <w:rPr>
          <w:rFonts w:cs="Times New Roman"/>
        </w:rPr>
        <w:t>(</w:t>
      </w:r>
      <w:r w:rsidR="00BA1CD9" w:rsidRPr="005B1A00">
        <w:rPr>
          <w:rFonts w:cs="Times New Roman"/>
        </w:rPr>
        <w:t>Worst</w:t>
      </w:r>
      <w:r w:rsidR="00F4611C" w:rsidRPr="005B1A00">
        <w:rPr>
          <w:rFonts w:cs="Times New Roman"/>
        </w:rPr>
        <w:t xml:space="preserve"> case).</w:t>
      </w:r>
    </w:p>
    <w:bookmarkEnd w:id="1"/>
    <w:p w14:paraId="661D9978" w14:textId="1D5BF9F3" w:rsidR="00F4611C" w:rsidRPr="005B1A00" w:rsidRDefault="00BA1CD9" w:rsidP="00A72E4F">
      <w:pPr>
        <w:pStyle w:val="ListParagraph"/>
        <w:numPr>
          <w:ilvl w:val="0"/>
          <w:numId w:val="67"/>
        </w:numPr>
        <w:rPr>
          <w:rFonts w:cs="Times New Roman"/>
        </w:rPr>
      </w:pPr>
      <w:r w:rsidRPr="005B1A00">
        <w:rPr>
          <w:rFonts w:cs="Times New Roman"/>
        </w:rPr>
        <w:t>Omega</w:t>
      </w:r>
      <w:r w:rsidR="0060419B" w:rsidRPr="005B1A00">
        <w:rPr>
          <w:rFonts w:cs="Times New Roman"/>
        </w:rPr>
        <w:t xml:space="preserve"> </w:t>
      </w:r>
      <w:r w:rsidRPr="005B1A00">
        <w:rPr>
          <w:rFonts w:cs="Times New Roman"/>
        </w:rPr>
        <w:t>(</w:t>
      </w:r>
      <w:r w:rsidR="0060419B" w:rsidRPr="005B1A00">
        <w:rPr>
          <w:rFonts w:cs="Times New Roman"/>
        </w:rPr>
        <w:t>Best case).</w:t>
      </w:r>
    </w:p>
    <w:p w14:paraId="32BA71E8" w14:textId="59A4ABB4" w:rsidR="0060419B" w:rsidRPr="005B1A00" w:rsidRDefault="0060419B" w:rsidP="00A72E4F">
      <w:pPr>
        <w:pStyle w:val="ListParagraph"/>
        <w:numPr>
          <w:ilvl w:val="0"/>
          <w:numId w:val="67"/>
        </w:numPr>
        <w:rPr>
          <w:rFonts w:cs="Times New Roman"/>
        </w:rPr>
      </w:pPr>
      <w:r w:rsidRPr="005B1A00">
        <w:rPr>
          <w:rFonts w:cs="Times New Roman"/>
        </w:rPr>
        <w:t>Theta (Average case).</w:t>
      </w:r>
    </w:p>
    <w:p w14:paraId="10DB8460" w14:textId="101C118C" w:rsidR="00127066" w:rsidRPr="005B1A00" w:rsidRDefault="00165A25" w:rsidP="00A72E4F">
      <w:pPr>
        <w:pStyle w:val="Heading4"/>
        <w:numPr>
          <w:ilvl w:val="0"/>
          <w:numId w:val="68"/>
        </w:numPr>
        <w:rPr>
          <w:rFonts w:cs="Times New Roman"/>
        </w:rPr>
      </w:pPr>
      <w:r w:rsidRPr="005B1A00">
        <w:rPr>
          <w:rFonts w:cs="Times New Roman"/>
        </w:rPr>
        <w:t>Big-O (Worst case)</w:t>
      </w:r>
    </w:p>
    <w:p w14:paraId="135C922B" w14:textId="7E26A885" w:rsidR="00FD22D7" w:rsidRPr="005B1A00" w:rsidRDefault="009C771A" w:rsidP="00C0482A">
      <w:pPr>
        <w:ind w:left="720"/>
        <w:rPr>
          <w:rFonts w:cs="Times New Roman"/>
        </w:rPr>
      </w:pPr>
      <w:r w:rsidRPr="005B1A00">
        <w:rPr>
          <w:rFonts w:cs="Times New Roman"/>
          <w:b/>
          <w:bCs/>
        </w:rPr>
        <w:t>Big-O</w:t>
      </w:r>
      <w:r w:rsidRPr="005B1A00">
        <w:rPr>
          <w:rFonts w:cs="Times New Roman"/>
        </w:rPr>
        <w:t>, commonly referred to as “</w:t>
      </w:r>
      <w:r w:rsidRPr="005B1A00">
        <w:rPr>
          <w:rFonts w:cs="Times New Roman"/>
          <w:b/>
          <w:bCs/>
        </w:rPr>
        <w:t>Order of</w:t>
      </w:r>
      <w:proofErr w:type="gramStart"/>
      <w:r w:rsidRPr="005B1A00">
        <w:rPr>
          <w:rFonts w:cs="Times New Roman"/>
        </w:rPr>
        <w:t>”,</w:t>
      </w:r>
      <w:proofErr w:type="gramEnd"/>
      <w:r w:rsidRPr="005B1A00">
        <w:rPr>
          <w:rFonts w:cs="Times New Roman"/>
        </w:rPr>
        <w:t xml:space="preserve"> is a way to express the </w:t>
      </w:r>
      <w:r w:rsidRPr="005B1A00">
        <w:rPr>
          <w:rFonts w:cs="Times New Roman"/>
          <w:b/>
          <w:bCs/>
        </w:rPr>
        <w:t>upper bound </w:t>
      </w:r>
      <w:r w:rsidRPr="005B1A00">
        <w:rPr>
          <w:rFonts w:cs="Times New Roman"/>
        </w:rPr>
        <w:t>of an algorithm’s time complexity, since it analyses the</w:t>
      </w:r>
      <w:r w:rsidRPr="005B1A00">
        <w:rPr>
          <w:rFonts w:cs="Times New Roman"/>
          <w:b/>
          <w:bCs/>
        </w:rPr>
        <w:t> worst-case</w:t>
      </w:r>
      <w:r w:rsidRPr="005B1A00">
        <w:rPr>
          <w:rFonts w:cs="Times New Roman"/>
        </w:rPr>
        <w:t xml:space="preserve"> situation of </w:t>
      </w:r>
      <w:r w:rsidR="00293AAD" w:rsidRPr="005B1A00">
        <w:rPr>
          <w:rFonts w:cs="Times New Roman"/>
        </w:rPr>
        <w:t xml:space="preserve">the </w:t>
      </w:r>
      <w:r w:rsidRPr="005B1A00">
        <w:rPr>
          <w:rFonts w:cs="Times New Roman"/>
        </w:rPr>
        <w:t>algorithm. It provides an</w:t>
      </w:r>
      <w:r w:rsidRPr="005B1A00">
        <w:rPr>
          <w:rFonts w:cs="Times New Roman"/>
          <w:b/>
          <w:bCs/>
        </w:rPr>
        <w:t> upper limit</w:t>
      </w:r>
      <w:r w:rsidRPr="005B1A00">
        <w:rPr>
          <w:rFonts w:cs="Times New Roman"/>
        </w:rPr>
        <w:t xml:space="preserve"> on the time taken by an algorithm in terms of the size of the input. </w:t>
      </w:r>
      <w:proofErr w:type="gramStart"/>
      <w:r w:rsidRPr="005B1A00">
        <w:rPr>
          <w:rFonts w:cs="Times New Roman"/>
        </w:rPr>
        <w:t>It’s</w:t>
      </w:r>
      <w:proofErr w:type="gramEnd"/>
      <w:r w:rsidRPr="005B1A00">
        <w:rPr>
          <w:rFonts w:cs="Times New Roman"/>
        </w:rPr>
        <w:t xml:space="preserve"> denoted as</w:t>
      </w:r>
      <w:r w:rsidRPr="005B1A00">
        <w:rPr>
          <w:rFonts w:cs="Times New Roman"/>
          <w:b/>
          <w:bCs/>
        </w:rPr>
        <w:t> O(f(n))</w:t>
      </w:r>
      <w:r w:rsidRPr="005B1A00">
        <w:rPr>
          <w:rFonts w:cs="Times New Roman"/>
        </w:rPr>
        <w:t>, where</w:t>
      </w:r>
      <w:r w:rsidRPr="005B1A00">
        <w:rPr>
          <w:rFonts w:cs="Times New Roman"/>
          <w:b/>
          <w:bCs/>
        </w:rPr>
        <w:t> f(n)</w:t>
      </w:r>
      <w:r w:rsidRPr="005B1A00">
        <w:rPr>
          <w:rFonts w:cs="Times New Roman"/>
        </w:rPr>
        <w:t> is a function that represents the number of operations (steps) that an algorithm performs to solve a problem of size </w:t>
      </w:r>
      <w:r w:rsidRPr="005B1A00">
        <w:rPr>
          <w:rFonts w:cs="Times New Roman"/>
          <w:b/>
          <w:bCs/>
        </w:rPr>
        <w:t>n</w:t>
      </w:r>
      <w:r w:rsidRPr="005B1A00">
        <w:rPr>
          <w:rFonts w:cs="Times New Roman"/>
        </w:rPr>
        <w:t>.</w:t>
      </w:r>
    </w:p>
    <w:p w14:paraId="756834ED" w14:textId="77777777" w:rsidR="009469D4" w:rsidRPr="005B1A00" w:rsidRDefault="009469D4" w:rsidP="009469D4">
      <w:pPr>
        <w:ind w:left="720"/>
        <w:rPr>
          <w:rFonts w:cs="Times New Roman"/>
          <w:sz w:val="24"/>
          <w:szCs w:val="24"/>
        </w:rPr>
      </w:pPr>
      <w:r w:rsidRPr="005B1A00">
        <w:rPr>
          <w:rFonts w:cs="Times New Roman"/>
          <w:b/>
          <w:bCs/>
          <w:sz w:val="24"/>
          <w:szCs w:val="24"/>
        </w:rPr>
        <w:t>Important Point:</w:t>
      </w:r>
    </w:p>
    <w:p w14:paraId="39C37138" w14:textId="77777777" w:rsidR="009469D4" w:rsidRPr="005B1A00" w:rsidRDefault="009469D4" w:rsidP="00A72E4F">
      <w:pPr>
        <w:pStyle w:val="ListParagraph"/>
        <w:numPr>
          <w:ilvl w:val="0"/>
          <w:numId w:val="72"/>
        </w:numPr>
        <w:rPr>
          <w:rFonts w:cs="Times New Roman"/>
        </w:rPr>
      </w:pPr>
      <w:r w:rsidRPr="005B1A00">
        <w:rPr>
          <w:rFonts w:cs="Times New Roman"/>
          <w:b/>
          <w:bCs/>
        </w:rPr>
        <w:t>Big O notation</w:t>
      </w:r>
      <w:r w:rsidRPr="005B1A00">
        <w:rPr>
          <w:rFonts w:cs="Times New Roman"/>
        </w:rPr>
        <w:t xml:space="preserve"> only describes the asymptotic </w:t>
      </w:r>
      <w:proofErr w:type="spellStart"/>
      <w:r w:rsidRPr="005B1A00">
        <w:rPr>
          <w:rFonts w:cs="Times New Roman"/>
        </w:rPr>
        <w:t>behavior</w:t>
      </w:r>
      <w:proofErr w:type="spellEnd"/>
      <w:r w:rsidRPr="005B1A00">
        <w:rPr>
          <w:rFonts w:cs="Times New Roman"/>
        </w:rPr>
        <w:t xml:space="preserve"> of a function, not its exact value.</w:t>
      </w:r>
    </w:p>
    <w:p w14:paraId="63FB7B0E" w14:textId="1478DF50" w:rsidR="00FE0805" w:rsidRPr="005B1A00" w:rsidRDefault="009469D4" w:rsidP="00A72E4F">
      <w:pPr>
        <w:pStyle w:val="ListParagraph"/>
        <w:numPr>
          <w:ilvl w:val="0"/>
          <w:numId w:val="72"/>
        </w:numPr>
        <w:rPr>
          <w:rFonts w:cs="Times New Roman"/>
        </w:rPr>
      </w:pPr>
      <w:r w:rsidRPr="005B1A00">
        <w:rPr>
          <w:rFonts w:cs="Times New Roman"/>
        </w:rPr>
        <w:t>The </w:t>
      </w:r>
      <w:r w:rsidRPr="005B1A00">
        <w:rPr>
          <w:rFonts w:cs="Times New Roman"/>
          <w:b/>
          <w:bCs/>
        </w:rPr>
        <w:t>Big O notation</w:t>
      </w:r>
      <w:r w:rsidRPr="005B1A00">
        <w:rPr>
          <w:rFonts w:cs="Times New Roman"/>
        </w:rPr>
        <w:t> can be used to compare the efficiency of different algorithms or data structures.</w:t>
      </w:r>
    </w:p>
    <w:p w14:paraId="4E4E36DF" w14:textId="3C9D61D3" w:rsidR="00FE0805" w:rsidRPr="005B1A00" w:rsidRDefault="00CB6AA8" w:rsidP="00A72E4F">
      <w:pPr>
        <w:pStyle w:val="ListParagraph"/>
        <w:numPr>
          <w:ilvl w:val="0"/>
          <w:numId w:val="72"/>
        </w:numPr>
        <w:spacing w:line="276" w:lineRule="auto"/>
        <w:rPr>
          <w:rFonts w:cs="Times New Roman"/>
          <w:b/>
          <w:bCs/>
          <w:sz w:val="24"/>
          <w:szCs w:val="24"/>
          <w:u w:val="single"/>
        </w:rPr>
      </w:pPr>
      <w:r w:rsidRPr="005B1A00">
        <w:rPr>
          <w:rFonts w:cs="Times New Roman"/>
          <w:noProof/>
        </w:rPr>
        <mc:AlternateContent>
          <mc:Choice Requires="wps">
            <w:drawing>
              <wp:anchor distT="0" distB="0" distL="114300" distR="114300" simplePos="0" relativeHeight="251661339" behindDoc="0" locked="0" layoutInCell="1" allowOverlap="1" wp14:anchorId="73C00796" wp14:editId="14E6B521">
                <wp:simplePos x="0" y="0"/>
                <wp:positionH relativeFrom="column">
                  <wp:posOffset>982980</wp:posOffset>
                </wp:positionH>
                <wp:positionV relativeFrom="paragraph">
                  <wp:posOffset>24130</wp:posOffset>
                </wp:positionV>
                <wp:extent cx="105197" cy="113289"/>
                <wp:effectExtent l="0" t="0" r="28575" b="20320"/>
                <wp:wrapNone/>
                <wp:docPr id="690029268" name="Straight Connector 15"/>
                <wp:cNvGraphicFramePr/>
                <a:graphic xmlns:a="http://schemas.openxmlformats.org/drawingml/2006/main">
                  <a:graphicData uri="http://schemas.microsoft.com/office/word/2010/wordprocessingShape">
                    <wps:wsp>
                      <wps:cNvCnPr/>
                      <wps:spPr>
                        <a:xfrm flipH="1">
                          <a:off x="0" y="0"/>
                          <a:ext cx="105197" cy="113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9C9A09" id="Straight Connector 15" o:spid="_x0000_s1026" style="position:absolute;flip:x;z-index:251661339;visibility:visible;mso-wrap-style:square;mso-wrap-distance-left:9pt;mso-wrap-distance-top:0;mso-wrap-distance-right:9pt;mso-wrap-distance-bottom:0;mso-position-horizontal:absolute;mso-position-horizontal-relative:text;mso-position-vertical:absolute;mso-position-vertical-relative:text" from="77.4pt,1.9pt" to="85.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" strokecolor="black [3200]" strokeweight=".5pt">
                <v:stroke joinstyle="miter"/>
              </v:line>
            </w:pict>
          </mc:Fallback>
        </mc:AlternateContent>
      </w:r>
      <w:r w:rsidRPr="005B1A00">
        <w:rPr>
          <w:rFonts w:cs="Times New Roman"/>
          <w:noProof/>
        </w:rPr>
        <mc:AlternateContent>
          <mc:Choice Requires="wps">
            <w:drawing>
              <wp:anchor distT="0" distB="0" distL="114300" distR="114300" simplePos="0" relativeHeight="251662363" behindDoc="0" locked="0" layoutInCell="1" allowOverlap="1" wp14:anchorId="1BEEE5CA" wp14:editId="59A96A58">
                <wp:simplePos x="0" y="0"/>
                <wp:positionH relativeFrom="column">
                  <wp:posOffset>1244600</wp:posOffset>
                </wp:positionH>
                <wp:positionV relativeFrom="paragraph">
                  <wp:posOffset>38100</wp:posOffset>
                </wp:positionV>
                <wp:extent cx="113288" cy="97105"/>
                <wp:effectExtent l="0" t="0" r="20320" b="17780"/>
                <wp:wrapNone/>
                <wp:docPr id="1503121815" name="Straight Connector 16"/>
                <wp:cNvGraphicFramePr/>
                <a:graphic xmlns:a="http://schemas.openxmlformats.org/drawingml/2006/main">
                  <a:graphicData uri="http://schemas.microsoft.com/office/word/2010/wordprocessingShape">
                    <wps:wsp>
                      <wps:cNvCnPr/>
                      <wps:spPr>
                        <a:xfrm flipV="1">
                          <a:off x="0" y="0"/>
                          <a:ext cx="113288" cy="97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C8FB14" id="Straight Connector 16" o:spid="_x0000_s1026" style="position:absolute;flip:y;z-index:251662363;visibility:visible;mso-wrap-style:square;mso-wrap-distance-left:9pt;mso-wrap-distance-top:0;mso-wrap-distance-right:9pt;mso-wrap-distance-bottom:0;mso-position-horizontal:absolute;mso-position-horizontal-relative:text;mso-position-vertical:absolute;mso-position-vertical-relative:text" from="98pt,3pt" to="106.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" strokecolor="black [3200]" strokeweight=".5pt">
                <v:stroke joinstyle="miter"/>
              </v:line>
            </w:pict>
          </mc:Fallback>
        </mc:AlternateContent>
      </w:r>
      <w:r w:rsidRPr="005B1A00">
        <w:rPr>
          <w:rFonts w:cs="Times New Roman"/>
          <w:noProof/>
        </w:rPr>
        <mc:AlternateContent>
          <mc:Choice Requires="wps">
            <w:drawing>
              <wp:anchor distT="0" distB="0" distL="114300" distR="114300" simplePos="0" relativeHeight="251660315" behindDoc="0" locked="0" layoutInCell="1" allowOverlap="1" wp14:anchorId="04EEBB12" wp14:editId="574AA390">
                <wp:simplePos x="0" y="0"/>
                <wp:positionH relativeFrom="column">
                  <wp:posOffset>1455420</wp:posOffset>
                </wp:positionH>
                <wp:positionV relativeFrom="paragraph">
                  <wp:posOffset>40005</wp:posOffset>
                </wp:positionV>
                <wp:extent cx="105197" cy="113289"/>
                <wp:effectExtent l="0" t="0" r="28575" b="20320"/>
                <wp:wrapNone/>
                <wp:docPr id="1684362242" name="Straight Connector 15"/>
                <wp:cNvGraphicFramePr/>
                <a:graphic xmlns:a="http://schemas.openxmlformats.org/drawingml/2006/main">
                  <a:graphicData uri="http://schemas.microsoft.com/office/word/2010/wordprocessingShape">
                    <wps:wsp>
                      <wps:cNvCnPr/>
                      <wps:spPr>
                        <a:xfrm flipH="1">
                          <a:off x="0" y="0"/>
                          <a:ext cx="105197" cy="113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5F727" id="Straight Connector 15" o:spid="_x0000_s1026" style="position:absolute;flip:x;z-index:251660315;visibility:visible;mso-wrap-style:square;mso-wrap-distance-left:9pt;mso-wrap-distance-top:0;mso-wrap-distance-right:9pt;mso-wrap-distance-bottom:0;mso-position-horizontal:absolute;mso-position-horizontal-relative:text;mso-position-vertical:absolute;mso-position-vertical-relative:text" from="114.6pt,3.15pt" to="122.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" strokecolor="black [3200]" strokeweight=".5pt">
                <v:stroke joinstyle="miter"/>
              </v:line>
            </w:pict>
          </mc:Fallback>
        </mc:AlternateContent>
      </w:r>
      <w:r w:rsidR="00FE0805" w:rsidRPr="005B1A00">
        <w:rPr>
          <w:rFonts w:cs="Times New Roman"/>
          <w:sz w:val="24"/>
          <w:szCs w:val="24"/>
        </w:rPr>
        <w:t>f(n)=5n</w:t>
      </w:r>
      <w:r w:rsidR="00FE0805" w:rsidRPr="005B1A00">
        <w:rPr>
          <w:rFonts w:cs="Times New Roman"/>
          <w:sz w:val="24"/>
          <w:szCs w:val="24"/>
          <w:vertAlign w:val="superscript"/>
        </w:rPr>
        <w:t>2</w:t>
      </w:r>
      <w:r w:rsidR="00FE0805" w:rsidRPr="005B1A00">
        <w:rPr>
          <w:rFonts w:cs="Times New Roman"/>
          <w:sz w:val="24"/>
          <w:szCs w:val="24"/>
        </w:rPr>
        <w:t>+6n+</w:t>
      </w:r>
      <w:proofErr w:type="gramStart"/>
      <w:r w:rsidR="00FE0805" w:rsidRPr="005B1A00">
        <w:rPr>
          <w:rFonts w:cs="Times New Roman"/>
          <w:sz w:val="24"/>
          <w:szCs w:val="24"/>
        </w:rPr>
        <w:t xml:space="preserve">5  </w:t>
      </w:r>
      <w:r w:rsidR="00FE0805" w:rsidRPr="005B1A00">
        <w:rPr>
          <w:rFonts w:cs="Times New Roman"/>
          <w:b/>
          <w:bCs/>
          <w:sz w:val="24"/>
          <w:szCs w:val="24"/>
        </w:rPr>
        <w:t>:</w:t>
      </w:r>
      <w:proofErr w:type="gramEnd"/>
      <w:r w:rsidR="00FE0805" w:rsidRPr="005B1A00">
        <w:rPr>
          <w:rFonts w:cs="Times New Roman"/>
          <w:b/>
          <w:bCs/>
          <w:sz w:val="24"/>
          <w:szCs w:val="24"/>
        </w:rPr>
        <w:t>[{f(n) is a function} and  any mathematical  number is called constant. which are going to ignore.]</w:t>
      </w:r>
    </w:p>
    <w:p w14:paraId="299BD631" w14:textId="783E382E" w:rsidR="00FE0805" w:rsidRPr="005B1A00" w:rsidRDefault="00CB6AA8" w:rsidP="00A72E4F">
      <w:pPr>
        <w:pStyle w:val="ListParagraph"/>
        <w:numPr>
          <w:ilvl w:val="0"/>
          <w:numId w:val="72"/>
        </w:numPr>
        <w:spacing w:line="276" w:lineRule="auto"/>
        <w:rPr>
          <w:rFonts w:cs="Times New Roman"/>
          <w:b/>
          <w:bCs/>
          <w:sz w:val="24"/>
          <w:szCs w:val="24"/>
          <w:u w:val="single"/>
        </w:rPr>
      </w:pPr>
      <w:r w:rsidRPr="005B1A00">
        <w:rPr>
          <w:rFonts w:cs="Times New Roman"/>
          <w:noProof/>
        </w:rPr>
        <mc:AlternateContent>
          <mc:Choice Requires="wps">
            <w:drawing>
              <wp:anchor distT="0" distB="0" distL="114300" distR="114300" simplePos="0" relativeHeight="251664411" behindDoc="0" locked="0" layoutInCell="1" allowOverlap="1" wp14:anchorId="1623BC8D" wp14:editId="55C21660">
                <wp:simplePos x="0" y="0"/>
                <wp:positionH relativeFrom="column">
                  <wp:posOffset>1181100</wp:posOffset>
                </wp:positionH>
                <wp:positionV relativeFrom="paragraph">
                  <wp:posOffset>58420</wp:posOffset>
                </wp:positionV>
                <wp:extent cx="89012" cy="121380"/>
                <wp:effectExtent l="0" t="0" r="25400" b="31115"/>
                <wp:wrapNone/>
                <wp:docPr id="1455050476" name="Straight Connector 18"/>
                <wp:cNvGraphicFramePr/>
                <a:graphic xmlns:a="http://schemas.openxmlformats.org/drawingml/2006/main">
                  <a:graphicData uri="http://schemas.microsoft.com/office/word/2010/wordprocessingShape">
                    <wps:wsp>
                      <wps:cNvCnPr/>
                      <wps:spPr>
                        <a:xfrm flipV="1">
                          <a:off x="0" y="0"/>
                          <a:ext cx="89012" cy="121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61F2B" id="Straight Connector 18" o:spid="_x0000_s1026" style="position:absolute;flip:y;z-index:251664411;visibility:visible;mso-wrap-style:square;mso-wrap-distance-left:9pt;mso-wrap-distance-top:0;mso-wrap-distance-right:9pt;mso-wrap-distance-bottom:0;mso-position-horizontal:absolute;mso-position-horizontal-relative:text;mso-position-vertical:absolute;mso-position-vertical-relative:text" from="93pt,4.6pt" to="100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" strokecolor="black [3200]" strokeweight=".5pt">
                <v:stroke joinstyle="miter"/>
              </v:line>
            </w:pict>
          </mc:Fallback>
        </mc:AlternateContent>
      </w:r>
      <w:r w:rsidR="00FE0805" w:rsidRPr="005B1A00">
        <w:rPr>
          <w:rFonts w:cs="Times New Roman"/>
          <w:noProof/>
        </w:rPr>
        <mc:AlternateContent>
          <mc:Choice Requires="wps">
            <w:drawing>
              <wp:anchor distT="0" distB="0" distL="114300" distR="114300" simplePos="0" relativeHeight="251663387" behindDoc="0" locked="0" layoutInCell="1" allowOverlap="1" wp14:anchorId="5BF33B83" wp14:editId="41CB3486">
                <wp:simplePos x="0" y="0"/>
                <wp:positionH relativeFrom="column">
                  <wp:posOffset>1317625</wp:posOffset>
                </wp:positionH>
                <wp:positionV relativeFrom="paragraph">
                  <wp:posOffset>35560</wp:posOffset>
                </wp:positionV>
                <wp:extent cx="80921" cy="129360"/>
                <wp:effectExtent l="0" t="0" r="33655" b="23495"/>
                <wp:wrapNone/>
                <wp:docPr id="1190802857" name="Straight Connector 17"/>
                <wp:cNvGraphicFramePr/>
                <a:graphic xmlns:a="http://schemas.openxmlformats.org/drawingml/2006/main">
                  <a:graphicData uri="http://schemas.microsoft.com/office/word/2010/wordprocessingShape">
                    <wps:wsp>
                      <wps:cNvCnPr/>
                      <wps:spPr>
                        <a:xfrm flipV="1">
                          <a:off x="0" y="0"/>
                          <a:ext cx="80921" cy="12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AD47A" id="Straight Connector 17" o:spid="_x0000_s1026" style="position:absolute;flip:y;z-index:251663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75pt,2.8pt" to="110.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" strokecolor="black [3200]" strokeweight=".5pt">
                <v:stroke joinstyle="miter"/>
              </v:line>
            </w:pict>
          </mc:Fallback>
        </mc:AlternateContent>
      </w:r>
      <w:r w:rsidR="00FE0805" w:rsidRPr="005B1A00">
        <w:rPr>
          <w:rFonts w:cs="Times New Roman"/>
          <w:sz w:val="24"/>
          <w:szCs w:val="24"/>
        </w:rPr>
        <w:t>f(n)=n</w:t>
      </w:r>
      <w:r w:rsidR="00FE0805" w:rsidRPr="005B1A00">
        <w:rPr>
          <w:rFonts w:cs="Times New Roman"/>
          <w:sz w:val="24"/>
          <w:szCs w:val="24"/>
          <w:vertAlign w:val="superscript"/>
        </w:rPr>
        <w:t>2</w:t>
      </w:r>
      <w:r w:rsidR="00FE0805" w:rsidRPr="005B1A00">
        <w:rPr>
          <w:rFonts w:cs="Times New Roman"/>
          <w:sz w:val="24"/>
          <w:szCs w:val="24"/>
        </w:rPr>
        <w:t>+n+</w:t>
      </w:r>
      <w:proofErr w:type="gramStart"/>
      <w:r w:rsidR="00FE0805" w:rsidRPr="005B1A00">
        <w:rPr>
          <w:rFonts w:cs="Times New Roman"/>
          <w:sz w:val="24"/>
          <w:szCs w:val="24"/>
        </w:rPr>
        <w:t>1</w:t>
      </w:r>
      <w:r w:rsidR="00FE0805" w:rsidRPr="005B1A00">
        <w:rPr>
          <w:rFonts w:cs="Times New Roman"/>
          <w:b/>
          <w:bCs/>
          <w:sz w:val="24"/>
          <w:szCs w:val="24"/>
          <w:u w:val="single"/>
        </w:rPr>
        <w:t>:Chose</w:t>
      </w:r>
      <w:proofErr w:type="gramEnd"/>
      <w:r w:rsidR="00FE0805" w:rsidRPr="005B1A00">
        <w:rPr>
          <w:rFonts w:cs="Times New Roman"/>
          <w:b/>
          <w:bCs/>
          <w:sz w:val="24"/>
          <w:szCs w:val="24"/>
          <w:u w:val="single"/>
        </w:rPr>
        <w:t xml:space="preserve"> the largest one which is </w:t>
      </w:r>
      <w:r w:rsidR="002922B6" w:rsidRPr="005B1A00">
        <w:rPr>
          <w:rFonts w:cs="Times New Roman"/>
          <w:b/>
          <w:bCs/>
          <w:sz w:val="24"/>
          <w:szCs w:val="24"/>
          <w:u w:val="single"/>
        </w:rPr>
        <w:t>our</w:t>
      </w:r>
      <w:r w:rsidR="00FE0805" w:rsidRPr="005B1A00">
        <w:rPr>
          <w:rFonts w:cs="Times New Roman"/>
          <w:b/>
          <w:bCs/>
          <w:sz w:val="24"/>
          <w:szCs w:val="24"/>
          <w:u w:val="single"/>
        </w:rPr>
        <w:t xml:space="preserve"> answer.</w:t>
      </w:r>
    </w:p>
    <w:p w14:paraId="5A74CCB9" w14:textId="77777777" w:rsidR="00FE0805" w:rsidRPr="005B1A00" w:rsidRDefault="00FE0805" w:rsidP="00A72E4F">
      <w:pPr>
        <w:pStyle w:val="ListParagraph"/>
        <w:numPr>
          <w:ilvl w:val="0"/>
          <w:numId w:val="72"/>
        </w:numPr>
        <w:spacing w:line="276" w:lineRule="auto"/>
        <w:rPr>
          <w:rFonts w:cs="Times New Roman"/>
          <w:b/>
          <w:bCs/>
          <w:sz w:val="24"/>
          <w:szCs w:val="24"/>
          <w:u w:val="single"/>
          <w:vertAlign w:val="superscript"/>
        </w:rPr>
      </w:pPr>
      <w:r w:rsidRPr="005B1A00">
        <w:rPr>
          <w:rFonts w:cs="Times New Roman"/>
          <w:sz w:val="24"/>
          <w:szCs w:val="24"/>
        </w:rPr>
        <w:t>f(n)=n</w:t>
      </w:r>
      <w:proofErr w:type="gramStart"/>
      <w:r w:rsidRPr="005B1A00">
        <w:rPr>
          <w:rFonts w:cs="Times New Roman"/>
          <w:sz w:val="24"/>
          <w:szCs w:val="24"/>
          <w:vertAlign w:val="superscript"/>
        </w:rPr>
        <w:t xml:space="preserve">2 </w:t>
      </w:r>
      <w:r w:rsidRPr="005B1A00">
        <w:rPr>
          <w:rFonts w:cs="Times New Roman"/>
          <w:sz w:val="24"/>
          <w:szCs w:val="24"/>
        </w:rPr>
        <w:t xml:space="preserve"> </w:t>
      </w:r>
      <w:r w:rsidRPr="005B1A00">
        <w:rPr>
          <w:rFonts w:cs="Times New Roman"/>
          <w:b/>
          <w:bCs/>
          <w:sz w:val="24"/>
          <w:szCs w:val="24"/>
          <w:u w:val="single"/>
        </w:rPr>
        <w:t>:</w:t>
      </w:r>
      <w:proofErr w:type="gramEnd"/>
      <w:r w:rsidRPr="005B1A00">
        <w:rPr>
          <w:rFonts w:cs="Times New Roman"/>
          <w:b/>
          <w:bCs/>
          <w:sz w:val="24"/>
          <w:szCs w:val="24"/>
          <w:u w:val="single"/>
        </w:rPr>
        <w:t>This is the largest.</w:t>
      </w:r>
    </w:p>
    <w:p w14:paraId="4DDEB484" w14:textId="23941FD5" w:rsidR="00FE0805" w:rsidRPr="005B1A00" w:rsidRDefault="00FE0805" w:rsidP="00A72E4F">
      <w:pPr>
        <w:pStyle w:val="ListParagraph"/>
        <w:numPr>
          <w:ilvl w:val="0"/>
          <w:numId w:val="72"/>
        </w:numPr>
        <w:spacing w:line="276" w:lineRule="auto"/>
        <w:rPr>
          <w:rFonts w:cs="Times New Roman"/>
          <w:sz w:val="24"/>
          <w:szCs w:val="24"/>
        </w:rPr>
      </w:pPr>
      <w:r w:rsidRPr="005B1A00">
        <w:rPr>
          <w:rFonts w:cs="Times New Roman"/>
          <w:sz w:val="24"/>
          <w:szCs w:val="24"/>
        </w:rPr>
        <w:t>O(n</w:t>
      </w:r>
      <w:r w:rsidRPr="005B1A00">
        <w:rPr>
          <w:rFonts w:cs="Times New Roman"/>
          <w:sz w:val="24"/>
          <w:szCs w:val="24"/>
          <w:vertAlign w:val="superscript"/>
        </w:rPr>
        <w:t>2</w:t>
      </w:r>
      <w:r w:rsidRPr="005B1A00">
        <w:rPr>
          <w:rFonts w:cs="Times New Roman"/>
          <w:sz w:val="24"/>
          <w:szCs w:val="24"/>
        </w:rPr>
        <w:t>):</w:t>
      </w:r>
      <w:r w:rsidR="00161E75" w:rsidRPr="005B1A00">
        <w:rPr>
          <w:rFonts w:cs="Times New Roman"/>
          <w:sz w:val="24"/>
          <w:szCs w:val="24"/>
        </w:rPr>
        <w:t xml:space="preserve"> </w:t>
      </w:r>
      <w:r w:rsidRPr="005B1A00">
        <w:rPr>
          <w:rFonts w:cs="Times New Roman"/>
          <w:b/>
          <w:bCs/>
          <w:sz w:val="24"/>
          <w:szCs w:val="24"/>
          <w:u w:val="single"/>
        </w:rPr>
        <w:t xml:space="preserve">This is the answer </w:t>
      </w:r>
      <w:r w:rsidR="002922B6" w:rsidRPr="005B1A00">
        <w:rPr>
          <w:rFonts w:cs="Times New Roman"/>
          <w:b/>
          <w:bCs/>
          <w:sz w:val="24"/>
          <w:szCs w:val="24"/>
          <w:u w:val="single"/>
        </w:rPr>
        <w:t>to</w:t>
      </w:r>
      <w:r w:rsidRPr="005B1A00">
        <w:rPr>
          <w:rFonts w:cs="Times New Roman"/>
          <w:b/>
          <w:bCs/>
          <w:sz w:val="24"/>
          <w:szCs w:val="24"/>
          <w:u w:val="single"/>
        </w:rPr>
        <w:t xml:space="preserve"> this equation.</w:t>
      </w:r>
    </w:p>
    <w:p w14:paraId="7ACB4C98" w14:textId="77777777" w:rsidR="00FE0805" w:rsidRPr="005B1A00" w:rsidRDefault="00FE0805" w:rsidP="00FE0805">
      <w:pPr>
        <w:ind w:left="720"/>
        <w:rPr>
          <w:rFonts w:cs="Times New Roman"/>
        </w:rPr>
      </w:pPr>
    </w:p>
    <w:p w14:paraId="7FC0D29F" w14:textId="2BC2A9FB" w:rsidR="0015251A" w:rsidRPr="005B1A00" w:rsidRDefault="0015251A" w:rsidP="00A72E4F">
      <w:pPr>
        <w:pStyle w:val="Heading4"/>
        <w:numPr>
          <w:ilvl w:val="0"/>
          <w:numId w:val="68"/>
        </w:numPr>
        <w:rPr>
          <w:rFonts w:cs="Times New Roman"/>
        </w:rPr>
      </w:pPr>
      <w:r w:rsidRPr="005B1A00">
        <w:rPr>
          <w:rFonts w:cs="Times New Roman"/>
        </w:rPr>
        <w:t>Omega (Best case)</w:t>
      </w:r>
    </w:p>
    <w:p w14:paraId="161242D3" w14:textId="16D3C39C" w:rsidR="00E42693" w:rsidRPr="005B1A00" w:rsidRDefault="00E42693" w:rsidP="00E42693">
      <w:pPr>
        <w:ind w:left="720"/>
        <w:rPr>
          <w:rFonts w:cs="Times New Roman"/>
        </w:rPr>
      </w:pPr>
      <w:r w:rsidRPr="005B1A00">
        <w:rPr>
          <w:rFonts w:cs="Times New Roman"/>
        </w:rPr>
        <w:t xml:space="preserve">Big-Omega Ω Notation is a way to express the asymptotic lower bound of an algorithm’s time complexity since it analyses the best-case situation of </w:t>
      </w:r>
      <w:r w:rsidR="002922B6" w:rsidRPr="005B1A00">
        <w:rPr>
          <w:rFonts w:cs="Times New Roman"/>
        </w:rPr>
        <w:t xml:space="preserve">an </w:t>
      </w:r>
      <w:r w:rsidRPr="005B1A00">
        <w:rPr>
          <w:rFonts w:cs="Times New Roman"/>
        </w:rPr>
        <w:t xml:space="preserve">algorithm. It provides a lower limit on the time taken by an algorithm in terms of the size of the input. </w:t>
      </w:r>
      <w:proofErr w:type="gramStart"/>
      <w:r w:rsidRPr="005B1A00">
        <w:rPr>
          <w:rFonts w:cs="Times New Roman"/>
        </w:rPr>
        <w:t>It’s</w:t>
      </w:r>
      <w:proofErr w:type="gramEnd"/>
      <w:r w:rsidRPr="005B1A00">
        <w:rPr>
          <w:rFonts w:cs="Times New Roman"/>
        </w:rPr>
        <w:t xml:space="preserve"> denoted as Ω(f(n)), where f(n) is a function that represents the number of operations (steps) that an algorithm performs to solve a problem of size n.</w:t>
      </w:r>
    </w:p>
    <w:p w14:paraId="559A4ADA" w14:textId="77777777" w:rsidR="00E42693" w:rsidRPr="005B1A00" w:rsidRDefault="00E42693" w:rsidP="00E42693">
      <w:pPr>
        <w:ind w:left="720"/>
        <w:rPr>
          <w:rFonts w:cs="Times New Roman"/>
        </w:rPr>
      </w:pPr>
    </w:p>
    <w:p w14:paraId="7058136D" w14:textId="1B3681DC" w:rsidR="009C771A" w:rsidRPr="005B1A00" w:rsidRDefault="00E42693" w:rsidP="00E42693">
      <w:pPr>
        <w:ind w:left="720"/>
        <w:rPr>
          <w:rFonts w:cs="Times New Roman"/>
        </w:rPr>
      </w:pPr>
      <w:r w:rsidRPr="005B1A00">
        <w:rPr>
          <w:rFonts w:cs="Times New Roman"/>
        </w:rPr>
        <w:t>Big-Omega Ω Notation is used when we need to find the asymptotic lower bound of a function. In other words, we use Big-Omega Ω when we want to represent that the algorithm will take at least a certain amount of time or space.</w:t>
      </w:r>
    </w:p>
    <w:p w14:paraId="2A922B0C" w14:textId="0365F70E" w:rsidR="004F14E8" w:rsidRPr="005B1A00" w:rsidRDefault="004F14E8" w:rsidP="00FF7D04">
      <w:pPr>
        <w:rPr>
          <w:rFonts w:cs="Times New Roman"/>
        </w:rPr>
      </w:pPr>
      <w:r w:rsidRPr="005B1A00">
        <w:rPr>
          <w:rFonts w:cs="Times New Roman"/>
          <w:noProof/>
        </w:rPr>
        <w:lastRenderedPageBreak/>
        <w:drawing>
          <wp:inline distT="0" distB="0" distL="0" distR="0" wp14:anchorId="79C37D5E" wp14:editId="1C0035E9">
            <wp:extent cx="6728460" cy="3008630"/>
            <wp:effectExtent l="0" t="0" r="0" b="1270"/>
            <wp:docPr id="15920824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82441" name="Picture 1592082441"/>
                    <pic:cNvPicPr/>
                  </pic:nvPicPr>
                  <pic:blipFill>
                    <a:blip r:embed="rId13">
                      <a:extLst>
                        <a:ext uri="{28A0092B-C50C-407E-A947-70E740481C1C}">
                          <a14:useLocalDpi xmlns:a14="http://schemas.microsoft.com/office/drawing/2010/main" val="0"/>
                        </a:ext>
                      </a:extLst>
                    </a:blip>
                    <a:stretch>
                      <a:fillRect/>
                    </a:stretch>
                  </pic:blipFill>
                  <pic:spPr>
                    <a:xfrm>
                      <a:off x="0" y="0"/>
                      <a:ext cx="6728460" cy="3008630"/>
                    </a:xfrm>
                    <a:prstGeom prst="rect">
                      <a:avLst/>
                    </a:prstGeom>
                  </pic:spPr>
                </pic:pic>
              </a:graphicData>
            </a:graphic>
          </wp:inline>
        </w:drawing>
      </w:r>
    </w:p>
    <w:p w14:paraId="59DEE218" w14:textId="77777777" w:rsidR="001E0511" w:rsidRPr="005B1A00" w:rsidRDefault="001E0511" w:rsidP="0066094D">
      <w:pPr>
        <w:pStyle w:val="Heading5"/>
        <w:ind w:firstLine="720"/>
        <w:rPr>
          <w:rFonts w:cs="Times New Roman"/>
        </w:rPr>
      </w:pPr>
      <w:r w:rsidRPr="005B1A00">
        <w:rPr>
          <w:rFonts w:cs="Times New Roman"/>
        </w:rPr>
        <w:t>How to Determine Big-Omega Ω Notation?</w:t>
      </w:r>
    </w:p>
    <w:p w14:paraId="1DD824FE" w14:textId="7861E506" w:rsidR="001E0511" w:rsidRPr="005B1A00" w:rsidRDefault="001E0511" w:rsidP="005378E1">
      <w:pPr>
        <w:ind w:left="720"/>
        <w:rPr>
          <w:rFonts w:cs="Times New Roman"/>
        </w:rPr>
      </w:pPr>
      <w:r w:rsidRPr="005B1A00">
        <w:rPr>
          <w:rFonts w:cs="Times New Roman"/>
        </w:rPr>
        <w:t>In simple language, Big-Omega Ω notation specifies the asymptotic lower bound for a function f(n). It bounds the growth of the function from below as the input grows infinitely large.</w:t>
      </w:r>
    </w:p>
    <w:p w14:paraId="080FDF05" w14:textId="77777777" w:rsidR="001E0511" w:rsidRPr="005B1A00" w:rsidRDefault="001E0511" w:rsidP="0066094D">
      <w:pPr>
        <w:pStyle w:val="Heading5"/>
        <w:ind w:firstLine="720"/>
        <w:rPr>
          <w:rFonts w:cs="Times New Roman"/>
        </w:rPr>
      </w:pPr>
      <w:r w:rsidRPr="005B1A00">
        <w:rPr>
          <w:rFonts w:cs="Times New Roman"/>
        </w:rPr>
        <w:t>Steps to Determine Big-Omega Ω Notation:</w:t>
      </w:r>
    </w:p>
    <w:p w14:paraId="63EB85E0" w14:textId="421A0FD7" w:rsidR="001E0511" w:rsidRPr="005B1A00" w:rsidRDefault="001E0511" w:rsidP="00A72E4F">
      <w:pPr>
        <w:pStyle w:val="ListParagraph"/>
        <w:numPr>
          <w:ilvl w:val="0"/>
          <w:numId w:val="69"/>
        </w:numPr>
        <w:rPr>
          <w:rFonts w:cs="Times New Roman"/>
        </w:rPr>
      </w:pPr>
      <w:r w:rsidRPr="005B1A00">
        <w:rPr>
          <w:rFonts w:cs="Times New Roman"/>
        </w:rPr>
        <w:t>Break the program into smaller segments:</w:t>
      </w:r>
    </w:p>
    <w:p w14:paraId="5D7BD204" w14:textId="77777777" w:rsidR="001E0511" w:rsidRPr="005B1A00" w:rsidRDefault="001E0511" w:rsidP="00A72E4F">
      <w:pPr>
        <w:pStyle w:val="ListParagraph"/>
        <w:numPr>
          <w:ilvl w:val="0"/>
          <w:numId w:val="70"/>
        </w:numPr>
        <w:rPr>
          <w:rFonts w:cs="Times New Roman"/>
        </w:rPr>
      </w:pPr>
      <w:r w:rsidRPr="005B1A00">
        <w:rPr>
          <w:rFonts w:cs="Times New Roman"/>
        </w:rPr>
        <w:t>Break the algorithm into smaller segments such that each segment has a certain runtime complexity.</w:t>
      </w:r>
    </w:p>
    <w:p w14:paraId="7234D604" w14:textId="313C5346" w:rsidR="001E0511" w:rsidRPr="005B1A00" w:rsidRDefault="001E0511" w:rsidP="00A72E4F">
      <w:pPr>
        <w:pStyle w:val="ListParagraph"/>
        <w:numPr>
          <w:ilvl w:val="0"/>
          <w:numId w:val="69"/>
        </w:numPr>
        <w:rPr>
          <w:rFonts w:cs="Times New Roman"/>
        </w:rPr>
      </w:pPr>
      <w:r w:rsidRPr="005B1A00">
        <w:rPr>
          <w:rFonts w:cs="Times New Roman"/>
        </w:rPr>
        <w:t>Find the complexity of each segment:</w:t>
      </w:r>
    </w:p>
    <w:p w14:paraId="70034D3D" w14:textId="77777777" w:rsidR="001E0511" w:rsidRPr="005B1A00" w:rsidRDefault="001E0511" w:rsidP="00A72E4F">
      <w:pPr>
        <w:pStyle w:val="ListParagraph"/>
        <w:numPr>
          <w:ilvl w:val="0"/>
          <w:numId w:val="70"/>
        </w:numPr>
        <w:rPr>
          <w:rFonts w:cs="Times New Roman"/>
        </w:rPr>
      </w:pPr>
      <w:r w:rsidRPr="005B1A00">
        <w:rPr>
          <w:rFonts w:cs="Times New Roman"/>
        </w:rPr>
        <w:t xml:space="preserve">Find the number of operations performed for each </w:t>
      </w:r>
      <w:proofErr w:type="gramStart"/>
      <w:r w:rsidRPr="005B1A00">
        <w:rPr>
          <w:rFonts w:cs="Times New Roman"/>
        </w:rPr>
        <w:t>segment(</w:t>
      </w:r>
      <w:proofErr w:type="gramEnd"/>
      <w:r w:rsidRPr="005B1A00">
        <w:rPr>
          <w:rFonts w:cs="Times New Roman"/>
        </w:rPr>
        <w:t>in terms of the input size) assuming the given input is such that the program takes the least amount of time.</w:t>
      </w:r>
    </w:p>
    <w:p w14:paraId="49B70BAE" w14:textId="447B11F2" w:rsidR="001E0511" w:rsidRPr="005B1A00" w:rsidRDefault="001E0511" w:rsidP="00A72E4F">
      <w:pPr>
        <w:pStyle w:val="ListParagraph"/>
        <w:numPr>
          <w:ilvl w:val="0"/>
          <w:numId w:val="69"/>
        </w:numPr>
        <w:rPr>
          <w:rFonts w:cs="Times New Roman"/>
        </w:rPr>
      </w:pPr>
      <w:r w:rsidRPr="005B1A00">
        <w:rPr>
          <w:rFonts w:cs="Times New Roman"/>
        </w:rPr>
        <w:t>Add the complexity of all segments:</w:t>
      </w:r>
    </w:p>
    <w:p w14:paraId="0E47E90E" w14:textId="77777777" w:rsidR="001E0511" w:rsidRPr="005B1A00" w:rsidRDefault="001E0511" w:rsidP="00A72E4F">
      <w:pPr>
        <w:pStyle w:val="ListParagraph"/>
        <w:numPr>
          <w:ilvl w:val="0"/>
          <w:numId w:val="70"/>
        </w:numPr>
        <w:rPr>
          <w:rFonts w:cs="Times New Roman"/>
        </w:rPr>
      </w:pPr>
      <w:r w:rsidRPr="005B1A00">
        <w:rPr>
          <w:rFonts w:cs="Times New Roman"/>
        </w:rPr>
        <w:t xml:space="preserve">Add up all the operations and simplify it, </w:t>
      </w:r>
      <w:proofErr w:type="gramStart"/>
      <w:r w:rsidRPr="005B1A00">
        <w:rPr>
          <w:rFonts w:cs="Times New Roman"/>
        </w:rPr>
        <w:t>let’s</w:t>
      </w:r>
      <w:proofErr w:type="gramEnd"/>
      <w:r w:rsidRPr="005B1A00">
        <w:rPr>
          <w:rFonts w:cs="Times New Roman"/>
        </w:rPr>
        <w:t xml:space="preserve"> say it is f(n).</w:t>
      </w:r>
    </w:p>
    <w:p w14:paraId="77C48590" w14:textId="2A5B84C3" w:rsidR="001E0511" w:rsidRPr="005B1A00" w:rsidRDefault="001E0511" w:rsidP="00A72E4F">
      <w:pPr>
        <w:pStyle w:val="ListParagraph"/>
        <w:numPr>
          <w:ilvl w:val="0"/>
          <w:numId w:val="69"/>
        </w:numPr>
        <w:rPr>
          <w:rFonts w:cs="Times New Roman"/>
        </w:rPr>
      </w:pPr>
      <w:r w:rsidRPr="005B1A00">
        <w:rPr>
          <w:rFonts w:cs="Times New Roman"/>
        </w:rPr>
        <w:t>Remove all the constants:</w:t>
      </w:r>
    </w:p>
    <w:p w14:paraId="4944F074" w14:textId="3DFA596C" w:rsidR="001E0511" w:rsidRPr="005B1A00" w:rsidRDefault="001E0511" w:rsidP="00A72E4F">
      <w:pPr>
        <w:pStyle w:val="ListParagraph"/>
        <w:numPr>
          <w:ilvl w:val="0"/>
          <w:numId w:val="70"/>
        </w:numPr>
        <w:rPr>
          <w:rFonts w:cs="Times New Roman"/>
        </w:rPr>
      </w:pPr>
      <w:r w:rsidRPr="005B1A00">
        <w:rPr>
          <w:rFonts w:cs="Times New Roman"/>
        </w:rPr>
        <w:t xml:space="preserve">Remove all the constants and choose the term having the least order or any other function </w:t>
      </w:r>
      <w:r w:rsidR="003C2D50" w:rsidRPr="005B1A00">
        <w:rPr>
          <w:rFonts w:cs="Times New Roman"/>
        </w:rPr>
        <w:t>that</w:t>
      </w:r>
      <w:r w:rsidRPr="005B1A00">
        <w:rPr>
          <w:rFonts w:cs="Times New Roman"/>
        </w:rPr>
        <w:t xml:space="preserve"> is always less than f(n) when n tends to infinity.</w:t>
      </w:r>
    </w:p>
    <w:p w14:paraId="102A07CB" w14:textId="74C977D1" w:rsidR="001E0511" w:rsidRPr="005B1A00" w:rsidRDefault="001E0511" w:rsidP="001E0511">
      <w:pPr>
        <w:ind w:left="720"/>
        <w:rPr>
          <w:rFonts w:cs="Times New Roman"/>
        </w:rPr>
      </w:pPr>
      <w:proofErr w:type="gramStart"/>
      <w:r w:rsidRPr="005B1A00">
        <w:rPr>
          <w:rFonts w:cs="Times New Roman"/>
        </w:rPr>
        <w:t>Let’s</w:t>
      </w:r>
      <w:proofErr w:type="gramEnd"/>
      <w:r w:rsidRPr="005B1A00">
        <w:rPr>
          <w:rFonts w:cs="Times New Roman"/>
        </w:rPr>
        <w:t xml:space="preserve"> say the least order function is g(n) then, Big-Omega (Ω) of f(n) is Ω(g(n)).</w:t>
      </w:r>
    </w:p>
    <w:p w14:paraId="21143F66" w14:textId="21365676" w:rsidR="001D2CCE" w:rsidRPr="005B1A00" w:rsidRDefault="001D2CCE" w:rsidP="00A72E4F">
      <w:pPr>
        <w:pStyle w:val="Heading4"/>
        <w:numPr>
          <w:ilvl w:val="0"/>
          <w:numId w:val="68"/>
        </w:numPr>
        <w:rPr>
          <w:rFonts w:cs="Times New Roman"/>
        </w:rPr>
      </w:pPr>
      <w:r w:rsidRPr="005B1A00">
        <w:rPr>
          <w:rFonts w:cs="Times New Roman"/>
        </w:rPr>
        <w:t>Theta (Average case)</w:t>
      </w:r>
    </w:p>
    <w:p w14:paraId="562468FB" w14:textId="6730B40D" w:rsidR="00362B47" w:rsidRPr="005B1A00" w:rsidRDefault="00B427BF" w:rsidP="00362B47">
      <w:pPr>
        <w:pStyle w:val="ListParagraph"/>
        <w:rPr>
          <w:rFonts w:eastAsiaTheme="majorEastAsia" w:cs="Times New Roman"/>
          <w:bCs/>
          <w:iCs/>
        </w:rPr>
      </w:pPr>
      <w:r w:rsidRPr="005B1A00">
        <w:rPr>
          <w:rFonts w:eastAsiaTheme="majorEastAsia" w:cs="Times New Roman"/>
          <w:bCs/>
          <w:iCs/>
        </w:rPr>
        <w:t xml:space="preserve">In the analysis of algorithms, asymptotic notations are used to evaluate the performance of an algorithm by providing an exact order of growth. </w:t>
      </w:r>
    </w:p>
    <w:p w14:paraId="2C9B72CC" w14:textId="484558C1" w:rsidR="00CA1991" w:rsidRPr="005B1A00" w:rsidRDefault="0046025A" w:rsidP="00CA1991">
      <w:pPr>
        <w:pStyle w:val="ListParagraph"/>
        <w:rPr>
          <w:rFonts w:eastAsiaTheme="majorEastAsia" w:cs="Times New Roman"/>
          <w:bCs/>
          <w:iCs/>
        </w:rPr>
      </w:pPr>
      <w:r w:rsidRPr="005B1A00">
        <w:rPr>
          <w:rFonts w:eastAsiaTheme="majorEastAsia" w:cs="Times New Roman"/>
          <w:bCs/>
          <w:iCs/>
        </w:rPr>
        <w:t xml:space="preserve">It </w:t>
      </w:r>
      <w:r w:rsidR="006B3447" w:rsidRPr="005B1A00">
        <w:rPr>
          <w:rFonts w:eastAsiaTheme="majorEastAsia" w:cs="Times New Roman"/>
          <w:bCs/>
          <w:iCs/>
        </w:rPr>
        <w:t>provides</w:t>
      </w:r>
      <w:r w:rsidRPr="005B1A00">
        <w:rPr>
          <w:rFonts w:eastAsiaTheme="majorEastAsia" w:cs="Times New Roman"/>
          <w:bCs/>
          <w:iCs/>
        </w:rPr>
        <w:t xml:space="preserve"> the tight bound means </w:t>
      </w:r>
      <w:r w:rsidR="003C2D50" w:rsidRPr="005B1A00">
        <w:rPr>
          <w:rFonts w:eastAsiaTheme="majorEastAsia" w:cs="Times New Roman"/>
          <w:bCs/>
          <w:iCs/>
        </w:rPr>
        <w:t xml:space="preserve">the </w:t>
      </w:r>
      <w:r w:rsidRPr="005B1A00">
        <w:rPr>
          <w:rFonts w:eastAsiaTheme="majorEastAsia" w:cs="Times New Roman"/>
          <w:bCs/>
          <w:iCs/>
        </w:rPr>
        <w:t>upper and lower bou</w:t>
      </w:r>
      <w:r w:rsidR="006B3447" w:rsidRPr="005B1A00">
        <w:rPr>
          <w:rFonts w:eastAsiaTheme="majorEastAsia" w:cs="Times New Roman"/>
          <w:bCs/>
          <w:iCs/>
        </w:rPr>
        <w:t>n</w:t>
      </w:r>
      <w:r w:rsidRPr="005B1A00">
        <w:rPr>
          <w:rFonts w:eastAsiaTheme="majorEastAsia" w:cs="Times New Roman"/>
          <w:bCs/>
          <w:iCs/>
        </w:rPr>
        <w:t>d</w:t>
      </w:r>
      <w:r w:rsidR="006B3447" w:rsidRPr="005B1A00">
        <w:rPr>
          <w:rFonts w:eastAsiaTheme="majorEastAsia" w:cs="Times New Roman"/>
          <w:bCs/>
          <w:iCs/>
        </w:rPr>
        <w:t xml:space="preserve"> of the running time algorithm</w:t>
      </w:r>
      <w:r w:rsidR="0072081D" w:rsidRPr="005B1A00">
        <w:rPr>
          <w:rFonts w:eastAsiaTheme="majorEastAsia" w:cs="Times New Roman"/>
          <w:bCs/>
          <w:iCs/>
        </w:rPr>
        <w:t>.</w:t>
      </w:r>
    </w:p>
    <w:p w14:paraId="42ED1E80" w14:textId="77777777" w:rsidR="00CA1991" w:rsidRPr="005B1A00" w:rsidRDefault="00CA1991" w:rsidP="00CA1991">
      <w:pPr>
        <w:pStyle w:val="ListParagraph"/>
        <w:rPr>
          <w:rFonts w:eastAsiaTheme="majorEastAsia" w:cs="Times New Roman"/>
          <w:bCs/>
          <w:iCs/>
        </w:rPr>
      </w:pPr>
    </w:p>
    <w:p w14:paraId="1DCF390A" w14:textId="154A6B81" w:rsidR="00CA1991" w:rsidRPr="005B1A00" w:rsidRDefault="00CA1991" w:rsidP="00944795">
      <w:pPr>
        <w:pStyle w:val="Heading5"/>
        <w:ind w:firstLine="360"/>
        <w:rPr>
          <w:rFonts w:cs="Times New Roman"/>
          <w:bCs/>
          <w:iCs/>
        </w:rPr>
      </w:pPr>
      <w:r w:rsidRPr="005B1A00">
        <w:rPr>
          <w:rFonts w:cs="Times New Roman"/>
        </w:rPr>
        <w:t>Follow the steps below to find the average time complexity of any program:</w:t>
      </w:r>
    </w:p>
    <w:p w14:paraId="31CBE8EF" w14:textId="77777777" w:rsidR="00CA1991" w:rsidRPr="005B1A00" w:rsidRDefault="00CA1991" w:rsidP="00A72E4F">
      <w:pPr>
        <w:pStyle w:val="ListParagraph"/>
        <w:numPr>
          <w:ilvl w:val="0"/>
          <w:numId w:val="71"/>
        </w:numPr>
        <w:rPr>
          <w:rFonts w:cs="Times New Roman"/>
        </w:rPr>
      </w:pPr>
      <w:r w:rsidRPr="005B1A00">
        <w:rPr>
          <w:rFonts w:cs="Times New Roman"/>
        </w:rPr>
        <w:t>Break the program into smaller segments.</w:t>
      </w:r>
    </w:p>
    <w:p w14:paraId="76B3EA6B" w14:textId="4465128E" w:rsidR="00CA1991" w:rsidRPr="005B1A00" w:rsidRDefault="00CA1991" w:rsidP="00A72E4F">
      <w:pPr>
        <w:pStyle w:val="ListParagraph"/>
        <w:numPr>
          <w:ilvl w:val="0"/>
          <w:numId w:val="71"/>
        </w:numPr>
        <w:rPr>
          <w:rFonts w:cs="Times New Roman"/>
        </w:rPr>
      </w:pPr>
      <w:r w:rsidRPr="005B1A00">
        <w:rPr>
          <w:rFonts w:cs="Times New Roman"/>
        </w:rPr>
        <w:t xml:space="preserve">Find all types and </w:t>
      </w:r>
      <w:r w:rsidR="003C2D50" w:rsidRPr="005B1A00">
        <w:rPr>
          <w:rFonts w:cs="Times New Roman"/>
        </w:rPr>
        <w:t>numbers</w:t>
      </w:r>
      <w:r w:rsidRPr="005B1A00">
        <w:rPr>
          <w:rFonts w:cs="Times New Roman"/>
        </w:rPr>
        <w:t xml:space="preserve"> of inputs and calculate the number of operations they take to be executed. Make sure that the input cases are equally distributed.</w:t>
      </w:r>
    </w:p>
    <w:p w14:paraId="4C81DF4C" w14:textId="47140603" w:rsidR="00C0482A" w:rsidRPr="005B1A00" w:rsidRDefault="00CA1991" w:rsidP="00A72E4F">
      <w:pPr>
        <w:pStyle w:val="ListParagraph"/>
        <w:numPr>
          <w:ilvl w:val="0"/>
          <w:numId w:val="71"/>
        </w:numPr>
        <w:rPr>
          <w:rFonts w:cs="Times New Roman"/>
        </w:rPr>
      </w:pPr>
      <w:r w:rsidRPr="005B1A00">
        <w:rPr>
          <w:rFonts w:cs="Times New Roman"/>
        </w:rPr>
        <w:t xml:space="preserve">Find the sum of all the calculated values and divide the sum by the total number of inputs let say the function of n obtained is g(n) after removing all the constants, then in Θ notation </w:t>
      </w:r>
      <w:r w:rsidR="003C2D50" w:rsidRPr="005B1A00">
        <w:rPr>
          <w:rFonts w:cs="Times New Roman"/>
        </w:rPr>
        <w:t>it is</w:t>
      </w:r>
      <w:r w:rsidRPr="005B1A00">
        <w:rPr>
          <w:rFonts w:cs="Times New Roman"/>
        </w:rPr>
        <w:t xml:space="preserve"> represented as Θ(g(n))</w:t>
      </w:r>
    </w:p>
    <w:p w14:paraId="14EA0C63" w14:textId="77777777" w:rsidR="00735F5B" w:rsidRPr="005B1A00" w:rsidRDefault="00735F5B" w:rsidP="001F64AA">
      <w:pPr>
        <w:pStyle w:val="Heading2"/>
        <w:rPr>
          <w:rFonts w:cs="Times New Roman"/>
        </w:rPr>
      </w:pPr>
      <w:r w:rsidRPr="005B1A00">
        <w:rPr>
          <w:rFonts w:cs="Times New Roman"/>
        </w:rPr>
        <w:lastRenderedPageBreak/>
        <w:t>Learn about Complexities</w:t>
      </w:r>
    </w:p>
    <w:p w14:paraId="14EDFA14" w14:textId="246DEEEF" w:rsidR="00735F5B" w:rsidRPr="005B1A00" w:rsidRDefault="00735F5B" w:rsidP="000138B6">
      <w:pPr>
        <w:spacing w:line="276" w:lineRule="auto"/>
        <w:rPr>
          <w:rFonts w:cs="Times New Roman"/>
        </w:rPr>
      </w:pPr>
      <w:r w:rsidRPr="005B1A00">
        <w:rPr>
          <w:rFonts w:cs="Times New Roman"/>
        </w:rPr>
        <w:t>In data structure</w:t>
      </w:r>
      <w:r w:rsidR="00885137" w:rsidRPr="005B1A00">
        <w:rPr>
          <w:rFonts w:cs="Times New Roman"/>
        </w:rPr>
        <w:t>,</w:t>
      </w:r>
      <w:r w:rsidRPr="005B1A00">
        <w:rPr>
          <w:rFonts w:cs="Times New Roman"/>
        </w:rPr>
        <w:t xml:space="preserve"> complexity means how much time and space a program </w:t>
      </w:r>
      <w:r w:rsidR="00885137" w:rsidRPr="005B1A00">
        <w:rPr>
          <w:rFonts w:cs="Times New Roman"/>
        </w:rPr>
        <w:t>needs</w:t>
      </w:r>
      <w:r w:rsidRPr="005B1A00">
        <w:rPr>
          <w:rFonts w:cs="Times New Roman"/>
        </w:rPr>
        <w:t xml:space="preserve"> to run, with respect to input size.</w:t>
      </w:r>
    </w:p>
    <w:p w14:paraId="2C24F8D0" w14:textId="77777777" w:rsidR="00F54447" w:rsidRPr="005B1A00" w:rsidRDefault="00F54447" w:rsidP="000138B6">
      <w:pPr>
        <w:pStyle w:val="ListParagraph"/>
        <w:numPr>
          <w:ilvl w:val="0"/>
          <w:numId w:val="14"/>
        </w:numPr>
        <w:spacing w:line="276" w:lineRule="auto"/>
        <w:rPr>
          <w:rFonts w:cs="Times New Roman"/>
        </w:rPr>
      </w:pPr>
      <w:r w:rsidRPr="005B1A00">
        <w:rPr>
          <w:rFonts w:cs="Times New Roman"/>
        </w:rPr>
        <w:t>It is used for comparing different algorithms on different input sizes.</w:t>
      </w:r>
    </w:p>
    <w:p w14:paraId="216A09C6" w14:textId="77777777" w:rsidR="00F54447" w:rsidRPr="005B1A00" w:rsidRDefault="00F54447" w:rsidP="000138B6">
      <w:pPr>
        <w:pStyle w:val="ListParagraph"/>
        <w:numPr>
          <w:ilvl w:val="0"/>
          <w:numId w:val="14"/>
        </w:numPr>
        <w:spacing w:line="276" w:lineRule="auto"/>
        <w:rPr>
          <w:rFonts w:cs="Times New Roman"/>
        </w:rPr>
      </w:pPr>
      <w:r w:rsidRPr="005B1A00">
        <w:rPr>
          <w:rFonts w:cs="Times New Roman"/>
        </w:rPr>
        <w:t>Complexity helps to determine the difficulty of a problem.</w:t>
      </w:r>
    </w:p>
    <w:p w14:paraId="4ED17BFB" w14:textId="50A34CE7" w:rsidR="007C469F" w:rsidRPr="005B1A00" w:rsidRDefault="00F54447" w:rsidP="000138B6">
      <w:pPr>
        <w:pStyle w:val="ListParagraph"/>
        <w:numPr>
          <w:ilvl w:val="0"/>
          <w:numId w:val="14"/>
        </w:numPr>
        <w:spacing w:line="276" w:lineRule="auto"/>
        <w:rPr>
          <w:rFonts w:cs="Times New Roman"/>
        </w:rPr>
      </w:pPr>
      <w:r w:rsidRPr="005B1A00">
        <w:rPr>
          <w:rFonts w:cs="Times New Roman"/>
        </w:rPr>
        <w:t>often measured by how much time and space (memory) it takes to solve a particular problem.</w:t>
      </w:r>
    </w:p>
    <w:p w14:paraId="560CB08A" w14:textId="10D3ABC2" w:rsidR="006B342C" w:rsidRPr="005B1A00" w:rsidRDefault="006B342C" w:rsidP="001F64AA">
      <w:pPr>
        <w:pStyle w:val="Heading3"/>
        <w:rPr>
          <w:rFonts w:cs="Times New Roman"/>
        </w:rPr>
      </w:pPr>
      <w:r w:rsidRPr="005B1A00">
        <w:rPr>
          <w:rFonts w:cs="Times New Roman"/>
        </w:rPr>
        <w:t>How to measure complexity?</w:t>
      </w:r>
    </w:p>
    <w:p w14:paraId="3C7E3141" w14:textId="03243D28" w:rsidR="00B40EAE" w:rsidRPr="005B1A00" w:rsidRDefault="00B40EAE" w:rsidP="000138B6">
      <w:pPr>
        <w:spacing w:line="276" w:lineRule="auto"/>
        <w:rPr>
          <w:rFonts w:cs="Times New Roman"/>
        </w:rPr>
      </w:pPr>
      <w:r w:rsidRPr="005B1A00">
        <w:rPr>
          <w:rFonts w:cs="Times New Roman"/>
        </w:rPr>
        <w:t>There are two such methods used, time complexity and space complexity which are discussed below:</w:t>
      </w:r>
    </w:p>
    <w:p w14:paraId="6BAE0ECA" w14:textId="5C195D89" w:rsidR="00895421" w:rsidRPr="005B1A00" w:rsidRDefault="00895421" w:rsidP="000138B6">
      <w:pPr>
        <w:pStyle w:val="ListParagraph"/>
        <w:numPr>
          <w:ilvl w:val="0"/>
          <w:numId w:val="13"/>
        </w:numPr>
        <w:spacing w:line="276" w:lineRule="auto"/>
        <w:rPr>
          <w:rFonts w:cs="Times New Roman"/>
        </w:rPr>
      </w:pPr>
      <w:r w:rsidRPr="005B1A00">
        <w:rPr>
          <w:rFonts w:cs="Times New Roman"/>
          <w:b/>
          <w:bCs/>
        </w:rPr>
        <w:t>Time Complexity</w:t>
      </w:r>
      <w:r w:rsidRPr="005B1A00">
        <w:rPr>
          <w:rFonts w:cs="Times New Roman"/>
        </w:rPr>
        <w:t>: How fast a program runs (time it takes).</w:t>
      </w:r>
    </w:p>
    <w:p w14:paraId="0537CCF3" w14:textId="387E6C34" w:rsidR="00895421" w:rsidRPr="005B1A00" w:rsidRDefault="00895421" w:rsidP="000138B6">
      <w:pPr>
        <w:pStyle w:val="ListParagraph"/>
        <w:numPr>
          <w:ilvl w:val="0"/>
          <w:numId w:val="13"/>
        </w:numPr>
        <w:spacing w:line="276" w:lineRule="auto"/>
        <w:rPr>
          <w:rFonts w:cs="Times New Roman"/>
        </w:rPr>
      </w:pPr>
      <w:r w:rsidRPr="005B1A00">
        <w:rPr>
          <w:rFonts w:cs="Times New Roman"/>
          <w:b/>
          <w:bCs/>
        </w:rPr>
        <w:t>Space Complexity</w:t>
      </w:r>
      <w:r w:rsidRPr="005B1A00">
        <w:rPr>
          <w:rFonts w:cs="Times New Roman"/>
        </w:rPr>
        <w:t>: How much memory a program uses.</w:t>
      </w:r>
    </w:p>
    <w:p w14:paraId="17457960" w14:textId="68388385" w:rsidR="007C469F" w:rsidRPr="005B1A00" w:rsidRDefault="002305E9" w:rsidP="00A72E4F">
      <w:pPr>
        <w:pStyle w:val="Heading4"/>
        <w:numPr>
          <w:ilvl w:val="0"/>
          <w:numId w:val="73"/>
        </w:numPr>
        <w:rPr>
          <w:rFonts w:cs="Times New Roman"/>
        </w:rPr>
      </w:pPr>
      <w:r w:rsidRPr="005B1A00">
        <w:rPr>
          <w:rFonts w:cs="Times New Roman"/>
        </w:rPr>
        <w:t>Time Complexity</w:t>
      </w:r>
    </w:p>
    <w:p w14:paraId="56071103" w14:textId="4AE6C362" w:rsidR="00E12C11" w:rsidRPr="005B1A00" w:rsidRDefault="00761FA9" w:rsidP="00BD2FD4">
      <w:pPr>
        <w:spacing w:line="276" w:lineRule="auto"/>
        <w:ind w:firstLine="360"/>
        <w:rPr>
          <w:rFonts w:cs="Times New Roman"/>
        </w:rPr>
      </w:pPr>
      <w:r w:rsidRPr="005B1A00">
        <w:rPr>
          <w:rFonts w:cs="Times New Roman"/>
        </w:rPr>
        <w:t xml:space="preserve">Not the actual time taken but the amount of time taken as a function of input size (n).  </w:t>
      </w:r>
    </w:p>
    <w:p w14:paraId="221803B0" w14:textId="41EF3782" w:rsidR="00144C48" w:rsidRPr="005B1A00" w:rsidRDefault="00144C48" w:rsidP="00BD2FD4">
      <w:pPr>
        <w:spacing w:line="276" w:lineRule="auto"/>
        <w:ind w:firstLine="360"/>
        <w:rPr>
          <w:rFonts w:cs="Times New Roman"/>
          <w:b/>
          <w:bCs/>
        </w:rPr>
      </w:pPr>
      <w:r w:rsidRPr="005B1A00">
        <w:rPr>
          <w:rFonts w:cs="Times New Roman"/>
          <w:b/>
          <w:bCs/>
        </w:rPr>
        <w:t>Definition–</w:t>
      </w:r>
    </w:p>
    <w:p w14:paraId="72C8F4B3" w14:textId="72CFCC6C" w:rsidR="005C0DC9" w:rsidRPr="005B1A00" w:rsidRDefault="00144C48" w:rsidP="00BD2FD4">
      <w:pPr>
        <w:spacing w:line="240" w:lineRule="auto"/>
        <w:ind w:left="360"/>
        <w:rPr>
          <w:rFonts w:cs="Times New Roman"/>
        </w:rPr>
      </w:pPr>
      <w:r w:rsidRPr="005B1A00">
        <w:rPr>
          <w:rFonts w:cs="Times New Roman"/>
        </w:rPr>
        <w:t xml:space="preserve">The valid algorithm takes a finite amount of time for execution. The time required by the algorithm to solve </w:t>
      </w:r>
      <w:r w:rsidR="003C2D50" w:rsidRPr="005B1A00">
        <w:rPr>
          <w:rFonts w:cs="Times New Roman"/>
        </w:rPr>
        <w:t xml:space="preserve">a </w:t>
      </w:r>
      <w:r w:rsidRPr="005B1A00">
        <w:rPr>
          <w:rFonts w:cs="Times New Roman"/>
        </w:rPr>
        <w:t xml:space="preserve">given problem is called </w:t>
      </w:r>
      <w:r w:rsidR="003C2D50" w:rsidRPr="005B1A00">
        <w:rPr>
          <w:rFonts w:cs="Times New Roman"/>
        </w:rPr>
        <w:t xml:space="preserve">the </w:t>
      </w:r>
      <w:r w:rsidRPr="005B1A00">
        <w:rPr>
          <w:rFonts w:cs="Times New Roman"/>
        </w:rPr>
        <w:t xml:space="preserve">time complexity of the algorithm. Time complexity is </w:t>
      </w:r>
      <w:r w:rsidR="003C2D50" w:rsidRPr="005B1A00">
        <w:rPr>
          <w:rFonts w:cs="Times New Roman"/>
        </w:rPr>
        <w:t xml:space="preserve">a </w:t>
      </w:r>
      <w:r w:rsidRPr="005B1A00">
        <w:rPr>
          <w:rFonts w:cs="Times New Roman"/>
        </w:rPr>
        <w:t>very useful measure in algorithm analysis.</w:t>
      </w:r>
    </w:p>
    <w:p w14:paraId="7A38D499" w14:textId="18F70F8E" w:rsidR="005C0DC9" w:rsidRPr="005B1A00" w:rsidRDefault="007C4960" w:rsidP="000138B6">
      <w:pPr>
        <w:pStyle w:val="ListParagraph"/>
        <w:numPr>
          <w:ilvl w:val="0"/>
          <w:numId w:val="16"/>
        </w:numPr>
        <w:spacing w:line="276" w:lineRule="auto"/>
        <w:rPr>
          <w:rFonts w:cs="Times New Roman"/>
        </w:rPr>
      </w:pPr>
      <w:r w:rsidRPr="005B1A00">
        <w:rPr>
          <w:rFonts w:cs="Times New Roman"/>
        </w:rPr>
        <w:t>Y=</w:t>
      </w:r>
      <w:r w:rsidR="00116A5B" w:rsidRPr="005B1A00">
        <w:rPr>
          <w:rFonts w:cs="Times New Roman"/>
        </w:rPr>
        <w:t>X</w:t>
      </w:r>
    </w:p>
    <w:p w14:paraId="3232F36F" w14:textId="778AD49E" w:rsidR="00116A5B" w:rsidRPr="005B1A00" w:rsidRDefault="00116A5B" w:rsidP="000138B6">
      <w:pPr>
        <w:pStyle w:val="ListParagraph"/>
        <w:numPr>
          <w:ilvl w:val="0"/>
          <w:numId w:val="16"/>
        </w:numPr>
        <w:spacing w:line="276" w:lineRule="auto"/>
        <w:rPr>
          <w:rFonts w:cs="Times New Roman"/>
        </w:rPr>
      </w:pPr>
      <w:r w:rsidRPr="005B1A00">
        <w:rPr>
          <w:rFonts w:cs="Times New Roman"/>
        </w:rPr>
        <w:t>F(x)=x</w:t>
      </w:r>
    </w:p>
    <w:p w14:paraId="03CD2BA2" w14:textId="3CC79AB4" w:rsidR="00401321" w:rsidRPr="005B1A00" w:rsidRDefault="00116A5B" w:rsidP="000138B6">
      <w:pPr>
        <w:pStyle w:val="ListParagraph"/>
        <w:numPr>
          <w:ilvl w:val="0"/>
          <w:numId w:val="16"/>
        </w:numPr>
        <w:spacing w:line="276" w:lineRule="auto"/>
        <w:rPr>
          <w:rFonts w:cs="Times New Roman"/>
        </w:rPr>
      </w:pPr>
      <w:r w:rsidRPr="005B1A00">
        <w:rPr>
          <w:rFonts w:cs="Times New Roman"/>
        </w:rPr>
        <w:t>F(n)=n</w:t>
      </w:r>
      <w:r w:rsidR="00421C91" w:rsidRPr="005B1A00">
        <w:rPr>
          <w:rFonts w:cs="Times New Roman"/>
        </w:rPr>
        <w:t xml:space="preserve">   </w:t>
      </w:r>
    </w:p>
    <w:p w14:paraId="1B7AD37E" w14:textId="133A97C1" w:rsidR="001E5DC4" w:rsidRPr="005B1A00" w:rsidRDefault="00421C91" w:rsidP="000138B6">
      <w:pPr>
        <w:pStyle w:val="ListParagraph"/>
        <w:numPr>
          <w:ilvl w:val="0"/>
          <w:numId w:val="17"/>
        </w:numPr>
        <w:spacing w:line="276" w:lineRule="auto"/>
        <w:rPr>
          <w:rFonts w:cs="Times New Roman"/>
        </w:rPr>
      </w:pPr>
      <w:r w:rsidRPr="005B1A00">
        <w:rPr>
          <w:rFonts w:cs="Times New Roman"/>
        </w:rPr>
        <w:t>[O</w:t>
      </w:r>
      <w:r w:rsidR="008B1B76" w:rsidRPr="005B1A00">
        <w:rPr>
          <w:rFonts w:cs="Times New Roman"/>
        </w:rPr>
        <w:t xml:space="preserve">(n)] </w:t>
      </w:r>
      <w:r w:rsidR="007267C3" w:rsidRPr="005B1A00">
        <w:rPr>
          <w:rFonts w:cs="Times New Roman"/>
        </w:rPr>
        <w:t>-</w:t>
      </w:r>
      <w:r w:rsidR="00167F14" w:rsidRPr="005B1A00">
        <w:rPr>
          <w:rFonts w:cs="Times New Roman"/>
        </w:rPr>
        <w:t>Big of n OR Big O</w:t>
      </w:r>
      <w:r w:rsidR="007267C3" w:rsidRPr="005B1A00">
        <w:rPr>
          <w:rFonts w:cs="Times New Roman"/>
        </w:rPr>
        <w:t xml:space="preserve"> of n</w:t>
      </w:r>
    </w:p>
    <w:p w14:paraId="6D30CF24" w14:textId="5B21A2FF" w:rsidR="00116A5B" w:rsidRPr="005B1A00" w:rsidRDefault="00140837" w:rsidP="000138B6">
      <w:pPr>
        <w:pStyle w:val="ListParagraph"/>
        <w:numPr>
          <w:ilvl w:val="0"/>
          <w:numId w:val="17"/>
        </w:numPr>
        <w:spacing w:line="276" w:lineRule="auto"/>
        <w:rPr>
          <w:rFonts w:cs="Times New Roman"/>
        </w:rPr>
      </w:pPr>
      <w:r w:rsidRPr="005B1A00">
        <w:rPr>
          <w:rFonts w:cs="Times New Roman"/>
        </w:rPr>
        <w:t xml:space="preserve">f(n)=5 </w:t>
      </w:r>
      <w:r w:rsidR="007267C3" w:rsidRPr="005B1A00">
        <w:rPr>
          <w:rFonts w:cs="Times New Roman"/>
        </w:rPr>
        <w:t>-</w:t>
      </w:r>
      <w:proofErr w:type="gramStart"/>
      <w:r w:rsidRPr="005B1A00">
        <w:rPr>
          <w:rFonts w:cs="Times New Roman"/>
        </w:rPr>
        <w:t>O(</w:t>
      </w:r>
      <w:proofErr w:type="gramEnd"/>
      <w:r w:rsidRPr="005B1A00">
        <w:rPr>
          <w:rFonts w:cs="Times New Roman"/>
        </w:rPr>
        <w:t>5)</w:t>
      </w:r>
    </w:p>
    <w:p w14:paraId="313B7A14" w14:textId="5FD9A82F" w:rsidR="005C0DC9" w:rsidRPr="005B1A00" w:rsidRDefault="005C0DC9" w:rsidP="00BD2FD4">
      <w:pPr>
        <w:spacing w:line="276" w:lineRule="auto"/>
        <w:ind w:left="360"/>
        <w:rPr>
          <w:rFonts w:cs="Times New Roman"/>
          <w:b/>
          <w:bCs/>
        </w:rPr>
      </w:pPr>
      <w:r w:rsidRPr="005B1A00">
        <w:rPr>
          <w:rFonts w:cs="Times New Roman"/>
          <w:b/>
          <w:bCs/>
        </w:rPr>
        <w:t>Example 1: Linear search in array.</w:t>
      </w:r>
    </w:p>
    <w:p w14:paraId="11E1E7B9" w14:textId="239FEE0B" w:rsidR="00D65453" w:rsidRPr="005B1A00" w:rsidRDefault="00993425" w:rsidP="00BD2FD4">
      <w:pPr>
        <w:spacing w:line="276" w:lineRule="auto"/>
        <w:ind w:left="360"/>
        <w:rPr>
          <w:rFonts w:cs="Times New Roman"/>
        </w:rPr>
      </w:pPr>
      <w:r w:rsidRPr="005B1A00">
        <w:rPr>
          <w:rFonts w:cs="Times New Roman"/>
        </w:rPr>
        <w:t xml:space="preserve">Int </w:t>
      </w:r>
      <w:proofErr w:type="spellStart"/>
      <w:proofErr w:type="gramStart"/>
      <w:r w:rsidRPr="005B1A00">
        <w:rPr>
          <w:rFonts w:cs="Times New Roman"/>
        </w:rPr>
        <w:t>arr</w:t>
      </w:r>
      <w:proofErr w:type="spellEnd"/>
      <w:r w:rsidRPr="005B1A00">
        <w:rPr>
          <w:rFonts w:cs="Times New Roman"/>
        </w:rPr>
        <w:t>[</w:t>
      </w:r>
      <w:proofErr w:type="gramEnd"/>
      <w:r w:rsidRPr="005B1A00">
        <w:rPr>
          <w:rFonts w:cs="Times New Roman"/>
        </w:rPr>
        <w:t>];</w:t>
      </w:r>
    </w:p>
    <w:tbl>
      <w:tblPr>
        <w:tblStyle w:val="TableGrid"/>
        <w:tblW w:w="0" w:type="auto"/>
        <w:tblInd w:w="1309" w:type="dxa"/>
        <w:tblLook w:val="04A0" w:firstRow="1" w:lastRow="0" w:firstColumn="1" w:lastColumn="0" w:noHBand="0" w:noVBand="1"/>
      </w:tblPr>
      <w:tblGrid>
        <w:gridCol w:w="782"/>
        <w:gridCol w:w="782"/>
        <w:gridCol w:w="782"/>
        <w:gridCol w:w="782"/>
        <w:gridCol w:w="783"/>
        <w:gridCol w:w="783"/>
        <w:gridCol w:w="783"/>
        <w:gridCol w:w="783"/>
        <w:gridCol w:w="783"/>
        <w:gridCol w:w="783"/>
      </w:tblGrid>
      <w:tr w:rsidR="005C0DC9" w:rsidRPr="005B1A00" w14:paraId="37DC36BF" w14:textId="77777777" w:rsidTr="00E71200">
        <w:trPr>
          <w:trHeight w:val="354"/>
        </w:trPr>
        <w:tc>
          <w:tcPr>
            <w:tcW w:w="782" w:type="dxa"/>
          </w:tcPr>
          <w:p w14:paraId="51C72915" w14:textId="77777777" w:rsidR="005C0DC9" w:rsidRPr="005B1A00" w:rsidRDefault="005C0DC9" w:rsidP="000138B6">
            <w:pPr>
              <w:spacing w:line="276" w:lineRule="auto"/>
              <w:rPr>
                <w:rFonts w:cs="Times New Roman"/>
                <w:sz w:val="24"/>
                <w:szCs w:val="24"/>
              </w:rPr>
            </w:pPr>
          </w:p>
        </w:tc>
        <w:tc>
          <w:tcPr>
            <w:tcW w:w="782" w:type="dxa"/>
          </w:tcPr>
          <w:p w14:paraId="607FDFF8" w14:textId="77777777" w:rsidR="005C0DC9" w:rsidRPr="005B1A00" w:rsidRDefault="005C0DC9" w:rsidP="000138B6">
            <w:pPr>
              <w:spacing w:line="276" w:lineRule="auto"/>
              <w:rPr>
                <w:rFonts w:cs="Times New Roman"/>
                <w:sz w:val="24"/>
                <w:szCs w:val="24"/>
              </w:rPr>
            </w:pPr>
          </w:p>
        </w:tc>
        <w:tc>
          <w:tcPr>
            <w:tcW w:w="782" w:type="dxa"/>
          </w:tcPr>
          <w:p w14:paraId="24C02907" w14:textId="77777777" w:rsidR="005C0DC9" w:rsidRPr="005B1A00" w:rsidRDefault="005C0DC9" w:rsidP="000138B6">
            <w:pPr>
              <w:spacing w:line="276" w:lineRule="auto"/>
              <w:rPr>
                <w:rFonts w:cs="Times New Roman"/>
                <w:sz w:val="24"/>
                <w:szCs w:val="24"/>
              </w:rPr>
            </w:pPr>
          </w:p>
        </w:tc>
        <w:tc>
          <w:tcPr>
            <w:tcW w:w="782" w:type="dxa"/>
          </w:tcPr>
          <w:p w14:paraId="7AF2B5A6" w14:textId="77777777" w:rsidR="005C0DC9" w:rsidRPr="005B1A00" w:rsidRDefault="005C0DC9" w:rsidP="000138B6">
            <w:pPr>
              <w:spacing w:line="276" w:lineRule="auto"/>
              <w:rPr>
                <w:rFonts w:cs="Times New Roman"/>
                <w:sz w:val="24"/>
                <w:szCs w:val="24"/>
              </w:rPr>
            </w:pPr>
          </w:p>
        </w:tc>
        <w:tc>
          <w:tcPr>
            <w:tcW w:w="783" w:type="dxa"/>
          </w:tcPr>
          <w:p w14:paraId="4C2FA5C7" w14:textId="77777777" w:rsidR="005C0DC9" w:rsidRPr="005B1A00" w:rsidRDefault="005C0DC9" w:rsidP="000138B6">
            <w:pPr>
              <w:spacing w:line="276" w:lineRule="auto"/>
              <w:rPr>
                <w:rFonts w:cs="Times New Roman"/>
                <w:sz w:val="24"/>
                <w:szCs w:val="24"/>
              </w:rPr>
            </w:pPr>
          </w:p>
        </w:tc>
        <w:tc>
          <w:tcPr>
            <w:tcW w:w="783" w:type="dxa"/>
          </w:tcPr>
          <w:p w14:paraId="5AF7A287" w14:textId="77777777" w:rsidR="005C0DC9" w:rsidRPr="005B1A00" w:rsidRDefault="005C0DC9" w:rsidP="000138B6">
            <w:pPr>
              <w:spacing w:line="276" w:lineRule="auto"/>
              <w:rPr>
                <w:rFonts w:cs="Times New Roman"/>
                <w:sz w:val="24"/>
                <w:szCs w:val="24"/>
              </w:rPr>
            </w:pPr>
          </w:p>
        </w:tc>
        <w:tc>
          <w:tcPr>
            <w:tcW w:w="783" w:type="dxa"/>
          </w:tcPr>
          <w:p w14:paraId="6922E9B6" w14:textId="77777777" w:rsidR="005C0DC9" w:rsidRPr="005B1A00" w:rsidRDefault="005C0DC9" w:rsidP="000138B6">
            <w:pPr>
              <w:spacing w:line="276" w:lineRule="auto"/>
              <w:rPr>
                <w:rFonts w:cs="Times New Roman"/>
                <w:sz w:val="24"/>
                <w:szCs w:val="24"/>
              </w:rPr>
            </w:pPr>
          </w:p>
        </w:tc>
        <w:tc>
          <w:tcPr>
            <w:tcW w:w="783" w:type="dxa"/>
          </w:tcPr>
          <w:p w14:paraId="7B6CCEB2" w14:textId="77777777" w:rsidR="005C0DC9" w:rsidRPr="005B1A00" w:rsidRDefault="005C0DC9" w:rsidP="000138B6">
            <w:pPr>
              <w:spacing w:line="276" w:lineRule="auto"/>
              <w:rPr>
                <w:rFonts w:cs="Times New Roman"/>
                <w:sz w:val="24"/>
                <w:szCs w:val="24"/>
              </w:rPr>
            </w:pPr>
          </w:p>
        </w:tc>
        <w:tc>
          <w:tcPr>
            <w:tcW w:w="783" w:type="dxa"/>
          </w:tcPr>
          <w:p w14:paraId="18426BDE" w14:textId="77777777" w:rsidR="005C0DC9" w:rsidRPr="005B1A00" w:rsidRDefault="005C0DC9" w:rsidP="000138B6">
            <w:pPr>
              <w:spacing w:line="276" w:lineRule="auto"/>
              <w:rPr>
                <w:rFonts w:cs="Times New Roman"/>
                <w:sz w:val="24"/>
                <w:szCs w:val="24"/>
              </w:rPr>
            </w:pPr>
          </w:p>
        </w:tc>
        <w:tc>
          <w:tcPr>
            <w:tcW w:w="783" w:type="dxa"/>
          </w:tcPr>
          <w:p w14:paraId="4730D806" w14:textId="77777777" w:rsidR="005C0DC9" w:rsidRPr="005B1A00" w:rsidRDefault="005C0DC9" w:rsidP="000138B6">
            <w:pPr>
              <w:spacing w:line="276" w:lineRule="auto"/>
              <w:rPr>
                <w:rFonts w:cs="Times New Roman"/>
                <w:sz w:val="24"/>
                <w:szCs w:val="24"/>
              </w:rPr>
            </w:pPr>
          </w:p>
        </w:tc>
      </w:tr>
    </w:tbl>
    <w:p w14:paraId="0E90D659" w14:textId="11CB8035" w:rsidR="005C0DC9" w:rsidRPr="005B1A00" w:rsidRDefault="000138B6" w:rsidP="000138B6">
      <w:pPr>
        <w:spacing w:line="276" w:lineRule="auto"/>
        <w:rPr>
          <w:rFonts w:cs="Times New Roman"/>
          <w:sz w:val="24"/>
          <w:szCs w:val="24"/>
        </w:rPr>
      </w:pPr>
      <w:r w:rsidRPr="005B1A00">
        <w:rPr>
          <w:rFonts w:cs="Times New Roman"/>
          <w:noProof/>
          <w:sz w:val="24"/>
          <w:szCs w:val="24"/>
        </w:rPr>
        <mc:AlternateContent>
          <mc:Choice Requires="wps">
            <w:drawing>
              <wp:anchor distT="0" distB="0" distL="114300" distR="114300" simplePos="0" relativeHeight="251658260" behindDoc="0" locked="0" layoutInCell="1" allowOverlap="1" wp14:anchorId="2B21B770" wp14:editId="1E7645AF">
                <wp:simplePos x="0" y="0"/>
                <wp:positionH relativeFrom="column">
                  <wp:posOffset>61302</wp:posOffset>
                </wp:positionH>
                <wp:positionV relativeFrom="paragraph">
                  <wp:posOffset>4387606</wp:posOffset>
                </wp:positionV>
                <wp:extent cx="3996267" cy="22578"/>
                <wp:effectExtent l="0" t="57150" r="42545" b="92075"/>
                <wp:wrapNone/>
                <wp:docPr id="958519121" name="Straight Arrow Connector 38"/>
                <wp:cNvGraphicFramePr/>
                <a:graphic xmlns:a="http://schemas.openxmlformats.org/drawingml/2006/main">
                  <a:graphicData uri="http://schemas.microsoft.com/office/word/2010/wordprocessingShape">
                    <wps:wsp>
                      <wps:cNvCnPr/>
                      <wps:spPr>
                        <a:xfrm>
                          <a:off x="0" y="0"/>
                          <a:ext cx="3996267" cy="22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620987" id="_x0000_t32" coordsize="21600,21600" o:spt="32" o:oned="t" path="m,l21600,21600e" filled="f">
                <v:path arrowok="t" fillok="f" o:connecttype="none"/>
                <o:lock v:ext="edit" shapetype="t"/>
              </v:shapetype>
              <v:shape id="Straight Arrow Connector 38" o:spid="_x0000_s1026" type="#_x0000_t32" style="position:absolute;margin-left:4.85pt;margin-top:345.5pt;width:314.65pt;height:1.8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" strokecolor="black [3200]" strokeweight=".5pt">
                <v:stroke endarrow="block" joinstyle="miter"/>
              </v:shape>
            </w:pict>
          </mc:Fallback>
        </mc:AlternateContent>
      </w:r>
      <w:r w:rsidRPr="005B1A00">
        <w:rPr>
          <w:rFonts w:cs="Times New Roman"/>
          <w:noProof/>
          <w:sz w:val="24"/>
          <w:szCs w:val="24"/>
        </w:rPr>
        <mc:AlternateContent>
          <mc:Choice Requires="wps">
            <w:drawing>
              <wp:anchor distT="0" distB="0" distL="114300" distR="114300" simplePos="0" relativeHeight="251658240" behindDoc="0" locked="0" layoutInCell="1" allowOverlap="1" wp14:anchorId="0ED60356" wp14:editId="0593227C">
                <wp:simplePos x="0" y="0"/>
                <wp:positionH relativeFrom="column">
                  <wp:posOffset>4360545</wp:posOffset>
                </wp:positionH>
                <wp:positionV relativeFrom="paragraph">
                  <wp:posOffset>4265979</wp:posOffset>
                </wp:positionV>
                <wp:extent cx="2095837" cy="299405"/>
                <wp:effectExtent l="0" t="0" r="19050" b="24765"/>
                <wp:wrapNone/>
                <wp:docPr id="344192342" name="Rectangle 6"/>
                <wp:cNvGraphicFramePr/>
                <a:graphic xmlns:a="http://schemas.openxmlformats.org/drawingml/2006/main">
                  <a:graphicData uri="http://schemas.microsoft.com/office/word/2010/wordprocessingShape">
                    <wps:wsp>
                      <wps:cNvSpPr/>
                      <wps:spPr>
                        <a:xfrm>
                          <a:off x="0" y="0"/>
                          <a:ext cx="2095837" cy="29940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B273A0" w14:textId="73E64C2E" w:rsidR="00253766" w:rsidRPr="00873CD3" w:rsidRDefault="00873CD3" w:rsidP="00253766">
                            <w:pPr>
                              <w:jc w:val="center"/>
                              <w:rPr>
                                <w:sz w:val="24"/>
                                <w:szCs w:val="24"/>
                                <w:lang w:val="en-GB"/>
                              </w:rPr>
                            </w:pPr>
                            <w:r w:rsidRPr="00873CD3">
                              <w:rPr>
                                <w:sz w:val="24"/>
                                <w:szCs w:val="24"/>
                                <w:lang w:val="en-GB"/>
                              </w:rPr>
                              <w:t>X- number of input 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60356" id="Rectangle 6" o:spid="_x0000_s1026" style="position:absolute;margin-left:343.35pt;margin-top:335.9pt;width:165.05pt;height:2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" fillcolor="#4472c4 [3204]" strokecolor="#09101d [484]" strokeweight="1pt">
                <v:textbox>
                  <w:txbxContent>
                    <w:p w14:paraId="41B273A0" w14:textId="73E64C2E" w:rsidR="00253766" w:rsidRPr="00873CD3" w:rsidRDefault="00873CD3" w:rsidP="00253766">
                      <w:pPr>
                        <w:jc w:val="center"/>
                        <w:rPr>
                          <w:sz w:val="24"/>
                          <w:szCs w:val="24"/>
                          <w:lang w:val="en-GB"/>
                        </w:rPr>
                      </w:pPr>
                      <w:r w:rsidRPr="00873CD3">
                        <w:rPr>
                          <w:sz w:val="24"/>
                          <w:szCs w:val="24"/>
                          <w:lang w:val="en-GB"/>
                        </w:rPr>
                        <w:t>X- number of input valve</w:t>
                      </w:r>
                    </w:p>
                  </w:txbxContent>
                </v:textbox>
              </v:rect>
            </w:pict>
          </mc:Fallback>
        </mc:AlternateContent>
      </w:r>
      <w:r w:rsidR="005C0DC9" w:rsidRPr="005B1A00">
        <w:rPr>
          <w:rFonts w:cs="Times New Roman"/>
          <w:noProof/>
          <w:sz w:val="24"/>
          <w:szCs w:val="24"/>
        </w:rPr>
        <mc:AlternateContent>
          <mc:Choice Requires="wps">
            <w:drawing>
              <wp:anchor distT="0" distB="0" distL="114300" distR="114300" simplePos="0" relativeHeight="251658245" behindDoc="0" locked="0" layoutInCell="1" allowOverlap="1" wp14:anchorId="592631A8" wp14:editId="2A1C41E4">
                <wp:simplePos x="0" y="0"/>
                <wp:positionH relativeFrom="margin">
                  <wp:posOffset>1581346</wp:posOffset>
                </wp:positionH>
                <wp:positionV relativeFrom="paragraph">
                  <wp:posOffset>159776</wp:posOffset>
                </wp:positionV>
                <wp:extent cx="3301045" cy="1369915"/>
                <wp:effectExtent l="0" t="0" r="13970" b="20955"/>
                <wp:wrapNone/>
                <wp:docPr id="1829217566" name="Rectangle 14"/>
                <wp:cNvGraphicFramePr/>
                <a:graphic xmlns:a="http://schemas.openxmlformats.org/drawingml/2006/main">
                  <a:graphicData uri="http://schemas.microsoft.com/office/word/2010/wordprocessingShape">
                    <wps:wsp>
                      <wps:cNvSpPr/>
                      <wps:spPr>
                        <a:xfrm>
                          <a:off x="0" y="0"/>
                          <a:ext cx="3301045" cy="13699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82BD85C" w14:textId="77777777" w:rsidR="005C0DC9" w:rsidRPr="000138B6" w:rsidRDefault="005C0DC9" w:rsidP="002952FE">
                            <w:pPr>
                              <w:spacing w:line="240" w:lineRule="auto"/>
                              <w:rPr>
                                <w:sz w:val="16"/>
                                <w:szCs w:val="16"/>
                                <w:lang w:val="en-GB"/>
                              </w:rPr>
                            </w:pPr>
                            <w:proofErr w:type="gramStart"/>
                            <w:r w:rsidRPr="000138B6">
                              <w:rPr>
                                <w:sz w:val="16"/>
                                <w:szCs w:val="16"/>
                                <w:lang w:val="en-GB"/>
                              </w:rPr>
                              <w:t>For(</w:t>
                            </w:r>
                            <w:proofErr w:type="spellStart"/>
                            <w:proofErr w:type="gramEnd"/>
                            <w:r w:rsidRPr="000138B6">
                              <w:rPr>
                                <w:sz w:val="16"/>
                                <w:szCs w:val="16"/>
                                <w:lang w:val="en-GB"/>
                              </w:rPr>
                              <w:t>i</w:t>
                            </w:r>
                            <w:proofErr w:type="spellEnd"/>
                            <w:r w:rsidRPr="000138B6">
                              <w:rPr>
                                <w:sz w:val="16"/>
                                <w:szCs w:val="16"/>
                                <w:lang w:val="en-GB"/>
                              </w:rPr>
                              <w:t xml:space="preserve">=0; </w:t>
                            </w:r>
                            <w:proofErr w:type="spellStart"/>
                            <w:r w:rsidRPr="000138B6">
                              <w:rPr>
                                <w:sz w:val="16"/>
                                <w:szCs w:val="16"/>
                                <w:lang w:val="en-GB"/>
                              </w:rPr>
                              <w:t>i</w:t>
                            </w:r>
                            <w:proofErr w:type="spellEnd"/>
                            <w:r w:rsidRPr="000138B6">
                              <w:rPr>
                                <w:sz w:val="16"/>
                                <w:szCs w:val="16"/>
                                <w:lang w:val="en-GB"/>
                              </w:rPr>
                              <w:t xml:space="preserve">&lt;n; </w:t>
                            </w:r>
                            <w:proofErr w:type="spellStart"/>
                            <w:r w:rsidRPr="000138B6">
                              <w:rPr>
                                <w:sz w:val="16"/>
                                <w:szCs w:val="16"/>
                                <w:lang w:val="en-GB"/>
                              </w:rPr>
                              <w:t>i</w:t>
                            </w:r>
                            <w:proofErr w:type="spellEnd"/>
                            <w:r w:rsidRPr="000138B6">
                              <w:rPr>
                                <w:sz w:val="16"/>
                                <w:szCs w:val="16"/>
                                <w:lang w:val="en-GB"/>
                              </w:rPr>
                              <w:t>++){</w:t>
                            </w:r>
                          </w:p>
                          <w:p w14:paraId="751822C0" w14:textId="77777777" w:rsidR="005C0DC9" w:rsidRPr="000138B6" w:rsidRDefault="005C0DC9" w:rsidP="002952FE">
                            <w:pPr>
                              <w:spacing w:line="240" w:lineRule="auto"/>
                              <w:rPr>
                                <w:sz w:val="16"/>
                                <w:szCs w:val="16"/>
                                <w:lang w:val="en-GB"/>
                              </w:rPr>
                            </w:pPr>
                            <w:r w:rsidRPr="000138B6">
                              <w:rPr>
                                <w:sz w:val="16"/>
                                <w:szCs w:val="16"/>
                                <w:lang w:val="en-GB"/>
                              </w:rPr>
                              <w:t>If(</w:t>
                            </w:r>
                            <w:proofErr w:type="spellStart"/>
                            <w:r w:rsidRPr="000138B6">
                              <w:rPr>
                                <w:sz w:val="16"/>
                                <w:szCs w:val="16"/>
                                <w:lang w:val="en-GB"/>
                              </w:rPr>
                              <w:t>arr</w:t>
                            </w:r>
                            <w:proofErr w:type="spellEnd"/>
                            <w:r w:rsidRPr="000138B6">
                              <w:rPr>
                                <w:sz w:val="16"/>
                                <w:szCs w:val="16"/>
                                <w:lang w:val="en-GB"/>
                              </w:rPr>
                              <w:t>[</w:t>
                            </w:r>
                            <w:proofErr w:type="spellStart"/>
                            <w:r w:rsidRPr="000138B6">
                              <w:rPr>
                                <w:sz w:val="16"/>
                                <w:szCs w:val="16"/>
                                <w:lang w:val="en-GB"/>
                              </w:rPr>
                              <w:t>i</w:t>
                            </w:r>
                            <w:proofErr w:type="spellEnd"/>
                            <w:r w:rsidRPr="000138B6">
                              <w:rPr>
                                <w:sz w:val="16"/>
                                <w:szCs w:val="16"/>
                                <w:lang w:val="en-GB"/>
                              </w:rPr>
                              <w:t>]==target);</w:t>
                            </w:r>
                          </w:p>
                          <w:p w14:paraId="39FA1E14" w14:textId="77777777" w:rsidR="005C0DC9" w:rsidRPr="000138B6" w:rsidRDefault="005C0DC9" w:rsidP="002952FE">
                            <w:pPr>
                              <w:spacing w:line="240" w:lineRule="auto"/>
                              <w:ind w:firstLine="720"/>
                              <w:rPr>
                                <w:sz w:val="16"/>
                                <w:szCs w:val="16"/>
                                <w:lang w:val="en-GB"/>
                              </w:rPr>
                            </w:pPr>
                            <w:r w:rsidRPr="000138B6">
                              <w:rPr>
                                <w:sz w:val="16"/>
                                <w:szCs w:val="16"/>
                                <w:lang w:val="en-GB"/>
                              </w:rPr>
                              <w:t xml:space="preserve">Return </w:t>
                            </w:r>
                            <w:proofErr w:type="spellStart"/>
                            <w:r w:rsidRPr="000138B6">
                              <w:rPr>
                                <w:sz w:val="16"/>
                                <w:szCs w:val="16"/>
                                <w:lang w:val="en-GB"/>
                              </w:rPr>
                              <w:t>i</w:t>
                            </w:r>
                            <w:proofErr w:type="spellEnd"/>
                            <w:r w:rsidRPr="000138B6">
                              <w:rPr>
                                <w:sz w:val="16"/>
                                <w:szCs w:val="16"/>
                                <w:lang w:val="en-GB"/>
                              </w:rPr>
                              <w:t>;</w:t>
                            </w:r>
                          </w:p>
                          <w:p w14:paraId="4B60C8B2" w14:textId="77777777" w:rsidR="005C0DC9" w:rsidRPr="000138B6" w:rsidRDefault="005C0DC9" w:rsidP="002952FE">
                            <w:pPr>
                              <w:spacing w:line="240" w:lineRule="auto"/>
                              <w:rPr>
                                <w:sz w:val="16"/>
                                <w:szCs w:val="16"/>
                                <w:lang w:val="en-GB"/>
                              </w:rPr>
                            </w:pPr>
                            <w:r w:rsidRPr="000138B6">
                              <w:rPr>
                                <w:sz w:val="16"/>
                                <w:szCs w:val="16"/>
                                <w:lang w:val="en-GB"/>
                              </w:rPr>
                              <w:t>}</w:t>
                            </w:r>
                          </w:p>
                          <w:p w14:paraId="5B002FED" w14:textId="77777777" w:rsidR="005C0DC9" w:rsidRPr="000138B6" w:rsidRDefault="005C0DC9" w:rsidP="002952FE">
                            <w:pPr>
                              <w:spacing w:line="240" w:lineRule="auto"/>
                              <w:rPr>
                                <w:sz w:val="16"/>
                                <w:szCs w:val="16"/>
                                <w:lang w:val="en-GB"/>
                              </w:rPr>
                            </w:pPr>
                            <w:r w:rsidRPr="000138B6">
                              <w:rPr>
                                <w:sz w:val="16"/>
                                <w:szCs w:val="16"/>
                                <w:lang w:val="en-GB"/>
                              </w:rPr>
                              <w:t>Return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631A8" id="Rectangle 14" o:spid="_x0000_s1027" style="position:absolute;margin-left:124.5pt;margin-top:12.6pt;width:259.9pt;height:107.8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" filled="f" strokecolor="black [3200]">
                <v:stroke joinstyle="round"/>
                <v:textbox>
                  <w:txbxContent>
                    <w:p w14:paraId="682BD85C" w14:textId="77777777" w:rsidR="005C0DC9" w:rsidRPr="000138B6" w:rsidRDefault="005C0DC9" w:rsidP="002952FE">
                      <w:pPr>
                        <w:spacing w:line="240" w:lineRule="auto"/>
                        <w:rPr>
                          <w:sz w:val="16"/>
                          <w:szCs w:val="16"/>
                          <w:lang w:val="en-GB"/>
                        </w:rPr>
                      </w:pPr>
                      <w:proofErr w:type="gramStart"/>
                      <w:r w:rsidRPr="000138B6">
                        <w:rPr>
                          <w:sz w:val="16"/>
                          <w:szCs w:val="16"/>
                          <w:lang w:val="en-GB"/>
                        </w:rPr>
                        <w:t>For(</w:t>
                      </w:r>
                      <w:proofErr w:type="spellStart"/>
                      <w:proofErr w:type="gramEnd"/>
                      <w:r w:rsidRPr="000138B6">
                        <w:rPr>
                          <w:sz w:val="16"/>
                          <w:szCs w:val="16"/>
                          <w:lang w:val="en-GB"/>
                        </w:rPr>
                        <w:t>i</w:t>
                      </w:r>
                      <w:proofErr w:type="spellEnd"/>
                      <w:r w:rsidRPr="000138B6">
                        <w:rPr>
                          <w:sz w:val="16"/>
                          <w:szCs w:val="16"/>
                          <w:lang w:val="en-GB"/>
                        </w:rPr>
                        <w:t xml:space="preserve">=0; </w:t>
                      </w:r>
                      <w:proofErr w:type="spellStart"/>
                      <w:r w:rsidRPr="000138B6">
                        <w:rPr>
                          <w:sz w:val="16"/>
                          <w:szCs w:val="16"/>
                          <w:lang w:val="en-GB"/>
                        </w:rPr>
                        <w:t>i</w:t>
                      </w:r>
                      <w:proofErr w:type="spellEnd"/>
                      <w:r w:rsidRPr="000138B6">
                        <w:rPr>
                          <w:sz w:val="16"/>
                          <w:szCs w:val="16"/>
                          <w:lang w:val="en-GB"/>
                        </w:rPr>
                        <w:t xml:space="preserve">&lt;n; </w:t>
                      </w:r>
                      <w:proofErr w:type="spellStart"/>
                      <w:r w:rsidRPr="000138B6">
                        <w:rPr>
                          <w:sz w:val="16"/>
                          <w:szCs w:val="16"/>
                          <w:lang w:val="en-GB"/>
                        </w:rPr>
                        <w:t>i</w:t>
                      </w:r>
                      <w:proofErr w:type="spellEnd"/>
                      <w:r w:rsidRPr="000138B6">
                        <w:rPr>
                          <w:sz w:val="16"/>
                          <w:szCs w:val="16"/>
                          <w:lang w:val="en-GB"/>
                        </w:rPr>
                        <w:t>++){</w:t>
                      </w:r>
                    </w:p>
                    <w:p w14:paraId="751822C0" w14:textId="77777777" w:rsidR="005C0DC9" w:rsidRPr="000138B6" w:rsidRDefault="005C0DC9" w:rsidP="002952FE">
                      <w:pPr>
                        <w:spacing w:line="240" w:lineRule="auto"/>
                        <w:rPr>
                          <w:sz w:val="16"/>
                          <w:szCs w:val="16"/>
                          <w:lang w:val="en-GB"/>
                        </w:rPr>
                      </w:pPr>
                      <w:r w:rsidRPr="000138B6">
                        <w:rPr>
                          <w:sz w:val="16"/>
                          <w:szCs w:val="16"/>
                          <w:lang w:val="en-GB"/>
                        </w:rPr>
                        <w:t>If(</w:t>
                      </w:r>
                      <w:proofErr w:type="spellStart"/>
                      <w:r w:rsidRPr="000138B6">
                        <w:rPr>
                          <w:sz w:val="16"/>
                          <w:szCs w:val="16"/>
                          <w:lang w:val="en-GB"/>
                        </w:rPr>
                        <w:t>arr</w:t>
                      </w:r>
                      <w:proofErr w:type="spellEnd"/>
                      <w:r w:rsidRPr="000138B6">
                        <w:rPr>
                          <w:sz w:val="16"/>
                          <w:szCs w:val="16"/>
                          <w:lang w:val="en-GB"/>
                        </w:rPr>
                        <w:t>[</w:t>
                      </w:r>
                      <w:proofErr w:type="spellStart"/>
                      <w:r w:rsidRPr="000138B6">
                        <w:rPr>
                          <w:sz w:val="16"/>
                          <w:szCs w:val="16"/>
                          <w:lang w:val="en-GB"/>
                        </w:rPr>
                        <w:t>i</w:t>
                      </w:r>
                      <w:proofErr w:type="spellEnd"/>
                      <w:r w:rsidRPr="000138B6">
                        <w:rPr>
                          <w:sz w:val="16"/>
                          <w:szCs w:val="16"/>
                          <w:lang w:val="en-GB"/>
                        </w:rPr>
                        <w:t>]==target);</w:t>
                      </w:r>
                    </w:p>
                    <w:p w14:paraId="39FA1E14" w14:textId="77777777" w:rsidR="005C0DC9" w:rsidRPr="000138B6" w:rsidRDefault="005C0DC9" w:rsidP="002952FE">
                      <w:pPr>
                        <w:spacing w:line="240" w:lineRule="auto"/>
                        <w:ind w:firstLine="720"/>
                        <w:rPr>
                          <w:sz w:val="16"/>
                          <w:szCs w:val="16"/>
                          <w:lang w:val="en-GB"/>
                        </w:rPr>
                      </w:pPr>
                      <w:r w:rsidRPr="000138B6">
                        <w:rPr>
                          <w:sz w:val="16"/>
                          <w:szCs w:val="16"/>
                          <w:lang w:val="en-GB"/>
                        </w:rPr>
                        <w:t xml:space="preserve">Return </w:t>
                      </w:r>
                      <w:proofErr w:type="spellStart"/>
                      <w:r w:rsidRPr="000138B6">
                        <w:rPr>
                          <w:sz w:val="16"/>
                          <w:szCs w:val="16"/>
                          <w:lang w:val="en-GB"/>
                        </w:rPr>
                        <w:t>i</w:t>
                      </w:r>
                      <w:proofErr w:type="spellEnd"/>
                      <w:r w:rsidRPr="000138B6">
                        <w:rPr>
                          <w:sz w:val="16"/>
                          <w:szCs w:val="16"/>
                          <w:lang w:val="en-GB"/>
                        </w:rPr>
                        <w:t>;</w:t>
                      </w:r>
                    </w:p>
                    <w:p w14:paraId="4B60C8B2" w14:textId="77777777" w:rsidR="005C0DC9" w:rsidRPr="000138B6" w:rsidRDefault="005C0DC9" w:rsidP="002952FE">
                      <w:pPr>
                        <w:spacing w:line="240" w:lineRule="auto"/>
                        <w:rPr>
                          <w:sz w:val="16"/>
                          <w:szCs w:val="16"/>
                          <w:lang w:val="en-GB"/>
                        </w:rPr>
                      </w:pPr>
                      <w:r w:rsidRPr="000138B6">
                        <w:rPr>
                          <w:sz w:val="16"/>
                          <w:szCs w:val="16"/>
                          <w:lang w:val="en-GB"/>
                        </w:rPr>
                        <w:t>}</w:t>
                      </w:r>
                    </w:p>
                    <w:p w14:paraId="5B002FED" w14:textId="77777777" w:rsidR="005C0DC9" w:rsidRPr="000138B6" w:rsidRDefault="005C0DC9" w:rsidP="002952FE">
                      <w:pPr>
                        <w:spacing w:line="240" w:lineRule="auto"/>
                        <w:rPr>
                          <w:sz w:val="16"/>
                          <w:szCs w:val="16"/>
                          <w:lang w:val="en-GB"/>
                        </w:rPr>
                      </w:pPr>
                      <w:r w:rsidRPr="000138B6">
                        <w:rPr>
                          <w:sz w:val="16"/>
                          <w:szCs w:val="16"/>
                          <w:lang w:val="en-GB"/>
                        </w:rPr>
                        <w:t>Return False;</w:t>
                      </w:r>
                    </w:p>
                  </w:txbxContent>
                </v:textbox>
                <w10:wrap anchorx="margin"/>
              </v:rect>
            </w:pict>
          </mc:Fallback>
        </mc:AlternateContent>
      </w:r>
      <w:r w:rsidR="005C0DC9" w:rsidRPr="005B1A00">
        <w:rPr>
          <w:rFonts w:cs="Times New Roman"/>
          <w:noProof/>
          <w:sz w:val="24"/>
          <w:szCs w:val="24"/>
        </w:rPr>
        <mc:AlternateContent>
          <mc:Choice Requires="wps">
            <w:drawing>
              <wp:anchor distT="0" distB="0" distL="114300" distR="114300" simplePos="0" relativeHeight="251658244" behindDoc="0" locked="0" layoutInCell="1" allowOverlap="1" wp14:anchorId="6019C081" wp14:editId="56FB0C39">
                <wp:simplePos x="0" y="0"/>
                <wp:positionH relativeFrom="column">
                  <wp:posOffset>4058155</wp:posOffset>
                </wp:positionH>
                <wp:positionV relativeFrom="paragraph">
                  <wp:posOffset>117424</wp:posOffset>
                </wp:positionV>
                <wp:extent cx="1739787" cy="0"/>
                <wp:effectExtent l="38100" t="76200" r="13335" b="95250"/>
                <wp:wrapNone/>
                <wp:docPr id="167299877" name="Straight Arrow Connector 13"/>
                <wp:cNvGraphicFramePr/>
                <a:graphic xmlns:a="http://schemas.openxmlformats.org/drawingml/2006/main">
                  <a:graphicData uri="http://schemas.microsoft.com/office/word/2010/wordprocessingShape">
                    <wps:wsp>
                      <wps:cNvCnPr/>
                      <wps:spPr>
                        <a:xfrm>
                          <a:off x="0" y="0"/>
                          <a:ext cx="173978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0730D8" id="Straight Arrow Connector 13" o:spid="_x0000_s1026" type="#_x0000_t32" style="position:absolute;margin-left:319.55pt;margin-top:9.25pt;width:137pt;height:0;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" strokecolor="black [3200]" strokeweight=".5pt">
                <v:stroke startarrow="block" endarrow="block" joinstyle="miter"/>
              </v:shape>
            </w:pict>
          </mc:Fallback>
        </mc:AlternateContent>
      </w:r>
      <w:r w:rsidR="005C0DC9" w:rsidRPr="005B1A00">
        <w:rPr>
          <w:rFonts w:cs="Times New Roman"/>
          <w:noProof/>
          <w:sz w:val="24"/>
          <w:szCs w:val="24"/>
        </w:rPr>
        <mc:AlternateContent>
          <mc:Choice Requires="wps">
            <w:drawing>
              <wp:anchor distT="0" distB="0" distL="114300" distR="114300" simplePos="0" relativeHeight="251658243" behindDoc="0" locked="0" layoutInCell="1" allowOverlap="1" wp14:anchorId="7810CE1B" wp14:editId="37BFD520">
                <wp:simplePos x="0" y="0"/>
                <wp:positionH relativeFrom="column">
                  <wp:posOffset>918356</wp:posOffset>
                </wp:positionH>
                <wp:positionV relativeFrom="paragraph">
                  <wp:posOffset>125224</wp:posOffset>
                </wp:positionV>
                <wp:extent cx="1731695" cy="0"/>
                <wp:effectExtent l="38100" t="76200" r="20955" b="95250"/>
                <wp:wrapNone/>
                <wp:docPr id="66588493" name="Straight Arrow Connector 12"/>
                <wp:cNvGraphicFramePr/>
                <a:graphic xmlns:a="http://schemas.openxmlformats.org/drawingml/2006/main">
                  <a:graphicData uri="http://schemas.microsoft.com/office/word/2010/wordprocessingShape">
                    <wps:wsp>
                      <wps:cNvCnPr/>
                      <wps:spPr>
                        <a:xfrm>
                          <a:off x="0" y="0"/>
                          <a:ext cx="17316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2083C" id="Straight Arrow Connector 12" o:spid="_x0000_s1026" type="#_x0000_t32" style="position:absolute;margin-left:72.3pt;margin-top:9.85pt;width:136.35pt;height:0;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" strokecolor="black [3200]" strokeweight=".5pt">
                <v:stroke startarrow="block" endarrow="block" joinstyle="miter"/>
              </v:shape>
            </w:pict>
          </mc:Fallback>
        </mc:AlternateContent>
      </w:r>
      <w:r w:rsidR="005C0DC9" w:rsidRPr="005B1A00">
        <w:rPr>
          <w:rFonts w:cs="Times New Roman"/>
          <w:sz w:val="24"/>
          <w:szCs w:val="24"/>
        </w:rPr>
        <w:t xml:space="preserve">                                                                                </w:t>
      </w:r>
      <w:r w:rsidR="00E33265" w:rsidRPr="005B1A00">
        <w:rPr>
          <w:rFonts w:cs="Times New Roman"/>
          <w:sz w:val="24"/>
          <w:szCs w:val="24"/>
        </w:rPr>
        <w:t>N-number</w:t>
      </w:r>
      <w:r w:rsidR="005C0DC9" w:rsidRPr="005B1A00">
        <w:rPr>
          <w:rFonts w:cs="Times New Roman"/>
          <w:sz w:val="24"/>
          <w:szCs w:val="24"/>
        </w:rPr>
        <w:t xml:space="preserve"> of </w:t>
      </w:r>
      <w:proofErr w:type="gramStart"/>
      <w:r w:rsidR="005C0DC9" w:rsidRPr="005B1A00">
        <w:rPr>
          <w:rFonts w:cs="Times New Roman"/>
          <w:sz w:val="24"/>
          <w:szCs w:val="24"/>
        </w:rPr>
        <w:t>input</w:t>
      </w:r>
      <w:proofErr w:type="gramEnd"/>
      <w:r w:rsidR="005C0DC9" w:rsidRPr="005B1A00">
        <w:rPr>
          <w:rFonts w:cs="Times New Roman"/>
          <w:sz w:val="24"/>
          <w:szCs w:val="24"/>
        </w:rPr>
        <w:t xml:space="preserve">                                                                  </w:t>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CB5140" w:rsidRPr="005B1A00">
        <w:rPr>
          <w:rFonts w:cs="Times New Roman"/>
          <w:noProof/>
          <w:sz w:val="24"/>
          <w:szCs w:val="24"/>
        </w:rPr>
        <w:lastRenderedPageBreak/>
        <w:drawing>
          <wp:inline distT="0" distB="0" distL="0" distR="0" wp14:anchorId="7BB60AC5" wp14:editId="5C0ECEAA">
            <wp:extent cx="6497320" cy="2277604"/>
            <wp:effectExtent l="0" t="0" r="17780" b="8890"/>
            <wp:docPr id="4885404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5C0DC9" w:rsidRPr="005B1A00">
        <w:rPr>
          <w:rFonts w:cs="Times New Roman"/>
          <w:sz w:val="24"/>
          <w:szCs w:val="24"/>
        </w:rPr>
        <w:tab/>
      </w:r>
      <w:r w:rsidR="004D4518" w:rsidRPr="005B1A00">
        <w:rPr>
          <w:rFonts w:cs="Times New Roman"/>
          <w:sz w:val="24"/>
          <w:szCs w:val="24"/>
        </w:rPr>
        <w:tab/>
      </w:r>
      <w:r w:rsidR="005C0DC9" w:rsidRPr="005B1A00">
        <w:rPr>
          <w:rFonts w:cs="Times New Roman"/>
          <w:b/>
          <w:bCs/>
          <w:sz w:val="24"/>
          <w:szCs w:val="24"/>
        </w:rPr>
        <w:t>Here</w:t>
      </w:r>
      <w:r w:rsidR="005C0DC9" w:rsidRPr="005B1A00">
        <w:rPr>
          <w:rFonts w:cs="Times New Roman"/>
          <w:sz w:val="24"/>
          <w:szCs w:val="24"/>
        </w:rPr>
        <w:t xml:space="preserve"> n =number of input means if n=10 then </w:t>
      </w:r>
      <w:r w:rsidR="002002C6" w:rsidRPr="005B1A00">
        <w:rPr>
          <w:rFonts w:cs="Times New Roman"/>
          <w:sz w:val="24"/>
          <w:szCs w:val="24"/>
        </w:rPr>
        <w:t>the</w:t>
      </w:r>
      <w:r w:rsidR="00452252" w:rsidRPr="005B1A00">
        <w:rPr>
          <w:rFonts w:cs="Times New Roman"/>
          <w:sz w:val="24"/>
          <w:szCs w:val="24"/>
        </w:rPr>
        <w:t xml:space="preserve"> </w:t>
      </w:r>
      <w:r w:rsidR="005C0DC9" w:rsidRPr="005B1A00">
        <w:rPr>
          <w:rFonts w:cs="Times New Roman"/>
          <w:sz w:val="24"/>
          <w:szCs w:val="24"/>
        </w:rPr>
        <w:t xml:space="preserve">number of </w:t>
      </w:r>
      <w:r w:rsidR="00452252" w:rsidRPr="005B1A00">
        <w:rPr>
          <w:rFonts w:cs="Times New Roman"/>
          <w:sz w:val="24"/>
          <w:szCs w:val="24"/>
        </w:rPr>
        <w:t>operations</w:t>
      </w:r>
      <w:r w:rsidR="005C0DC9" w:rsidRPr="005B1A00">
        <w:rPr>
          <w:rFonts w:cs="Times New Roman"/>
          <w:sz w:val="24"/>
          <w:szCs w:val="24"/>
        </w:rPr>
        <w:t xml:space="preserve"> is also 10 if n=100 number of </w:t>
      </w:r>
      <w:r w:rsidR="002D4B66" w:rsidRPr="005B1A00">
        <w:rPr>
          <w:rFonts w:cs="Times New Roman"/>
          <w:sz w:val="24"/>
          <w:szCs w:val="24"/>
        </w:rPr>
        <w:t>operations</w:t>
      </w:r>
      <w:r w:rsidR="005C0DC9" w:rsidRPr="005B1A00">
        <w:rPr>
          <w:rFonts w:cs="Times New Roman"/>
          <w:sz w:val="24"/>
          <w:szCs w:val="24"/>
        </w:rPr>
        <w:t xml:space="preserve"> will also 100.                             </w:t>
      </w:r>
    </w:p>
    <w:p w14:paraId="40707EFD" w14:textId="20C05BDC" w:rsidR="00253766" w:rsidRPr="005B1A00" w:rsidRDefault="00253766" w:rsidP="000138B6">
      <w:pPr>
        <w:spacing w:line="276" w:lineRule="auto"/>
        <w:rPr>
          <w:rFonts w:cs="Times New Roman"/>
          <w:sz w:val="24"/>
          <w:szCs w:val="24"/>
        </w:rPr>
      </w:pPr>
      <w:r w:rsidRPr="005B1A00">
        <w:rPr>
          <w:rFonts w:cs="Times New Roman"/>
          <w:b/>
          <w:bCs/>
          <w:sz w:val="24"/>
          <w:szCs w:val="24"/>
        </w:rPr>
        <w:t xml:space="preserve">Example </w:t>
      </w:r>
      <w:r w:rsidR="005C0DC9" w:rsidRPr="005B1A00">
        <w:rPr>
          <w:rFonts w:cs="Times New Roman"/>
          <w:b/>
          <w:bCs/>
          <w:sz w:val="24"/>
          <w:szCs w:val="24"/>
        </w:rPr>
        <w:t>2</w:t>
      </w:r>
      <w:r w:rsidRPr="005B1A00">
        <w:rPr>
          <w:rFonts w:cs="Times New Roman"/>
          <w:b/>
          <w:bCs/>
          <w:sz w:val="24"/>
          <w:szCs w:val="24"/>
        </w:rPr>
        <w:t>: Addition of two variables.</w:t>
      </w:r>
    </w:p>
    <w:p w14:paraId="0B0200CB" w14:textId="0C7A0723" w:rsidR="00B249B7" w:rsidRPr="005B1A00" w:rsidRDefault="00B249B7" w:rsidP="000138B6">
      <w:pPr>
        <w:spacing w:line="276" w:lineRule="auto"/>
        <w:rPr>
          <w:rFonts w:cs="Times New Roman"/>
          <w:sz w:val="24"/>
          <w:szCs w:val="24"/>
        </w:rPr>
      </w:pPr>
      <w:r w:rsidRPr="005B1A00">
        <w:rPr>
          <w:rFonts w:cs="Times New Roman"/>
          <w:sz w:val="24"/>
          <w:szCs w:val="24"/>
        </w:rPr>
        <w:t xml:space="preserve">Algorithm ADD </w:t>
      </w:r>
      <w:r w:rsidR="0066757B" w:rsidRPr="005B1A00">
        <w:rPr>
          <w:rFonts w:cs="Times New Roman"/>
          <w:sz w:val="24"/>
          <w:szCs w:val="24"/>
        </w:rPr>
        <w:t xml:space="preserve">variable </w:t>
      </w:r>
      <w:r w:rsidRPr="005B1A00">
        <w:rPr>
          <w:rFonts w:cs="Times New Roman"/>
          <w:sz w:val="24"/>
          <w:szCs w:val="24"/>
        </w:rPr>
        <w:t>(A, B)</w:t>
      </w:r>
    </w:p>
    <w:p w14:paraId="66E52A62" w14:textId="1CDFE5E7" w:rsidR="00B249B7" w:rsidRPr="005B1A00" w:rsidRDefault="00B249B7" w:rsidP="000138B6">
      <w:pPr>
        <w:pStyle w:val="ListParagraph"/>
        <w:numPr>
          <w:ilvl w:val="0"/>
          <w:numId w:val="15"/>
        </w:numPr>
        <w:spacing w:line="276" w:lineRule="auto"/>
        <w:rPr>
          <w:rFonts w:cs="Times New Roman"/>
          <w:sz w:val="24"/>
          <w:szCs w:val="24"/>
        </w:rPr>
      </w:pPr>
      <w:r w:rsidRPr="005B1A00">
        <w:rPr>
          <w:rFonts w:cs="Times New Roman"/>
          <w:b/>
          <w:bCs/>
          <w:sz w:val="24"/>
          <w:szCs w:val="24"/>
        </w:rPr>
        <w:t>Description:</w:t>
      </w:r>
      <w:r w:rsidRPr="005B1A00">
        <w:rPr>
          <w:rFonts w:cs="Times New Roman"/>
          <w:sz w:val="24"/>
          <w:szCs w:val="24"/>
        </w:rPr>
        <w:t xml:space="preserve"> Perform arithmetic addition of two numbers</w:t>
      </w:r>
    </w:p>
    <w:p w14:paraId="0097EC1D" w14:textId="076801AE" w:rsidR="00B249B7" w:rsidRPr="005B1A00" w:rsidRDefault="00B249B7" w:rsidP="000138B6">
      <w:pPr>
        <w:pStyle w:val="ListParagraph"/>
        <w:numPr>
          <w:ilvl w:val="0"/>
          <w:numId w:val="15"/>
        </w:numPr>
        <w:spacing w:line="276" w:lineRule="auto"/>
        <w:rPr>
          <w:rFonts w:cs="Times New Roman"/>
          <w:sz w:val="24"/>
          <w:szCs w:val="24"/>
        </w:rPr>
      </w:pPr>
      <w:r w:rsidRPr="005B1A00">
        <w:rPr>
          <w:rFonts w:cs="Times New Roman"/>
          <w:b/>
          <w:bCs/>
          <w:sz w:val="24"/>
          <w:szCs w:val="24"/>
        </w:rPr>
        <w:t>Input:</w:t>
      </w:r>
      <w:r w:rsidRPr="005B1A00">
        <w:rPr>
          <w:rFonts w:cs="Times New Roman"/>
          <w:sz w:val="24"/>
          <w:szCs w:val="24"/>
        </w:rPr>
        <w:t xml:space="preserve"> Two variables A and B</w:t>
      </w:r>
    </w:p>
    <w:p w14:paraId="5F49C756" w14:textId="7C451D7F" w:rsidR="00B249B7" w:rsidRPr="005B1A00" w:rsidRDefault="00B249B7" w:rsidP="000138B6">
      <w:pPr>
        <w:pStyle w:val="ListParagraph"/>
        <w:numPr>
          <w:ilvl w:val="0"/>
          <w:numId w:val="15"/>
        </w:numPr>
        <w:spacing w:line="276" w:lineRule="auto"/>
        <w:rPr>
          <w:rFonts w:cs="Times New Roman"/>
          <w:sz w:val="24"/>
          <w:szCs w:val="24"/>
        </w:rPr>
      </w:pPr>
      <w:r w:rsidRPr="005B1A00">
        <w:rPr>
          <w:rFonts w:cs="Times New Roman"/>
          <w:b/>
          <w:bCs/>
          <w:sz w:val="24"/>
          <w:szCs w:val="24"/>
        </w:rPr>
        <w:t>Output:</w:t>
      </w:r>
      <w:r w:rsidRPr="005B1A00">
        <w:rPr>
          <w:rFonts w:cs="Times New Roman"/>
          <w:sz w:val="24"/>
          <w:szCs w:val="24"/>
        </w:rPr>
        <w:t xml:space="preserve"> variable C, which holds the addition of A and B</w:t>
      </w:r>
    </w:p>
    <w:p w14:paraId="2C710DEE" w14:textId="77777777" w:rsidR="00B249B7" w:rsidRPr="005B1A00" w:rsidRDefault="00B249B7" w:rsidP="000138B6">
      <w:pPr>
        <w:pStyle w:val="ListParagraph"/>
        <w:numPr>
          <w:ilvl w:val="0"/>
          <w:numId w:val="15"/>
        </w:numPr>
        <w:spacing w:line="276" w:lineRule="auto"/>
        <w:rPr>
          <w:rFonts w:cs="Times New Roman"/>
          <w:sz w:val="24"/>
          <w:szCs w:val="24"/>
        </w:rPr>
      </w:pPr>
      <w:r w:rsidRPr="005B1A00">
        <w:rPr>
          <w:rFonts w:cs="Times New Roman"/>
          <w:sz w:val="24"/>
          <w:szCs w:val="24"/>
        </w:rPr>
        <w:t>C = A + B</w:t>
      </w:r>
    </w:p>
    <w:p w14:paraId="021F7018" w14:textId="083020AE" w:rsidR="00B249B7" w:rsidRPr="005B1A00" w:rsidRDefault="00B249B7" w:rsidP="000138B6">
      <w:pPr>
        <w:pStyle w:val="ListParagraph"/>
        <w:numPr>
          <w:ilvl w:val="0"/>
          <w:numId w:val="15"/>
        </w:numPr>
        <w:spacing w:line="276" w:lineRule="auto"/>
        <w:rPr>
          <w:rFonts w:cs="Times New Roman"/>
          <w:sz w:val="24"/>
          <w:szCs w:val="24"/>
        </w:rPr>
      </w:pPr>
      <w:r w:rsidRPr="005B1A00">
        <w:rPr>
          <w:rFonts w:cs="Times New Roman"/>
          <w:sz w:val="24"/>
          <w:szCs w:val="24"/>
        </w:rPr>
        <w:t>return C</w:t>
      </w:r>
    </w:p>
    <w:p w14:paraId="5B838473" w14:textId="054AD79A" w:rsidR="00C82C4C" w:rsidRPr="005B1A00" w:rsidRDefault="00C82C4C" w:rsidP="000138B6">
      <w:pPr>
        <w:spacing w:line="276" w:lineRule="auto"/>
        <w:rPr>
          <w:rFonts w:cs="Times New Roman"/>
          <w:sz w:val="24"/>
          <w:szCs w:val="24"/>
        </w:rPr>
      </w:pPr>
      <w:r w:rsidRPr="005B1A00">
        <w:rPr>
          <w:rFonts w:cs="Times New Roman"/>
          <w:sz w:val="24"/>
          <w:szCs w:val="24"/>
        </w:rPr>
        <w:t xml:space="preserve">The addition of two scalar numbers requires one addition operation. </w:t>
      </w:r>
      <w:r w:rsidR="002D4B66" w:rsidRPr="005B1A00">
        <w:rPr>
          <w:rFonts w:cs="Times New Roman"/>
          <w:sz w:val="24"/>
          <w:szCs w:val="24"/>
        </w:rPr>
        <w:t>The</w:t>
      </w:r>
      <w:r w:rsidRPr="005B1A00">
        <w:rPr>
          <w:rFonts w:cs="Times New Roman"/>
          <w:sz w:val="24"/>
          <w:szCs w:val="24"/>
        </w:rPr>
        <w:t xml:space="preserve"> time complexity of this algorithm is constant, so T(n) = </w:t>
      </w:r>
      <w:proofErr w:type="gramStart"/>
      <w:r w:rsidRPr="005B1A00">
        <w:rPr>
          <w:rFonts w:cs="Times New Roman"/>
          <w:sz w:val="24"/>
          <w:szCs w:val="24"/>
        </w:rPr>
        <w:t>O(</w:t>
      </w:r>
      <w:proofErr w:type="gramEnd"/>
      <w:r w:rsidRPr="005B1A00">
        <w:rPr>
          <w:rFonts w:cs="Times New Roman"/>
          <w:sz w:val="24"/>
          <w:szCs w:val="24"/>
        </w:rPr>
        <w:t>1).</w:t>
      </w:r>
    </w:p>
    <w:p w14:paraId="356397FC" w14:textId="4B5CD7B6" w:rsidR="002305E9" w:rsidRPr="005B1A00" w:rsidRDefault="00873CD3" w:rsidP="000138B6">
      <w:pPr>
        <w:spacing w:line="276" w:lineRule="auto"/>
        <w:rPr>
          <w:rFonts w:cs="Times New Roman"/>
          <w:noProof/>
          <w:sz w:val="24"/>
          <w:szCs w:val="24"/>
        </w:rPr>
      </w:pPr>
      <w:r w:rsidRPr="005B1A00">
        <w:rPr>
          <w:rFonts w:cs="Times New Roman"/>
          <w:noProof/>
          <w:sz w:val="24"/>
          <w:szCs w:val="24"/>
        </w:rPr>
        <w:drawing>
          <wp:inline distT="0" distB="0" distL="0" distR="0" wp14:anchorId="609D4146" wp14:editId="4398C8F0">
            <wp:extent cx="6546215" cy="2834640"/>
            <wp:effectExtent l="0" t="0" r="6985" b="3810"/>
            <wp:docPr id="66885039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C67E2D" w14:textId="43CC5050" w:rsidR="005C0DC9" w:rsidRPr="005B1A00" w:rsidRDefault="00321247" w:rsidP="000138B6">
      <w:pPr>
        <w:spacing w:line="276" w:lineRule="auto"/>
        <w:rPr>
          <w:rFonts w:cs="Times New Roman"/>
          <w:sz w:val="24"/>
          <w:szCs w:val="24"/>
        </w:rPr>
      </w:pPr>
      <w:r w:rsidRPr="005B1A00">
        <w:rPr>
          <w:rFonts w:cs="Times New Roman"/>
          <w:noProof/>
          <w:sz w:val="24"/>
          <w:szCs w:val="24"/>
        </w:rPr>
        <mc:AlternateContent>
          <mc:Choice Requires="wps">
            <w:drawing>
              <wp:anchor distT="0" distB="0" distL="114300" distR="114300" simplePos="0" relativeHeight="251658241" behindDoc="0" locked="0" layoutInCell="1" allowOverlap="1" wp14:anchorId="530EE51E" wp14:editId="05C86298">
                <wp:simplePos x="0" y="0"/>
                <wp:positionH relativeFrom="column">
                  <wp:posOffset>1329055</wp:posOffset>
                </wp:positionH>
                <wp:positionV relativeFrom="paragraph">
                  <wp:posOffset>138430</wp:posOffset>
                </wp:positionV>
                <wp:extent cx="2921225" cy="16184"/>
                <wp:effectExtent l="0" t="57150" r="12700" b="98425"/>
                <wp:wrapNone/>
                <wp:docPr id="1011637359" name="Straight Arrow Connector 8"/>
                <wp:cNvGraphicFramePr/>
                <a:graphic xmlns:a="http://schemas.openxmlformats.org/drawingml/2006/main">
                  <a:graphicData uri="http://schemas.microsoft.com/office/word/2010/wordprocessingShape">
                    <wps:wsp>
                      <wps:cNvCnPr/>
                      <wps:spPr>
                        <a:xfrm>
                          <a:off x="0" y="0"/>
                          <a:ext cx="2921225" cy="16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6A823" id="Straight Arrow Connector 8" o:spid="_x0000_s1026" type="#_x0000_t32" style="position:absolute;margin-left:104.65pt;margin-top:10.9pt;width:230pt;height:1.2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" strokecolor="black [3200]" strokeweight=".5pt">
                <v:stroke endarrow="block" joinstyle="miter"/>
              </v:shape>
            </w:pict>
          </mc:Fallback>
        </mc:AlternateContent>
      </w:r>
      <w:r w:rsidRPr="005B1A00">
        <w:rPr>
          <w:rFonts w:cs="Times New Roman"/>
          <w:noProof/>
          <w:sz w:val="24"/>
          <w:szCs w:val="24"/>
        </w:rPr>
        <mc:AlternateContent>
          <mc:Choice Requires="wps">
            <w:drawing>
              <wp:anchor distT="0" distB="0" distL="114300" distR="114300" simplePos="0" relativeHeight="251658242" behindDoc="0" locked="0" layoutInCell="1" allowOverlap="1" wp14:anchorId="0B782DD0" wp14:editId="0B4A424D">
                <wp:simplePos x="0" y="0"/>
                <wp:positionH relativeFrom="column">
                  <wp:posOffset>4464050</wp:posOffset>
                </wp:positionH>
                <wp:positionV relativeFrom="paragraph">
                  <wp:posOffset>8255</wp:posOffset>
                </wp:positionV>
                <wp:extent cx="1958273" cy="331774"/>
                <wp:effectExtent l="0" t="0" r="23495" b="11430"/>
                <wp:wrapNone/>
                <wp:docPr id="2041892710" name="Rectangle 9"/>
                <wp:cNvGraphicFramePr/>
                <a:graphic xmlns:a="http://schemas.openxmlformats.org/drawingml/2006/main">
                  <a:graphicData uri="http://schemas.microsoft.com/office/word/2010/wordprocessingShape">
                    <wps:wsp>
                      <wps:cNvSpPr/>
                      <wps:spPr>
                        <a:xfrm>
                          <a:off x="0" y="0"/>
                          <a:ext cx="1958273" cy="33177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7ACAAD" w14:textId="38088713" w:rsidR="00873CD3" w:rsidRPr="00873CD3" w:rsidRDefault="00873CD3" w:rsidP="00873CD3">
                            <w:pPr>
                              <w:jc w:val="center"/>
                              <w:rPr>
                                <w:sz w:val="24"/>
                                <w:szCs w:val="24"/>
                                <w:lang w:val="en-GB"/>
                              </w:rPr>
                            </w:pPr>
                            <w:r w:rsidRPr="00873CD3">
                              <w:rPr>
                                <w:sz w:val="24"/>
                                <w:szCs w:val="24"/>
                                <w:lang w:val="en-GB"/>
                              </w:rPr>
                              <w:t>X- Number of input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82DD0" id="Rectangle 9" o:spid="_x0000_s1028" style="position:absolute;margin-left:351.5pt;margin-top:.65pt;width:154.2pt;height:26.1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" fillcolor="#4472c4 [3204]" strokecolor="#09101d [484]" strokeweight="1pt">
                <v:textbox>
                  <w:txbxContent>
                    <w:p w14:paraId="787ACAAD" w14:textId="38088713" w:rsidR="00873CD3" w:rsidRPr="00873CD3" w:rsidRDefault="00873CD3" w:rsidP="00873CD3">
                      <w:pPr>
                        <w:jc w:val="center"/>
                        <w:rPr>
                          <w:sz w:val="24"/>
                          <w:szCs w:val="24"/>
                          <w:lang w:val="en-GB"/>
                        </w:rPr>
                      </w:pPr>
                      <w:r w:rsidRPr="00873CD3">
                        <w:rPr>
                          <w:sz w:val="24"/>
                          <w:szCs w:val="24"/>
                          <w:lang w:val="en-GB"/>
                        </w:rPr>
                        <w:t>X- Number of input value</w:t>
                      </w:r>
                    </w:p>
                  </w:txbxContent>
                </v:textbox>
              </v:rect>
            </w:pict>
          </mc:Fallback>
        </mc:AlternateContent>
      </w:r>
    </w:p>
    <w:p w14:paraId="4B3CFF8E" w14:textId="4CDC914F" w:rsidR="008D3FB8" w:rsidRPr="005B1A00" w:rsidRDefault="001C394C" w:rsidP="00A72E4F">
      <w:pPr>
        <w:pStyle w:val="Heading4"/>
        <w:numPr>
          <w:ilvl w:val="0"/>
          <w:numId w:val="73"/>
        </w:numPr>
        <w:rPr>
          <w:rFonts w:cs="Times New Roman"/>
        </w:rPr>
      </w:pPr>
      <w:r w:rsidRPr="005B1A00">
        <w:rPr>
          <w:rFonts w:cs="Times New Roman"/>
        </w:rPr>
        <w:lastRenderedPageBreak/>
        <w:t>Space complexity</w:t>
      </w:r>
    </w:p>
    <w:p w14:paraId="002C5150" w14:textId="537834DD" w:rsidR="000B75AC" w:rsidRPr="005B1A00" w:rsidRDefault="000B75AC" w:rsidP="000138B6">
      <w:pPr>
        <w:spacing w:line="276" w:lineRule="auto"/>
        <w:rPr>
          <w:rFonts w:cs="Times New Roman"/>
          <w:sz w:val="24"/>
          <w:szCs w:val="24"/>
        </w:rPr>
      </w:pPr>
      <w:r w:rsidRPr="005B1A00">
        <w:rPr>
          <w:rFonts w:cs="Times New Roman"/>
          <w:sz w:val="24"/>
          <w:szCs w:val="24"/>
        </w:rPr>
        <w:t xml:space="preserve">Problem-solving using </w:t>
      </w:r>
      <w:r w:rsidR="002D4B66" w:rsidRPr="005B1A00">
        <w:rPr>
          <w:rFonts w:cs="Times New Roman"/>
          <w:sz w:val="24"/>
          <w:szCs w:val="24"/>
        </w:rPr>
        <w:t xml:space="preserve">a </w:t>
      </w:r>
      <w:r w:rsidRPr="005B1A00">
        <w:rPr>
          <w:rFonts w:cs="Times New Roman"/>
          <w:sz w:val="24"/>
          <w:szCs w:val="24"/>
        </w:rPr>
        <w:t xml:space="preserve">computer requires memory to hold temporary data or </w:t>
      </w:r>
      <w:proofErr w:type="gramStart"/>
      <w:r w:rsidRPr="005B1A00">
        <w:rPr>
          <w:rFonts w:cs="Times New Roman"/>
          <w:sz w:val="24"/>
          <w:szCs w:val="24"/>
        </w:rPr>
        <w:t>final result</w:t>
      </w:r>
      <w:proofErr w:type="gramEnd"/>
      <w:r w:rsidRPr="005B1A00">
        <w:rPr>
          <w:rFonts w:cs="Times New Roman"/>
          <w:sz w:val="24"/>
          <w:szCs w:val="24"/>
        </w:rPr>
        <w:t xml:space="preserve"> while the program is in execution. The amount of memory required by the algorithm to solve </w:t>
      </w:r>
      <w:r w:rsidR="002D4B66" w:rsidRPr="005B1A00">
        <w:rPr>
          <w:rFonts w:cs="Times New Roman"/>
          <w:sz w:val="24"/>
          <w:szCs w:val="24"/>
        </w:rPr>
        <w:t xml:space="preserve">a </w:t>
      </w:r>
      <w:r w:rsidRPr="005B1A00">
        <w:rPr>
          <w:rFonts w:cs="Times New Roman"/>
          <w:sz w:val="24"/>
          <w:szCs w:val="24"/>
        </w:rPr>
        <w:t xml:space="preserve">given problem is called </w:t>
      </w:r>
      <w:r w:rsidR="002D4B66" w:rsidRPr="005B1A00">
        <w:rPr>
          <w:rFonts w:cs="Times New Roman"/>
          <w:sz w:val="24"/>
          <w:szCs w:val="24"/>
        </w:rPr>
        <w:t xml:space="preserve">the </w:t>
      </w:r>
      <w:r w:rsidRPr="005B1A00">
        <w:rPr>
          <w:rFonts w:cs="Times New Roman"/>
          <w:sz w:val="24"/>
          <w:szCs w:val="24"/>
        </w:rPr>
        <w:t>space complexity of the algorithm.</w:t>
      </w:r>
    </w:p>
    <w:p w14:paraId="01166FA0" w14:textId="0C8680F2" w:rsidR="00781E3E" w:rsidRPr="005B1A00" w:rsidRDefault="00781E3E" w:rsidP="000138B6">
      <w:pPr>
        <w:spacing w:line="276" w:lineRule="auto"/>
        <w:rPr>
          <w:rFonts w:cs="Times New Roman"/>
          <w:sz w:val="24"/>
          <w:szCs w:val="24"/>
        </w:rPr>
      </w:pPr>
      <w:r w:rsidRPr="005B1A00">
        <w:rPr>
          <w:rFonts w:cs="Times New Roman"/>
          <w:sz w:val="24"/>
          <w:szCs w:val="24"/>
        </w:rPr>
        <w:t xml:space="preserve">This </w:t>
      </w:r>
      <w:r w:rsidR="00293AAD" w:rsidRPr="005B1A00">
        <w:rPr>
          <w:rFonts w:cs="Times New Roman"/>
          <w:sz w:val="24"/>
          <w:szCs w:val="24"/>
        </w:rPr>
        <w:t>refers</w:t>
      </w:r>
      <w:r w:rsidRPr="005B1A00">
        <w:rPr>
          <w:rFonts w:cs="Times New Roman"/>
          <w:sz w:val="24"/>
          <w:szCs w:val="24"/>
        </w:rPr>
        <w:t xml:space="preserve"> </w:t>
      </w:r>
      <w:r w:rsidR="002002C6" w:rsidRPr="005B1A00">
        <w:rPr>
          <w:rFonts w:cs="Times New Roman"/>
          <w:sz w:val="24"/>
          <w:szCs w:val="24"/>
        </w:rPr>
        <w:t xml:space="preserve">to </w:t>
      </w:r>
      <w:r w:rsidRPr="005B1A00">
        <w:rPr>
          <w:rFonts w:cs="Times New Roman"/>
          <w:sz w:val="24"/>
          <w:szCs w:val="24"/>
        </w:rPr>
        <w:t xml:space="preserve">how much space or amount of memory an algorithm </w:t>
      </w:r>
      <w:r w:rsidR="002002C6" w:rsidRPr="005B1A00">
        <w:rPr>
          <w:rFonts w:cs="Times New Roman"/>
          <w:sz w:val="24"/>
          <w:szCs w:val="24"/>
        </w:rPr>
        <w:t>needs</w:t>
      </w:r>
      <w:r w:rsidRPr="005B1A00">
        <w:rPr>
          <w:rFonts w:cs="Times New Roman"/>
          <w:sz w:val="24"/>
          <w:szCs w:val="24"/>
        </w:rPr>
        <w:t xml:space="preserve"> in </w:t>
      </w:r>
      <w:r w:rsidR="002002C6" w:rsidRPr="005B1A00">
        <w:rPr>
          <w:rFonts w:cs="Times New Roman"/>
          <w:sz w:val="24"/>
          <w:szCs w:val="24"/>
        </w:rPr>
        <w:t>terms</w:t>
      </w:r>
      <w:r w:rsidRPr="005B1A00">
        <w:rPr>
          <w:rFonts w:cs="Times New Roman"/>
          <w:sz w:val="24"/>
          <w:szCs w:val="24"/>
        </w:rPr>
        <w:t xml:space="preserve"> of input size.</w:t>
      </w:r>
    </w:p>
    <w:p w14:paraId="11D840A7" w14:textId="13988C1C" w:rsidR="001C394C" w:rsidRPr="005B1A00" w:rsidRDefault="003C1CB9" w:rsidP="000138B6">
      <w:pPr>
        <w:spacing w:line="276" w:lineRule="auto"/>
        <w:rPr>
          <w:rFonts w:cs="Times New Roman"/>
          <w:sz w:val="24"/>
          <w:szCs w:val="24"/>
        </w:rPr>
      </w:pPr>
      <w:r w:rsidRPr="005B1A00">
        <w:rPr>
          <w:rFonts w:cs="Times New Roman"/>
          <w:sz w:val="24"/>
          <w:szCs w:val="24"/>
        </w:rPr>
        <w:t xml:space="preserve">Amount of </w:t>
      </w:r>
      <w:r w:rsidR="00470AB1" w:rsidRPr="005B1A00">
        <w:rPr>
          <w:rFonts w:cs="Times New Roman"/>
          <w:sz w:val="24"/>
          <w:szCs w:val="24"/>
        </w:rPr>
        <w:t xml:space="preserve">space taken by an algorithm as </w:t>
      </w:r>
      <w:r w:rsidR="00293AAD" w:rsidRPr="005B1A00">
        <w:rPr>
          <w:rFonts w:cs="Times New Roman"/>
          <w:sz w:val="24"/>
          <w:szCs w:val="24"/>
        </w:rPr>
        <w:t xml:space="preserve">a </w:t>
      </w:r>
      <w:r w:rsidR="00470AB1" w:rsidRPr="005B1A00">
        <w:rPr>
          <w:rFonts w:cs="Times New Roman"/>
          <w:sz w:val="24"/>
          <w:szCs w:val="24"/>
        </w:rPr>
        <w:t>function of input</w:t>
      </w:r>
      <w:r w:rsidR="007343CD" w:rsidRPr="005B1A00">
        <w:rPr>
          <w:rFonts w:cs="Times New Roman"/>
          <w:sz w:val="24"/>
          <w:szCs w:val="24"/>
        </w:rPr>
        <w:t xml:space="preserve"> size (n).</w:t>
      </w:r>
    </w:p>
    <w:p w14:paraId="4D101473" w14:textId="69C629B2" w:rsidR="004E52D2" w:rsidRPr="005B1A00" w:rsidRDefault="000865D6" w:rsidP="000138B6">
      <w:pPr>
        <w:spacing w:line="276" w:lineRule="auto"/>
        <w:rPr>
          <w:rFonts w:cs="Times New Roman"/>
          <w:sz w:val="24"/>
          <w:szCs w:val="24"/>
        </w:rPr>
      </w:pPr>
      <w:r w:rsidRPr="005B1A00">
        <w:rPr>
          <w:rFonts w:cs="Times New Roman"/>
          <w:noProof/>
          <w:sz w:val="24"/>
          <w:szCs w:val="24"/>
        </w:rPr>
        <w:drawing>
          <wp:inline distT="0" distB="0" distL="0" distR="0" wp14:anchorId="723A856D" wp14:editId="62F2F5AF">
            <wp:extent cx="6400800" cy="1836420"/>
            <wp:effectExtent l="0" t="0" r="0" b="259080"/>
            <wp:docPr id="35390957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4CE7ADE" w14:textId="47EAEBA2" w:rsidR="00FD0E77" w:rsidRPr="005B1A00" w:rsidRDefault="002934CD" w:rsidP="000138B6">
      <w:pPr>
        <w:spacing w:line="276" w:lineRule="auto"/>
        <w:rPr>
          <w:rFonts w:cs="Times New Roman"/>
          <w:sz w:val="24"/>
          <w:szCs w:val="24"/>
        </w:rPr>
      </w:pPr>
      <w:r w:rsidRPr="005B1A00">
        <w:rPr>
          <w:rFonts w:cs="Times New Roman"/>
          <w:b/>
          <w:bCs/>
          <w:sz w:val="24"/>
          <w:szCs w:val="24"/>
        </w:rPr>
        <w:t>Exa</w:t>
      </w:r>
      <w:r w:rsidR="00A51945" w:rsidRPr="005B1A00">
        <w:rPr>
          <w:rFonts w:cs="Times New Roman"/>
          <w:b/>
          <w:bCs/>
          <w:sz w:val="24"/>
          <w:szCs w:val="24"/>
        </w:rPr>
        <w:t>mple</w:t>
      </w:r>
      <w:r w:rsidR="00781E3E" w:rsidRPr="005B1A00">
        <w:rPr>
          <w:rFonts w:cs="Times New Roman"/>
          <w:b/>
          <w:bCs/>
          <w:sz w:val="24"/>
          <w:szCs w:val="24"/>
        </w:rPr>
        <w:t xml:space="preserve"> </w:t>
      </w:r>
      <w:proofErr w:type="gramStart"/>
      <w:r w:rsidR="00781E3E" w:rsidRPr="005B1A00">
        <w:rPr>
          <w:rFonts w:cs="Times New Roman"/>
          <w:b/>
          <w:bCs/>
          <w:sz w:val="24"/>
          <w:szCs w:val="24"/>
        </w:rPr>
        <w:t>1:</w:t>
      </w:r>
      <w:r w:rsidR="00FE1F8C" w:rsidRPr="005B1A00">
        <w:rPr>
          <w:rFonts w:cs="Times New Roman"/>
          <w:b/>
          <w:bCs/>
          <w:sz w:val="24"/>
          <w:szCs w:val="24"/>
        </w:rPr>
        <w:t>Linear</w:t>
      </w:r>
      <w:proofErr w:type="gramEnd"/>
      <w:r w:rsidR="00FE1F8C" w:rsidRPr="005B1A00">
        <w:rPr>
          <w:rFonts w:cs="Times New Roman"/>
          <w:b/>
          <w:bCs/>
          <w:sz w:val="24"/>
          <w:szCs w:val="24"/>
        </w:rPr>
        <w:t xml:space="preserve"> space complexity.</w:t>
      </w:r>
      <w:r w:rsidR="00781E3E" w:rsidRPr="005B1A00">
        <w:rPr>
          <w:rFonts w:cs="Times New Roman"/>
          <w:sz w:val="24"/>
          <w:szCs w:val="24"/>
        </w:rPr>
        <w:t xml:space="preserve"> </w:t>
      </w:r>
      <w:r w:rsidR="00451A48" w:rsidRPr="005B1A00">
        <w:rPr>
          <w:rFonts w:cs="Times New Roman"/>
          <w:sz w:val="24"/>
          <w:szCs w:val="24"/>
        </w:rPr>
        <w:t xml:space="preserve">Take an input in an </w:t>
      </w:r>
      <w:proofErr w:type="gramStart"/>
      <w:r w:rsidR="00451A48" w:rsidRPr="005B1A00">
        <w:rPr>
          <w:rFonts w:cs="Times New Roman"/>
          <w:sz w:val="24"/>
          <w:szCs w:val="24"/>
        </w:rPr>
        <w:t>array[</w:t>
      </w:r>
      <w:proofErr w:type="gramEnd"/>
      <w:r w:rsidR="00451A48" w:rsidRPr="005B1A00">
        <w:rPr>
          <w:rFonts w:cs="Times New Roman"/>
          <w:sz w:val="24"/>
          <w:szCs w:val="24"/>
        </w:rPr>
        <w:t>]</w:t>
      </w:r>
      <w:r w:rsidR="00781E3E" w:rsidRPr="005B1A00">
        <w:rPr>
          <w:rFonts w:cs="Times New Roman"/>
          <w:sz w:val="24"/>
          <w:szCs w:val="24"/>
        </w:rPr>
        <w:t>.</w:t>
      </w:r>
      <w:r w:rsidR="00451A48" w:rsidRPr="005B1A00">
        <w:rPr>
          <w:rFonts w:cs="Times New Roman"/>
          <w:sz w:val="24"/>
          <w:szCs w:val="24"/>
        </w:rPr>
        <w:t xml:space="preserve"> Return output in the form of a square of input value in the </w:t>
      </w:r>
      <w:proofErr w:type="gramStart"/>
      <w:r w:rsidR="00451A48" w:rsidRPr="005B1A00">
        <w:rPr>
          <w:rFonts w:cs="Times New Roman"/>
          <w:sz w:val="24"/>
          <w:szCs w:val="24"/>
        </w:rPr>
        <w:t>array[</w:t>
      </w:r>
      <w:proofErr w:type="gramEnd"/>
      <w:r w:rsidR="00451A48" w:rsidRPr="005B1A00">
        <w:rPr>
          <w:rFonts w:cs="Times New Roman"/>
          <w:sz w:val="24"/>
          <w:szCs w:val="24"/>
        </w:rPr>
        <w:t xml:space="preserve">]. </w:t>
      </w:r>
    </w:p>
    <w:p w14:paraId="11212C29" w14:textId="09DD347C" w:rsidR="004642D3" w:rsidRPr="005B1A00" w:rsidRDefault="004642D3" w:rsidP="000138B6">
      <w:pPr>
        <w:spacing w:line="276" w:lineRule="auto"/>
        <w:rPr>
          <w:rFonts w:cs="Times New Roman"/>
          <w:b/>
          <w:bCs/>
          <w:sz w:val="24"/>
          <w:szCs w:val="24"/>
        </w:rPr>
      </w:pPr>
      <w:r w:rsidRPr="005B1A00">
        <w:rPr>
          <w:rFonts w:cs="Times New Roman"/>
          <w:b/>
          <w:bCs/>
          <w:sz w:val="24"/>
          <w:szCs w:val="24"/>
        </w:rPr>
        <w:t xml:space="preserve">Int </w:t>
      </w:r>
      <w:proofErr w:type="spellStart"/>
      <w:proofErr w:type="gramStart"/>
      <w:r w:rsidRPr="005B1A00">
        <w:rPr>
          <w:rFonts w:cs="Times New Roman"/>
          <w:b/>
          <w:bCs/>
          <w:sz w:val="24"/>
          <w:szCs w:val="24"/>
        </w:rPr>
        <w:t>arr</w:t>
      </w:r>
      <w:proofErr w:type="spellEnd"/>
      <w:r w:rsidRPr="005B1A00">
        <w:rPr>
          <w:rFonts w:cs="Times New Roman"/>
          <w:b/>
          <w:bCs/>
          <w:sz w:val="24"/>
          <w:szCs w:val="24"/>
        </w:rPr>
        <w:t>[</w:t>
      </w:r>
      <w:proofErr w:type="gramEnd"/>
      <w:r w:rsidRPr="005B1A00">
        <w:rPr>
          <w:rFonts w:cs="Times New Roman"/>
          <w:b/>
          <w:bCs/>
          <w:sz w:val="24"/>
          <w:szCs w:val="24"/>
        </w:rPr>
        <w:t>];</w:t>
      </w:r>
    </w:p>
    <w:tbl>
      <w:tblPr>
        <w:tblStyle w:val="TableGrid"/>
        <w:tblW w:w="0" w:type="auto"/>
        <w:tblInd w:w="1857" w:type="dxa"/>
        <w:tblLook w:val="04A0" w:firstRow="1" w:lastRow="0" w:firstColumn="1" w:lastColumn="0" w:noHBand="0" w:noVBand="1"/>
      </w:tblPr>
      <w:tblGrid>
        <w:gridCol w:w="673"/>
        <w:gridCol w:w="673"/>
        <w:gridCol w:w="673"/>
        <w:gridCol w:w="673"/>
        <w:gridCol w:w="674"/>
        <w:gridCol w:w="674"/>
        <w:gridCol w:w="674"/>
        <w:gridCol w:w="674"/>
        <w:gridCol w:w="674"/>
        <w:gridCol w:w="674"/>
      </w:tblGrid>
      <w:tr w:rsidR="00781E3E" w:rsidRPr="005B1A00" w14:paraId="2005621E" w14:textId="77777777" w:rsidTr="00781E3E">
        <w:trPr>
          <w:trHeight w:val="252"/>
        </w:trPr>
        <w:tc>
          <w:tcPr>
            <w:tcW w:w="673" w:type="dxa"/>
          </w:tcPr>
          <w:p w14:paraId="2726F49A" w14:textId="008F4E2F" w:rsidR="00781E3E" w:rsidRPr="005B1A00" w:rsidRDefault="00451A48" w:rsidP="000138B6">
            <w:pPr>
              <w:spacing w:line="276" w:lineRule="auto"/>
              <w:rPr>
                <w:rFonts w:cs="Times New Roman"/>
                <w:sz w:val="24"/>
                <w:szCs w:val="24"/>
              </w:rPr>
            </w:pPr>
            <w:r w:rsidRPr="005B1A00">
              <w:rPr>
                <w:rFonts w:cs="Times New Roman"/>
                <w:sz w:val="24"/>
                <w:szCs w:val="24"/>
              </w:rPr>
              <w:t>1</w:t>
            </w:r>
          </w:p>
        </w:tc>
        <w:tc>
          <w:tcPr>
            <w:tcW w:w="673" w:type="dxa"/>
          </w:tcPr>
          <w:p w14:paraId="1C827E9B" w14:textId="14B72423" w:rsidR="00781E3E" w:rsidRPr="005B1A00" w:rsidRDefault="00451A48" w:rsidP="000138B6">
            <w:pPr>
              <w:spacing w:line="276" w:lineRule="auto"/>
              <w:rPr>
                <w:rFonts w:cs="Times New Roman"/>
                <w:sz w:val="24"/>
                <w:szCs w:val="24"/>
              </w:rPr>
            </w:pPr>
            <w:r w:rsidRPr="005B1A00">
              <w:rPr>
                <w:rFonts w:cs="Times New Roman"/>
                <w:sz w:val="24"/>
                <w:szCs w:val="24"/>
              </w:rPr>
              <w:t>2</w:t>
            </w:r>
          </w:p>
        </w:tc>
        <w:tc>
          <w:tcPr>
            <w:tcW w:w="673" w:type="dxa"/>
          </w:tcPr>
          <w:p w14:paraId="553FBECC" w14:textId="50F21BFF" w:rsidR="00781E3E" w:rsidRPr="005B1A00" w:rsidRDefault="00451A48" w:rsidP="000138B6">
            <w:pPr>
              <w:spacing w:line="276" w:lineRule="auto"/>
              <w:rPr>
                <w:rFonts w:cs="Times New Roman"/>
                <w:sz w:val="24"/>
                <w:szCs w:val="24"/>
              </w:rPr>
            </w:pPr>
            <w:r w:rsidRPr="005B1A00">
              <w:rPr>
                <w:rFonts w:cs="Times New Roman"/>
                <w:sz w:val="24"/>
                <w:szCs w:val="24"/>
              </w:rPr>
              <w:t>3</w:t>
            </w:r>
          </w:p>
        </w:tc>
        <w:tc>
          <w:tcPr>
            <w:tcW w:w="673" w:type="dxa"/>
          </w:tcPr>
          <w:p w14:paraId="098784AF" w14:textId="7328DD56" w:rsidR="00781E3E" w:rsidRPr="005B1A00" w:rsidRDefault="00451A48" w:rsidP="000138B6">
            <w:pPr>
              <w:spacing w:line="276" w:lineRule="auto"/>
              <w:rPr>
                <w:rFonts w:cs="Times New Roman"/>
                <w:sz w:val="24"/>
                <w:szCs w:val="24"/>
              </w:rPr>
            </w:pPr>
            <w:r w:rsidRPr="005B1A00">
              <w:rPr>
                <w:rFonts w:cs="Times New Roman"/>
                <w:sz w:val="24"/>
                <w:szCs w:val="24"/>
              </w:rPr>
              <w:t>4</w:t>
            </w:r>
          </w:p>
        </w:tc>
        <w:tc>
          <w:tcPr>
            <w:tcW w:w="674" w:type="dxa"/>
          </w:tcPr>
          <w:p w14:paraId="2EF9E89E" w14:textId="01C030B8" w:rsidR="00781E3E" w:rsidRPr="005B1A00" w:rsidRDefault="00451A48" w:rsidP="000138B6">
            <w:pPr>
              <w:spacing w:line="276" w:lineRule="auto"/>
              <w:rPr>
                <w:rFonts w:cs="Times New Roman"/>
                <w:sz w:val="24"/>
                <w:szCs w:val="24"/>
              </w:rPr>
            </w:pPr>
            <w:r w:rsidRPr="005B1A00">
              <w:rPr>
                <w:rFonts w:cs="Times New Roman"/>
                <w:sz w:val="24"/>
                <w:szCs w:val="24"/>
              </w:rPr>
              <w:t>5</w:t>
            </w:r>
          </w:p>
        </w:tc>
        <w:tc>
          <w:tcPr>
            <w:tcW w:w="674" w:type="dxa"/>
          </w:tcPr>
          <w:p w14:paraId="445DD455" w14:textId="4519BBB7" w:rsidR="00781E3E" w:rsidRPr="005B1A00" w:rsidRDefault="00451A48" w:rsidP="000138B6">
            <w:pPr>
              <w:spacing w:line="276" w:lineRule="auto"/>
              <w:rPr>
                <w:rFonts w:cs="Times New Roman"/>
                <w:sz w:val="24"/>
                <w:szCs w:val="24"/>
              </w:rPr>
            </w:pPr>
            <w:r w:rsidRPr="005B1A00">
              <w:rPr>
                <w:rFonts w:cs="Times New Roman"/>
                <w:sz w:val="24"/>
                <w:szCs w:val="24"/>
              </w:rPr>
              <w:t>6</w:t>
            </w:r>
          </w:p>
        </w:tc>
        <w:tc>
          <w:tcPr>
            <w:tcW w:w="674" w:type="dxa"/>
          </w:tcPr>
          <w:p w14:paraId="5EA7A009" w14:textId="07433028" w:rsidR="00781E3E" w:rsidRPr="005B1A00" w:rsidRDefault="00451A48" w:rsidP="000138B6">
            <w:pPr>
              <w:spacing w:line="276" w:lineRule="auto"/>
              <w:rPr>
                <w:rFonts w:cs="Times New Roman"/>
                <w:sz w:val="24"/>
                <w:szCs w:val="24"/>
              </w:rPr>
            </w:pPr>
            <w:r w:rsidRPr="005B1A00">
              <w:rPr>
                <w:rFonts w:cs="Times New Roman"/>
                <w:sz w:val="24"/>
                <w:szCs w:val="24"/>
              </w:rPr>
              <w:t>7</w:t>
            </w:r>
          </w:p>
        </w:tc>
        <w:tc>
          <w:tcPr>
            <w:tcW w:w="674" w:type="dxa"/>
          </w:tcPr>
          <w:p w14:paraId="5FB36D55" w14:textId="379B1C63" w:rsidR="00781E3E" w:rsidRPr="005B1A00" w:rsidRDefault="00451A48" w:rsidP="000138B6">
            <w:pPr>
              <w:spacing w:line="276" w:lineRule="auto"/>
              <w:rPr>
                <w:rFonts w:cs="Times New Roman"/>
                <w:sz w:val="24"/>
                <w:szCs w:val="24"/>
              </w:rPr>
            </w:pPr>
            <w:r w:rsidRPr="005B1A00">
              <w:rPr>
                <w:rFonts w:cs="Times New Roman"/>
                <w:sz w:val="24"/>
                <w:szCs w:val="24"/>
              </w:rPr>
              <w:t>8</w:t>
            </w:r>
          </w:p>
        </w:tc>
        <w:tc>
          <w:tcPr>
            <w:tcW w:w="674" w:type="dxa"/>
          </w:tcPr>
          <w:p w14:paraId="01763D95" w14:textId="549CE219" w:rsidR="00781E3E" w:rsidRPr="005B1A00" w:rsidRDefault="00451A48" w:rsidP="000138B6">
            <w:pPr>
              <w:spacing w:line="276" w:lineRule="auto"/>
              <w:rPr>
                <w:rFonts w:cs="Times New Roman"/>
                <w:sz w:val="24"/>
                <w:szCs w:val="24"/>
              </w:rPr>
            </w:pPr>
            <w:r w:rsidRPr="005B1A00">
              <w:rPr>
                <w:rFonts w:cs="Times New Roman"/>
                <w:sz w:val="24"/>
                <w:szCs w:val="24"/>
              </w:rPr>
              <w:t>9</w:t>
            </w:r>
          </w:p>
        </w:tc>
        <w:tc>
          <w:tcPr>
            <w:tcW w:w="674" w:type="dxa"/>
          </w:tcPr>
          <w:p w14:paraId="30253F97" w14:textId="4710F66E" w:rsidR="00781E3E" w:rsidRPr="005B1A00" w:rsidRDefault="00451A48" w:rsidP="000138B6">
            <w:pPr>
              <w:spacing w:line="276" w:lineRule="auto"/>
              <w:rPr>
                <w:rFonts w:cs="Times New Roman"/>
                <w:sz w:val="24"/>
                <w:szCs w:val="24"/>
              </w:rPr>
            </w:pPr>
            <w:r w:rsidRPr="005B1A00">
              <w:rPr>
                <w:rFonts w:cs="Times New Roman"/>
                <w:sz w:val="24"/>
                <w:szCs w:val="24"/>
              </w:rPr>
              <w:t>10</w:t>
            </w:r>
          </w:p>
        </w:tc>
      </w:tr>
    </w:tbl>
    <w:p w14:paraId="128F6888" w14:textId="68FE4840" w:rsidR="00CB281F" w:rsidRPr="005B1A00" w:rsidRDefault="00781E3E" w:rsidP="000138B6">
      <w:pPr>
        <w:spacing w:line="276" w:lineRule="auto"/>
        <w:rPr>
          <w:rFonts w:cs="Times New Roman"/>
          <w:b/>
          <w:bCs/>
          <w:sz w:val="24"/>
          <w:szCs w:val="24"/>
        </w:rPr>
      </w:pPr>
      <w:r w:rsidRPr="005B1A00">
        <w:rPr>
          <w:rFonts w:cs="Times New Roman"/>
          <w:b/>
          <w:bCs/>
          <w:noProof/>
          <w:sz w:val="24"/>
          <w:szCs w:val="24"/>
        </w:rPr>
        <mc:AlternateContent>
          <mc:Choice Requires="wps">
            <w:drawing>
              <wp:anchor distT="0" distB="0" distL="114300" distR="114300" simplePos="0" relativeHeight="251658252" behindDoc="0" locked="0" layoutInCell="1" allowOverlap="1" wp14:anchorId="6F6CD5B7" wp14:editId="4D47AAFF">
                <wp:simplePos x="0" y="0"/>
                <wp:positionH relativeFrom="column">
                  <wp:posOffset>4009604</wp:posOffset>
                </wp:positionH>
                <wp:positionV relativeFrom="paragraph">
                  <wp:posOffset>104354</wp:posOffset>
                </wp:positionV>
                <wp:extent cx="1432290" cy="0"/>
                <wp:effectExtent l="38100" t="76200" r="15875" b="95250"/>
                <wp:wrapNone/>
                <wp:docPr id="741666445" name="Straight Arrow Connector 23"/>
                <wp:cNvGraphicFramePr/>
                <a:graphic xmlns:a="http://schemas.openxmlformats.org/drawingml/2006/main">
                  <a:graphicData uri="http://schemas.microsoft.com/office/word/2010/wordprocessingShape">
                    <wps:wsp>
                      <wps:cNvCnPr/>
                      <wps:spPr>
                        <a:xfrm>
                          <a:off x="0" y="0"/>
                          <a:ext cx="14322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C5985" id="Straight Arrow Connector 23" o:spid="_x0000_s1026" type="#_x0000_t32" style="position:absolute;margin-left:315.7pt;margin-top:8.2pt;width:112.8pt;height:0;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" strokecolor="black [3200]" strokeweight=".5pt">
                <v:stroke startarrow="block" endarrow="block" joinstyle="miter"/>
              </v:shape>
            </w:pict>
          </mc:Fallback>
        </mc:AlternateContent>
      </w:r>
      <w:r w:rsidRPr="005B1A00">
        <w:rPr>
          <w:rFonts w:cs="Times New Roman"/>
          <w:b/>
          <w:bCs/>
          <w:noProof/>
          <w:sz w:val="24"/>
          <w:szCs w:val="24"/>
        </w:rPr>
        <mc:AlternateContent>
          <mc:Choice Requires="wps">
            <w:drawing>
              <wp:anchor distT="0" distB="0" distL="114300" distR="114300" simplePos="0" relativeHeight="251658251" behindDoc="0" locked="0" layoutInCell="1" allowOverlap="1" wp14:anchorId="5B2FAADC" wp14:editId="0E7BE4C5">
                <wp:simplePos x="0" y="0"/>
                <wp:positionH relativeFrom="column">
                  <wp:posOffset>1185482</wp:posOffset>
                </wp:positionH>
                <wp:positionV relativeFrom="paragraph">
                  <wp:posOffset>93362</wp:posOffset>
                </wp:positionV>
                <wp:extent cx="1537487" cy="8092"/>
                <wp:effectExtent l="38100" t="76200" r="100965" b="87630"/>
                <wp:wrapNone/>
                <wp:docPr id="1619358404" name="Straight Arrow Connector 22"/>
                <wp:cNvGraphicFramePr/>
                <a:graphic xmlns:a="http://schemas.openxmlformats.org/drawingml/2006/main">
                  <a:graphicData uri="http://schemas.microsoft.com/office/word/2010/wordprocessingShape">
                    <wps:wsp>
                      <wps:cNvCnPr/>
                      <wps:spPr>
                        <a:xfrm>
                          <a:off x="0" y="0"/>
                          <a:ext cx="1537487" cy="809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E13BC" id="Straight Arrow Connector 22" o:spid="_x0000_s1026" type="#_x0000_t32" style="position:absolute;margin-left:93.35pt;margin-top:7.35pt;width:121.05pt;height:.6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" strokecolor="black [3200]" strokeweight=".5pt">
                <v:stroke startarrow="block" endarrow="block" joinstyle="miter"/>
              </v:shape>
            </w:pict>
          </mc:Fallback>
        </mc:AlternateContent>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00293AAD" w:rsidRPr="005B1A00">
        <w:rPr>
          <w:rFonts w:cs="Times New Roman"/>
          <w:b/>
          <w:bCs/>
          <w:sz w:val="24"/>
          <w:szCs w:val="24"/>
        </w:rPr>
        <w:t>N-number</w:t>
      </w:r>
      <w:r w:rsidRPr="005B1A00">
        <w:rPr>
          <w:rFonts w:cs="Times New Roman"/>
          <w:b/>
          <w:bCs/>
          <w:sz w:val="24"/>
          <w:szCs w:val="24"/>
        </w:rPr>
        <w:t xml:space="preserve"> of input</w:t>
      </w:r>
      <w:r w:rsidR="00CB281F" w:rsidRPr="005B1A00">
        <w:rPr>
          <w:rFonts w:cs="Times New Roman"/>
          <w:b/>
          <w:bCs/>
          <w:sz w:val="24"/>
          <w:szCs w:val="24"/>
        </w:rPr>
        <w:tab/>
      </w:r>
      <w:r w:rsidR="00CB281F" w:rsidRPr="005B1A00">
        <w:rPr>
          <w:rFonts w:cs="Times New Roman"/>
          <w:b/>
          <w:bCs/>
          <w:sz w:val="24"/>
          <w:szCs w:val="24"/>
        </w:rPr>
        <w:tab/>
      </w:r>
      <w:r w:rsidR="00CB281F" w:rsidRPr="005B1A00">
        <w:rPr>
          <w:rFonts w:cs="Times New Roman"/>
          <w:b/>
          <w:bCs/>
          <w:sz w:val="24"/>
          <w:szCs w:val="24"/>
        </w:rPr>
        <w:tab/>
      </w:r>
      <w:r w:rsidR="00CB281F" w:rsidRPr="005B1A00">
        <w:rPr>
          <w:rFonts w:cs="Times New Roman"/>
          <w:b/>
          <w:bCs/>
          <w:sz w:val="24"/>
          <w:szCs w:val="24"/>
        </w:rPr>
        <w:tab/>
      </w:r>
      <w:r w:rsidR="00CB281F" w:rsidRPr="005B1A00">
        <w:rPr>
          <w:rFonts w:cs="Times New Roman"/>
          <w:b/>
          <w:bCs/>
          <w:sz w:val="24"/>
          <w:szCs w:val="24"/>
        </w:rPr>
        <w:tab/>
      </w:r>
      <w:r w:rsidR="00CB281F" w:rsidRPr="005B1A00">
        <w:rPr>
          <w:rFonts w:cs="Times New Roman"/>
          <w:b/>
          <w:bCs/>
          <w:sz w:val="24"/>
          <w:szCs w:val="24"/>
        </w:rPr>
        <w:tab/>
      </w:r>
      <w:r w:rsidR="00CB281F" w:rsidRPr="005B1A00">
        <w:rPr>
          <w:rFonts w:cs="Times New Roman"/>
          <w:b/>
          <w:bCs/>
          <w:sz w:val="24"/>
          <w:szCs w:val="24"/>
        </w:rPr>
        <w:tab/>
      </w:r>
      <w:r w:rsidR="00C748D2" w:rsidRPr="005B1A00">
        <w:rPr>
          <w:rFonts w:cs="Times New Roman"/>
          <w:b/>
          <w:bCs/>
          <w:sz w:val="24"/>
          <w:szCs w:val="24"/>
        </w:rPr>
        <w:t xml:space="preserve">Note: </w:t>
      </w:r>
    </w:p>
    <w:p w14:paraId="123B2EFB" w14:textId="063332D2" w:rsidR="00C748D2" w:rsidRPr="005B1A00" w:rsidRDefault="00C748D2" w:rsidP="00A4486E">
      <w:pPr>
        <w:pStyle w:val="ListParagraph"/>
        <w:numPr>
          <w:ilvl w:val="0"/>
          <w:numId w:val="21"/>
        </w:numPr>
        <w:spacing w:line="276" w:lineRule="auto"/>
        <w:rPr>
          <w:rFonts w:cs="Times New Roman"/>
          <w:sz w:val="24"/>
          <w:szCs w:val="24"/>
        </w:rPr>
      </w:pPr>
      <w:r w:rsidRPr="005B1A00">
        <w:rPr>
          <w:rFonts w:cs="Times New Roman"/>
          <w:sz w:val="24"/>
          <w:szCs w:val="24"/>
        </w:rPr>
        <w:t xml:space="preserve">Input </w:t>
      </w:r>
      <w:r w:rsidR="003A7F5A" w:rsidRPr="005B1A00">
        <w:rPr>
          <w:rFonts w:cs="Times New Roman"/>
          <w:sz w:val="24"/>
          <w:szCs w:val="24"/>
        </w:rPr>
        <w:t>-&gt;</w:t>
      </w:r>
      <w:proofErr w:type="spellStart"/>
      <w:proofErr w:type="gramStart"/>
      <w:r w:rsidR="003A7F5A" w:rsidRPr="005B1A00">
        <w:rPr>
          <w:rFonts w:cs="Times New Roman"/>
          <w:sz w:val="24"/>
          <w:szCs w:val="24"/>
        </w:rPr>
        <w:t>arr</w:t>
      </w:r>
      <w:proofErr w:type="spellEnd"/>
      <w:r w:rsidR="004642D3" w:rsidRPr="005B1A00">
        <w:rPr>
          <w:rFonts w:cs="Times New Roman"/>
          <w:sz w:val="24"/>
          <w:szCs w:val="24"/>
        </w:rPr>
        <w:t>[</w:t>
      </w:r>
      <w:proofErr w:type="gramEnd"/>
      <w:r w:rsidR="004642D3" w:rsidRPr="005B1A00">
        <w:rPr>
          <w:rFonts w:cs="Times New Roman"/>
          <w:sz w:val="24"/>
          <w:szCs w:val="24"/>
        </w:rPr>
        <w:t>].</w:t>
      </w:r>
    </w:p>
    <w:p w14:paraId="00F62EE8" w14:textId="5D7BBF3C" w:rsidR="004642D3" w:rsidRPr="005B1A00" w:rsidRDefault="003A1286" w:rsidP="00A4486E">
      <w:pPr>
        <w:pStyle w:val="ListParagraph"/>
        <w:numPr>
          <w:ilvl w:val="0"/>
          <w:numId w:val="21"/>
        </w:numPr>
        <w:spacing w:line="276" w:lineRule="auto"/>
        <w:rPr>
          <w:rFonts w:cs="Times New Roman"/>
          <w:sz w:val="24"/>
          <w:szCs w:val="24"/>
        </w:rPr>
      </w:pPr>
      <w:r w:rsidRPr="005B1A00">
        <w:rPr>
          <w:rFonts w:cs="Times New Roman"/>
          <w:sz w:val="24"/>
          <w:szCs w:val="24"/>
        </w:rPr>
        <w:t>Output -&gt;Square [].</w:t>
      </w:r>
    </w:p>
    <w:p w14:paraId="73C869C5" w14:textId="70468D61" w:rsidR="003A1286" w:rsidRPr="005B1A00" w:rsidRDefault="003A1286" w:rsidP="00A4486E">
      <w:pPr>
        <w:pStyle w:val="ListParagraph"/>
        <w:numPr>
          <w:ilvl w:val="0"/>
          <w:numId w:val="21"/>
        </w:numPr>
        <w:spacing w:line="276" w:lineRule="auto"/>
        <w:rPr>
          <w:rFonts w:cs="Times New Roman"/>
          <w:sz w:val="24"/>
          <w:szCs w:val="24"/>
        </w:rPr>
      </w:pPr>
      <w:r w:rsidRPr="005B1A00">
        <w:rPr>
          <w:rFonts w:cs="Times New Roman"/>
          <w:sz w:val="24"/>
          <w:szCs w:val="24"/>
        </w:rPr>
        <w:t xml:space="preserve">Input </w:t>
      </w:r>
      <w:r w:rsidR="003F77CF" w:rsidRPr="005B1A00">
        <w:rPr>
          <w:rFonts w:cs="Times New Roman"/>
          <w:sz w:val="24"/>
          <w:szCs w:val="24"/>
        </w:rPr>
        <w:t>does not count as a space complexity.</w:t>
      </w:r>
    </w:p>
    <w:p w14:paraId="7BAFF242" w14:textId="04CDDE4D" w:rsidR="003F77CF" w:rsidRPr="005B1A00" w:rsidRDefault="006456CC" w:rsidP="00A4486E">
      <w:pPr>
        <w:pStyle w:val="ListParagraph"/>
        <w:numPr>
          <w:ilvl w:val="0"/>
          <w:numId w:val="21"/>
        </w:numPr>
        <w:spacing w:line="276" w:lineRule="auto"/>
        <w:rPr>
          <w:rFonts w:cs="Times New Roman"/>
          <w:sz w:val="24"/>
          <w:szCs w:val="24"/>
        </w:rPr>
      </w:pPr>
      <w:r w:rsidRPr="005B1A00">
        <w:rPr>
          <w:rFonts w:cs="Times New Roman"/>
          <w:sz w:val="24"/>
          <w:szCs w:val="24"/>
        </w:rPr>
        <w:t xml:space="preserve">Only auxiliary </w:t>
      </w:r>
      <w:r w:rsidR="0022428D" w:rsidRPr="005B1A00">
        <w:rPr>
          <w:rFonts w:cs="Times New Roman"/>
          <w:sz w:val="24"/>
          <w:szCs w:val="24"/>
        </w:rPr>
        <w:t xml:space="preserve">space </w:t>
      </w:r>
      <w:r w:rsidR="0043524F" w:rsidRPr="005B1A00">
        <w:rPr>
          <w:rFonts w:cs="Times New Roman"/>
          <w:sz w:val="24"/>
          <w:szCs w:val="24"/>
        </w:rPr>
        <w:t>means</w:t>
      </w:r>
      <w:r w:rsidR="0022428D" w:rsidRPr="005B1A00">
        <w:rPr>
          <w:rFonts w:cs="Times New Roman"/>
          <w:sz w:val="24"/>
          <w:szCs w:val="24"/>
        </w:rPr>
        <w:t xml:space="preserve"> temporary</w:t>
      </w:r>
      <w:r w:rsidRPr="005B1A00">
        <w:rPr>
          <w:rFonts w:cs="Times New Roman"/>
          <w:sz w:val="24"/>
          <w:szCs w:val="24"/>
        </w:rPr>
        <w:t xml:space="preserve"> </w:t>
      </w:r>
      <w:r w:rsidR="0022428D" w:rsidRPr="005B1A00">
        <w:rPr>
          <w:rFonts w:cs="Times New Roman"/>
          <w:sz w:val="24"/>
          <w:szCs w:val="24"/>
        </w:rPr>
        <w:t>space will count.</w:t>
      </w:r>
    </w:p>
    <w:p w14:paraId="31147DD6" w14:textId="77777777" w:rsidR="0015335F" w:rsidRPr="005B1A00" w:rsidRDefault="0015335F" w:rsidP="000138B6">
      <w:pPr>
        <w:pStyle w:val="ListParagraph"/>
        <w:spacing w:line="276" w:lineRule="auto"/>
        <w:rPr>
          <w:rFonts w:cs="Times New Roman"/>
          <w:sz w:val="24"/>
          <w:szCs w:val="24"/>
        </w:rPr>
      </w:pPr>
    </w:p>
    <w:p w14:paraId="76FE9279" w14:textId="0A616F84" w:rsidR="0015335F" w:rsidRPr="005B1A00" w:rsidRDefault="0015335F" w:rsidP="000138B6">
      <w:pPr>
        <w:pStyle w:val="ListParagraph"/>
        <w:spacing w:line="276" w:lineRule="auto"/>
        <w:rPr>
          <w:rFonts w:cs="Times New Roman"/>
          <w:sz w:val="24"/>
          <w:szCs w:val="24"/>
        </w:rPr>
      </w:pPr>
      <w:r w:rsidRPr="005B1A00">
        <w:rPr>
          <w:rFonts w:cs="Times New Roman"/>
          <w:sz w:val="24"/>
          <w:szCs w:val="24"/>
        </w:rPr>
        <w:t xml:space="preserve">Int </w:t>
      </w:r>
      <w:proofErr w:type="gramStart"/>
      <w:r w:rsidR="00B63879" w:rsidRPr="005B1A00">
        <w:rPr>
          <w:rFonts w:cs="Times New Roman"/>
          <w:sz w:val="24"/>
          <w:szCs w:val="24"/>
        </w:rPr>
        <w:t>Square</w:t>
      </w:r>
      <w:r w:rsidRPr="005B1A00">
        <w:rPr>
          <w:rFonts w:cs="Times New Roman"/>
          <w:sz w:val="24"/>
          <w:szCs w:val="24"/>
        </w:rPr>
        <w:t>[</w:t>
      </w:r>
      <w:proofErr w:type="gramEnd"/>
      <w:r w:rsidRPr="005B1A00">
        <w:rPr>
          <w:rFonts w:cs="Times New Roman"/>
          <w:sz w:val="24"/>
          <w:szCs w:val="24"/>
        </w:rPr>
        <w:t>];</w:t>
      </w:r>
    </w:p>
    <w:tbl>
      <w:tblPr>
        <w:tblStyle w:val="TableGrid"/>
        <w:tblW w:w="0" w:type="auto"/>
        <w:tblInd w:w="1857" w:type="dxa"/>
        <w:tblLook w:val="04A0" w:firstRow="1" w:lastRow="0" w:firstColumn="1" w:lastColumn="0" w:noHBand="0" w:noVBand="1"/>
      </w:tblPr>
      <w:tblGrid>
        <w:gridCol w:w="673"/>
        <w:gridCol w:w="673"/>
        <w:gridCol w:w="673"/>
        <w:gridCol w:w="673"/>
        <w:gridCol w:w="674"/>
        <w:gridCol w:w="674"/>
        <w:gridCol w:w="674"/>
        <w:gridCol w:w="674"/>
        <w:gridCol w:w="674"/>
        <w:gridCol w:w="674"/>
      </w:tblGrid>
      <w:tr w:rsidR="0015335F" w:rsidRPr="005B1A00" w14:paraId="046F9CD9" w14:textId="77777777" w:rsidTr="00E71200">
        <w:trPr>
          <w:trHeight w:val="252"/>
        </w:trPr>
        <w:tc>
          <w:tcPr>
            <w:tcW w:w="673" w:type="dxa"/>
          </w:tcPr>
          <w:p w14:paraId="1F461994" w14:textId="77777777" w:rsidR="0015335F" w:rsidRPr="005B1A00" w:rsidRDefault="0015335F" w:rsidP="000138B6">
            <w:pPr>
              <w:spacing w:line="276" w:lineRule="auto"/>
              <w:rPr>
                <w:rFonts w:cs="Times New Roman"/>
                <w:sz w:val="24"/>
                <w:szCs w:val="24"/>
              </w:rPr>
            </w:pPr>
            <w:r w:rsidRPr="005B1A00">
              <w:rPr>
                <w:rFonts w:cs="Times New Roman"/>
                <w:sz w:val="24"/>
                <w:szCs w:val="24"/>
              </w:rPr>
              <w:t>1</w:t>
            </w:r>
          </w:p>
        </w:tc>
        <w:tc>
          <w:tcPr>
            <w:tcW w:w="673" w:type="dxa"/>
          </w:tcPr>
          <w:p w14:paraId="5F5012B6" w14:textId="7605B990" w:rsidR="0015335F" w:rsidRPr="005B1A00" w:rsidRDefault="0015335F" w:rsidP="000138B6">
            <w:pPr>
              <w:spacing w:line="276" w:lineRule="auto"/>
              <w:rPr>
                <w:rFonts w:cs="Times New Roman"/>
                <w:sz w:val="24"/>
                <w:szCs w:val="24"/>
              </w:rPr>
            </w:pPr>
            <w:r w:rsidRPr="005B1A00">
              <w:rPr>
                <w:rFonts w:cs="Times New Roman"/>
                <w:sz w:val="24"/>
                <w:szCs w:val="24"/>
              </w:rPr>
              <w:t>4</w:t>
            </w:r>
          </w:p>
        </w:tc>
        <w:tc>
          <w:tcPr>
            <w:tcW w:w="673" w:type="dxa"/>
          </w:tcPr>
          <w:p w14:paraId="1DEAC90E" w14:textId="02E9C838" w:rsidR="0015335F" w:rsidRPr="005B1A00" w:rsidRDefault="0015335F" w:rsidP="000138B6">
            <w:pPr>
              <w:spacing w:line="276" w:lineRule="auto"/>
              <w:rPr>
                <w:rFonts w:cs="Times New Roman"/>
                <w:sz w:val="24"/>
                <w:szCs w:val="24"/>
              </w:rPr>
            </w:pPr>
            <w:r w:rsidRPr="005B1A00">
              <w:rPr>
                <w:rFonts w:cs="Times New Roman"/>
                <w:sz w:val="24"/>
                <w:szCs w:val="24"/>
              </w:rPr>
              <w:t>9</w:t>
            </w:r>
          </w:p>
        </w:tc>
        <w:tc>
          <w:tcPr>
            <w:tcW w:w="673" w:type="dxa"/>
          </w:tcPr>
          <w:p w14:paraId="532FD801" w14:textId="0D040420" w:rsidR="0015335F" w:rsidRPr="005B1A00" w:rsidRDefault="00295BE5" w:rsidP="000138B6">
            <w:pPr>
              <w:spacing w:line="276" w:lineRule="auto"/>
              <w:rPr>
                <w:rFonts w:cs="Times New Roman"/>
                <w:sz w:val="24"/>
                <w:szCs w:val="24"/>
              </w:rPr>
            </w:pPr>
            <w:r w:rsidRPr="005B1A00">
              <w:rPr>
                <w:rFonts w:cs="Times New Roman"/>
                <w:sz w:val="24"/>
                <w:szCs w:val="24"/>
              </w:rPr>
              <w:t>16</w:t>
            </w:r>
          </w:p>
        </w:tc>
        <w:tc>
          <w:tcPr>
            <w:tcW w:w="674" w:type="dxa"/>
          </w:tcPr>
          <w:p w14:paraId="6D7E87DC" w14:textId="5A706C4A" w:rsidR="0015335F" w:rsidRPr="005B1A00" w:rsidRDefault="00295BE5" w:rsidP="000138B6">
            <w:pPr>
              <w:spacing w:line="276" w:lineRule="auto"/>
              <w:rPr>
                <w:rFonts w:cs="Times New Roman"/>
                <w:sz w:val="24"/>
                <w:szCs w:val="24"/>
              </w:rPr>
            </w:pPr>
            <w:r w:rsidRPr="005B1A00">
              <w:rPr>
                <w:rFonts w:cs="Times New Roman"/>
                <w:sz w:val="24"/>
                <w:szCs w:val="24"/>
              </w:rPr>
              <w:t>25</w:t>
            </w:r>
          </w:p>
        </w:tc>
        <w:tc>
          <w:tcPr>
            <w:tcW w:w="674" w:type="dxa"/>
          </w:tcPr>
          <w:p w14:paraId="2A2EF989" w14:textId="763AD786" w:rsidR="0015335F" w:rsidRPr="005B1A00" w:rsidRDefault="00295BE5" w:rsidP="000138B6">
            <w:pPr>
              <w:spacing w:line="276" w:lineRule="auto"/>
              <w:rPr>
                <w:rFonts w:cs="Times New Roman"/>
                <w:sz w:val="24"/>
                <w:szCs w:val="24"/>
              </w:rPr>
            </w:pPr>
            <w:r w:rsidRPr="005B1A00">
              <w:rPr>
                <w:rFonts w:cs="Times New Roman"/>
                <w:sz w:val="24"/>
                <w:szCs w:val="24"/>
              </w:rPr>
              <w:t>36</w:t>
            </w:r>
          </w:p>
        </w:tc>
        <w:tc>
          <w:tcPr>
            <w:tcW w:w="674" w:type="dxa"/>
          </w:tcPr>
          <w:p w14:paraId="6727C4EC" w14:textId="6F192C14" w:rsidR="0015335F" w:rsidRPr="005B1A00" w:rsidRDefault="00295BE5" w:rsidP="000138B6">
            <w:pPr>
              <w:spacing w:line="276" w:lineRule="auto"/>
              <w:rPr>
                <w:rFonts w:cs="Times New Roman"/>
                <w:sz w:val="24"/>
                <w:szCs w:val="24"/>
              </w:rPr>
            </w:pPr>
            <w:r w:rsidRPr="005B1A00">
              <w:rPr>
                <w:rFonts w:cs="Times New Roman"/>
                <w:sz w:val="24"/>
                <w:szCs w:val="24"/>
              </w:rPr>
              <w:t>49</w:t>
            </w:r>
          </w:p>
        </w:tc>
        <w:tc>
          <w:tcPr>
            <w:tcW w:w="674" w:type="dxa"/>
          </w:tcPr>
          <w:p w14:paraId="7BBA8EDC" w14:textId="289B3977" w:rsidR="0015335F" w:rsidRPr="005B1A00" w:rsidRDefault="00295BE5" w:rsidP="000138B6">
            <w:pPr>
              <w:spacing w:line="276" w:lineRule="auto"/>
              <w:rPr>
                <w:rFonts w:cs="Times New Roman"/>
                <w:sz w:val="24"/>
                <w:szCs w:val="24"/>
              </w:rPr>
            </w:pPr>
            <w:r w:rsidRPr="005B1A00">
              <w:rPr>
                <w:rFonts w:cs="Times New Roman"/>
                <w:sz w:val="24"/>
                <w:szCs w:val="24"/>
              </w:rPr>
              <w:t>64</w:t>
            </w:r>
          </w:p>
        </w:tc>
        <w:tc>
          <w:tcPr>
            <w:tcW w:w="674" w:type="dxa"/>
          </w:tcPr>
          <w:p w14:paraId="3F079B29" w14:textId="046BB312" w:rsidR="0015335F" w:rsidRPr="005B1A00" w:rsidRDefault="00295BE5" w:rsidP="000138B6">
            <w:pPr>
              <w:spacing w:line="276" w:lineRule="auto"/>
              <w:rPr>
                <w:rFonts w:cs="Times New Roman"/>
                <w:sz w:val="24"/>
                <w:szCs w:val="24"/>
              </w:rPr>
            </w:pPr>
            <w:r w:rsidRPr="005B1A00">
              <w:rPr>
                <w:rFonts w:cs="Times New Roman"/>
                <w:sz w:val="24"/>
                <w:szCs w:val="24"/>
              </w:rPr>
              <w:t>81</w:t>
            </w:r>
          </w:p>
        </w:tc>
        <w:tc>
          <w:tcPr>
            <w:tcW w:w="674" w:type="dxa"/>
          </w:tcPr>
          <w:p w14:paraId="21D85CDF" w14:textId="32C17050" w:rsidR="0015335F" w:rsidRPr="005B1A00" w:rsidRDefault="0015335F" w:rsidP="000138B6">
            <w:pPr>
              <w:spacing w:line="276" w:lineRule="auto"/>
              <w:rPr>
                <w:rFonts w:cs="Times New Roman"/>
                <w:sz w:val="24"/>
                <w:szCs w:val="24"/>
              </w:rPr>
            </w:pPr>
            <w:r w:rsidRPr="005B1A00">
              <w:rPr>
                <w:rFonts w:cs="Times New Roman"/>
                <w:sz w:val="24"/>
                <w:szCs w:val="24"/>
              </w:rPr>
              <w:t>10</w:t>
            </w:r>
            <w:r w:rsidR="00295BE5" w:rsidRPr="005B1A00">
              <w:rPr>
                <w:rFonts w:cs="Times New Roman"/>
                <w:sz w:val="24"/>
                <w:szCs w:val="24"/>
              </w:rPr>
              <w:t>0</w:t>
            </w:r>
          </w:p>
        </w:tc>
      </w:tr>
    </w:tbl>
    <w:p w14:paraId="028AA061" w14:textId="55CFE3F8" w:rsidR="0015335F" w:rsidRPr="005B1A00" w:rsidRDefault="0015335F" w:rsidP="000138B6">
      <w:pPr>
        <w:spacing w:line="276" w:lineRule="auto"/>
        <w:rPr>
          <w:rFonts w:cs="Times New Roman"/>
          <w:sz w:val="24"/>
          <w:szCs w:val="24"/>
        </w:rPr>
      </w:pPr>
      <w:r w:rsidRPr="005B1A00">
        <w:rPr>
          <w:rFonts w:cs="Times New Roman"/>
          <w:noProof/>
        </w:rPr>
        <mc:AlternateContent>
          <mc:Choice Requires="wps">
            <w:drawing>
              <wp:anchor distT="0" distB="0" distL="114300" distR="114300" simplePos="0" relativeHeight="251658257" behindDoc="0" locked="0" layoutInCell="1" allowOverlap="1" wp14:anchorId="784CE93A" wp14:editId="399C59B8">
                <wp:simplePos x="0" y="0"/>
                <wp:positionH relativeFrom="column">
                  <wp:posOffset>4009604</wp:posOffset>
                </wp:positionH>
                <wp:positionV relativeFrom="paragraph">
                  <wp:posOffset>104354</wp:posOffset>
                </wp:positionV>
                <wp:extent cx="1432290" cy="0"/>
                <wp:effectExtent l="38100" t="76200" r="15875" b="95250"/>
                <wp:wrapNone/>
                <wp:docPr id="1025204563" name="Straight Arrow Connector 23"/>
                <wp:cNvGraphicFramePr/>
                <a:graphic xmlns:a="http://schemas.openxmlformats.org/drawingml/2006/main">
                  <a:graphicData uri="http://schemas.microsoft.com/office/word/2010/wordprocessingShape">
                    <wps:wsp>
                      <wps:cNvCnPr/>
                      <wps:spPr>
                        <a:xfrm>
                          <a:off x="0" y="0"/>
                          <a:ext cx="14322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0D7C28" id="Straight Arrow Connector 23" o:spid="_x0000_s1026" type="#_x0000_t32" style="position:absolute;margin-left:315.7pt;margin-top:8.2pt;width:112.8pt;height:0;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" strokecolor="black [3200]" strokeweight=".5pt">
                <v:stroke startarrow="block" endarrow="block" joinstyle="miter"/>
              </v:shape>
            </w:pict>
          </mc:Fallback>
        </mc:AlternateContent>
      </w:r>
      <w:r w:rsidRPr="005B1A00">
        <w:rPr>
          <w:rFonts w:cs="Times New Roman"/>
          <w:noProof/>
        </w:rPr>
        <mc:AlternateContent>
          <mc:Choice Requires="wps">
            <w:drawing>
              <wp:anchor distT="0" distB="0" distL="114300" distR="114300" simplePos="0" relativeHeight="251658256" behindDoc="0" locked="0" layoutInCell="1" allowOverlap="1" wp14:anchorId="3E2AC73A" wp14:editId="0A29DEAE">
                <wp:simplePos x="0" y="0"/>
                <wp:positionH relativeFrom="column">
                  <wp:posOffset>1185482</wp:posOffset>
                </wp:positionH>
                <wp:positionV relativeFrom="paragraph">
                  <wp:posOffset>93362</wp:posOffset>
                </wp:positionV>
                <wp:extent cx="1537487" cy="8092"/>
                <wp:effectExtent l="38100" t="76200" r="100965" b="87630"/>
                <wp:wrapNone/>
                <wp:docPr id="1310536758" name="Straight Arrow Connector 22"/>
                <wp:cNvGraphicFramePr/>
                <a:graphic xmlns:a="http://schemas.openxmlformats.org/drawingml/2006/main">
                  <a:graphicData uri="http://schemas.microsoft.com/office/word/2010/wordprocessingShape">
                    <wps:wsp>
                      <wps:cNvCnPr/>
                      <wps:spPr>
                        <a:xfrm>
                          <a:off x="0" y="0"/>
                          <a:ext cx="1537487" cy="809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2B591" id="Straight Arrow Connector 22" o:spid="_x0000_s1026" type="#_x0000_t32" style="position:absolute;margin-left:93.35pt;margin-top:7.35pt;width:121.05pt;height:.6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" strokecolor="black [3200]" strokeweight=".5pt">
                <v:stroke startarrow="block" endarrow="block" joinstyle="miter"/>
              </v:shape>
            </w:pict>
          </mc:Fallback>
        </mc:AlternateContent>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t xml:space="preserve">n-number of </w:t>
      </w:r>
      <w:proofErr w:type="gramStart"/>
      <w:r w:rsidR="00845061" w:rsidRPr="005B1A00">
        <w:rPr>
          <w:rFonts w:cs="Times New Roman"/>
          <w:b/>
          <w:bCs/>
          <w:sz w:val="24"/>
          <w:szCs w:val="24"/>
        </w:rPr>
        <w:t>square</w:t>
      </w:r>
      <w:proofErr w:type="gramEnd"/>
      <w:r w:rsidR="00845061" w:rsidRPr="005B1A00">
        <w:rPr>
          <w:rFonts w:cs="Times New Roman"/>
          <w:b/>
          <w:bCs/>
          <w:sz w:val="24"/>
          <w:szCs w:val="24"/>
        </w:rPr>
        <w:t xml:space="preserve"> </w:t>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r w:rsidRPr="005B1A00">
        <w:rPr>
          <w:rFonts w:cs="Times New Roman"/>
          <w:b/>
          <w:bCs/>
          <w:sz w:val="24"/>
          <w:szCs w:val="24"/>
        </w:rPr>
        <w:tab/>
      </w:r>
    </w:p>
    <w:p w14:paraId="08373A96" w14:textId="77777777" w:rsidR="002D0781" w:rsidRPr="005B1A00" w:rsidRDefault="002D0781" w:rsidP="000138B6">
      <w:pPr>
        <w:spacing w:line="276" w:lineRule="auto"/>
        <w:rPr>
          <w:rFonts w:cs="Times New Roman"/>
          <w:b/>
          <w:bCs/>
          <w:sz w:val="24"/>
          <w:szCs w:val="24"/>
        </w:rPr>
      </w:pPr>
    </w:p>
    <w:p w14:paraId="52C2ECBE" w14:textId="0495F727" w:rsidR="00781E3E" w:rsidRPr="005B1A00" w:rsidRDefault="002D0781" w:rsidP="000138B6">
      <w:pPr>
        <w:spacing w:line="276" w:lineRule="auto"/>
        <w:rPr>
          <w:rFonts w:cs="Times New Roman"/>
          <w:b/>
          <w:bCs/>
          <w:sz w:val="24"/>
          <w:szCs w:val="24"/>
        </w:rPr>
      </w:pPr>
      <w:r w:rsidRPr="005B1A00">
        <w:rPr>
          <w:rFonts w:cs="Times New Roman"/>
          <w:b/>
          <w:bCs/>
          <w:sz w:val="24"/>
          <w:szCs w:val="24"/>
        </w:rPr>
        <w:t xml:space="preserve">Note: </w:t>
      </w:r>
    </w:p>
    <w:p w14:paraId="2C353D08" w14:textId="48FAF069" w:rsidR="002D0781" w:rsidRPr="005B1A00" w:rsidRDefault="002D0781" w:rsidP="00A4486E">
      <w:pPr>
        <w:pStyle w:val="ListParagraph"/>
        <w:numPr>
          <w:ilvl w:val="0"/>
          <w:numId w:val="22"/>
        </w:numPr>
        <w:spacing w:line="276" w:lineRule="auto"/>
        <w:rPr>
          <w:rFonts w:cs="Times New Roman"/>
          <w:b/>
          <w:bCs/>
          <w:sz w:val="24"/>
          <w:szCs w:val="24"/>
        </w:rPr>
      </w:pPr>
      <w:proofErr w:type="spellStart"/>
      <w:proofErr w:type="gramStart"/>
      <w:r w:rsidRPr="005B1A00">
        <w:rPr>
          <w:rFonts w:cs="Times New Roman"/>
          <w:b/>
          <w:bCs/>
          <w:sz w:val="24"/>
          <w:szCs w:val="24"/>
        </w:rPr>
        <w:t>Arr</w:t>
      </w:r>
      <w:proofErr w:type="spellEnd"/>
      <w:r w:rsidRPr="005B1A00">
        <w:rPr>
          <w:rFonts w:cs="Times New Roman"/>
          <w:b/>
          <w:bCs/>
          <w:sz w:val="24"/>
          <w:szCs w:val="24"/>
        </w:rPr>
        <w:t>[</w:t>
      </w:r>
      <w:proofErr w:type="gramEnd"/>
      <w:r w:rsidRPr="005B1A00">
        <w:rPr>
          <w:rFonts w:cs="Times New Roman"/>
          <w:b/>
          <w:bCs/>
          <w:sz w:val="24"/>
          <w:szCs w:val="24"/>
        </w:rPr>
        <w:t xml:space="preserve">] </w:t>
      </w:r>
      <w:r w:rsidRPr="005B1A00">
        <w:rPr>
          <w:rFonts w:cs="Times New Roman"/>
          <w:sz w:val="24"/>
          <w:szCs w:val="24"/>
        </w:rPr>
        <w:t xml:space="preserve">is </w:t>
      </w:r>
      <w:r w:rsidR="00CE06A5" w:rsidRPr="005B1A00">
        <w:rPr>
          <w:rFonts w:cs="Times New Roman"/>
          <w:sz w:val="24"/>
          <w:szCs w:val="24"/>
        </w:rPr>
        <w:t xml:space="preserve">an </w:t>
      </w:r>
      <w:r w:rsidR="00F72679" w:rsidRPr="005B1A00">
        <w:rPr>
          <w:rFonts w:cs="Times New Roman"/>
          <w:sz w:val="24"/>
          <w:szCs w:val="24"/>
        </w:rPr>
        <w:t xml:space="preserve">original array it is also an input value </w:t>
      </w:r>
      <w:r w:rsidR="00293AAD" w:rsidRPr="005B1A00">
        <w:rPr>
          <w:rFonts w:cs="Times New Roman"/>
          <w:sz w:val="24"/>
          <w:szCs w:val="24"/>
        </w:rPr>
        <w:t>that</w:t>
      </w:r>
      <w:r w:rsidR="00AD62D8" w:rsidRPr="005B1A00">
        <w:rPr>
          <w:rFonts w:cs="Times New Roman"/>
          <w:sz w:val="24"/>
          <w:szCs w:val="24"/>
        </w:rPr>
        <w:t xml:space="preserve"> </w:t>
      </w:r>
      <w:r w:rsidR="00CE06A5" w:rsidRPr="005B1A00">
        <w:rPr>
          <w:rFonts w:cs="Times New Roman"/>
          <w:sz w:val="24"/>
          <w:szCs w:val="24"/>
        </w:rPr>
        <w:t>is not counted</w:t>
      </w:r>
      <w:r w:rsidR="00AD62D8" w:rsidRPr="005B1A00">
        <w:rPr>
          <w:rFonts w:cs="Times New Roman"/>
          <w:sz w:val="24"/>
          <w:szCs w:val="24"/>
        </w:rPr>
        <w:t xml:space="preserve"> </w:t>
      </w:r>
      <w:r w:rsidR="00CE06A5" w:rsidRPr="005B1A00">
        <w:rPr>
          <w:rFonts w:cs="Times New Roman"/>
          <w:sz w:val="24"/>
          <w:szCs w:val="24"/>
        </w:rPr>
        <w:t>by space complexity.</w:t>
      </w:r>
    </w:p>
    <w:p w14:paraId="341B4183" w14:textId="513CD97D" w:rsidR="00CE06A5" w:rsidRPr="005B1A00" w:rsidRDefault="00B63879" w:rsidP="00A4486E">
      <w:pPr>
        <w:pStyle w:val="ListParagraph"/>
        <w:numPr>
          <w:ilvl w:val="0"/>
          <w:numId w:val="22"/>
        </w:numPr>
        <w:spacing w:line="276" w:lineRule="auto"/>
        <w:rPr>
          <w:rFonts w:cs="Times New Roman"/>
          <w:b/>
          <w:bCs/>
          <w:sz w:val="24"/>
          <w:szCs w:val="24"/>
        </w:rPr>
      </w:pPr>
      <w:proofErr w:type="gramStart"/>
      <w:r w:rsidRPr="005B1A00">
        <w:rPr>
          <w:rFonts w:cs="Times New Roman"/>
          <w:b/>
          <w:bCs/>
          <w:sz w:val="24"/>
          <w:szCs w:val="24"/>
        </w:rPr>
        <w:t>Square[</w:t>
      </w:r>
      <w:proofErr w:type="gramEnd"/>
      <w:r w:rsidRPr="005B1A00">
        <w:rPr>
          <w:rFonts w:cs="Times New Roman"/>
          <w:b/>
          <w:bCs/>
          <w:sz w:val="24"/>
          <w:szCs w:val="24"/>
        </w:rPr>
        <w:t xml:space="preserve">] </w:t>
      </w:r>
      <w:r w:rsidRPr="005B1A00">
        <w:rPr>
          <w:rFonts w:cs="Times New Roman"/>
          <w:sz w:val="24"/>
          <w:szCs w:val="24"/>
        </w:rPr>
        <w:t xml:space="preserve">is </w:t>
      </w:r>
      <w:r w:rsidR="00417CC1" w:rsidRPr="005B1A00">
        <w:rPr>
          <w:rFonts w:cs="Times New Roman"/>
          <w:sz w:val="24"/>
          <w:szCs w:val="24"/>
        </w:rPr>
        <w:t>an</w:t>
      </w:r>
      <w:r w:rsidRPr="005B1A00">
        <w:rPr>
          <w:rFonts w:cs="Times New Roman"/>
          <w:sz w:val="24"/>
          <w:szCs w:val="24"/>
        </w:rPr>
        <w:t xml:space="preserve"> </w:t>
      </w:r>
      <w:r w:rsidR="00AE051D" w:rsidRPr="005B1A00">
        <w:rPr>
          <w:rFonts w:cs="Times New Roman"/>
          <w:sz w:val="24"/>
          <w:szCs w:val="24"/>
        </w:rPr>
        <w:t xml:space="preserve">auxiliary space (extra) </w:t>
      </w:r>
      <w:r w:rsidR="00293AAD" w:rsidRPr="005B1A00">
        <w:rPr>
          <w:rFonts w:cs="Times New Roman"/>
          <w:sz w:val="24"/>
          <w:szCs w:val="24"/>
        </w:rPr>
        <w:t>that</w:t>
      </w:r>
      <w:r w:rsidR="00AE051D" w:rsidRPr="005B1A00">
        <w:rPr>
          <w:rFonts w:cs="Times New Roman"/>
          <w:sz w:val="24"/>
          <w:szCs w:val="24"/>
        </w:rPr>
        <w:t xml:space="preserve"> is </w:t>
      </w:r>
      <w:r w:rsidR="00417CC1" w:rsidRPr="005B1A00">
        <w:rPr>
          <w:rFonts w:cs="Times New Roman"/>
          <w:sz w:val="24"/>
          <w:szCs w:val="24"/>
        </w:rPr>
        <w:t>counted by space complexity.</w:t>
      </w:r>
    </w:p>
    <w:p w14:paraId="293D9816" w14:textId="2E486E83" w:rsidR="000D111F" w:rsidRPr="005B1A00" w:rsidRDefault="009E659F" w:rsidP="00A4486E">
      <w:pPr>
        <w:pStyle w:val="ListParagraph"/>
        <w:numPr>
          <w:ilvl w:val="0"/>
          <w:numId w:val="22"/>
        </w:numPr>
        <w:spacing w:line="276" w:lineRule="auto"/>
        <w:rPr>
          <w:rFonts w:cs="Times New Roman"/>
          <w:b/>
          <w:bCs/>
          <w:sz w:val="24"/>
          <w:szCs w:val="24"/>
        </w:rPr>
      </w:pPr>
      <w:proofErr w:type="spellStart"/>
      <w:proofErr w:type="gramStart"/>
      <w:r w:rsidRPr="005B1A00">
        <w:rPr>
          <w:rFonts w:cs="Times New Roman"/>
          <w:b/>
          <w:bCs/>
          <w:sz w:val="24"/>
          <w:szCs w:val="24"/>
        </w:rPr>
        <w:t>Arr</w:t>
      </w:r>
      <w:proofErr w:type="spellEnd"/>
      <w:r w:rsidRPr="005B1A00">
        <w:rPr>
          <w:rFonts w:cs="Times New Roman"/>
          <w:b/>
          <w:bCs/>
          <w:sz w:val="24"/>
          <w:szCs w:val="24"/>
        </w:rPr>
        <w:t>[</w:t>
      </w:r>
      <w:proofErr w:type="gramEnd"/>
      <w:r w:rsidRPr="005B1A00">
        <w:rPr>
          <w:rFonts w:cs="Times New Roman"/>
          <w:b/>
          <w:bCs/>
          <w:sz w:val="24"/>
          <w:szCs w:val="24"/>
        </w:rPr>
        <w:t xml:space="preserve">] and square[] </w:t>
      </w:r>
      <w:r w:rsidRPr="005B1A00">
        <w:rPr>
          <w:rFonts w:cs="Times New Roman"/>
          <w:sz w:val="24"/>
          <w:szCs w:val="24"/>
        </w:rPr>
        <w:t xml:space="preserve">contain </w:t>
      </w:r>
      <w:r w:rsidR="0099325F" w:rsidRPr="005B1A00">
        <w:rPr>
          <w:rFonts w:cs="Times New Roman"/>
          <w:sz w:val="24"/>
          <w:szCs w:val="24"/>
        </w:rPr>
        <w:t xml:space="preserve">the </w:t>
      </w:r>
      <w:r w:rsidRPr="005B1A00">
        <w:rPr>
          <w:rFonts w:cs="Times New Roman"/>
          <w:sz w:val="24"/>
          <w:szCs w:val="24"/>
        </w:rPr>
        <w:t xml:space="preserve">same </w:t>
      </w:r>
      <w:r w:rsidR="00484BBE" w:rsidRPr="005B1A00">
        <w:rPr>
          <w:rFonts w:cs="Times New Roman"/>
          <w:sz w:val="24"/>
          <w:szCs w:val="24"/>
        </w:rPr>
        <w:t xml:space="preserve">size of space, so whenever </w:t>
      </w:r>
      <w:proofErr w:type="spellStart"/>
      <w:r w:rsidR="00484BBE" w:rsidRPr="005B1A00">
        <w:rPr>
          <w:rFonts w:cs="Times New Roman"/>
          <w:sz w:val="24"/>
          <w:szCs w:val="24"/>
        </w:rPr>
        <w:t>arr</w:t>
      </w:r>
      <w:proofErr w:type="spellEnd"/>
      <w:r w:rsidR="00484BBE" w:rsidRPr="005B1A00">
        <w:rPr>
          <w:rFonts w:cs="Times New Roman"/>
          <w:sz w:val="24"/>
          <w:szCs w:val="24"/>
        </w:rPr>
        <w:t>[]</w:t>
      </w:r>
      <w:r w:rsidR="000950E7" w:rsidRPr="005B1A00">
        <w:rPr>
          <w:rFonts w:cs="Times New Roman"/>
          <w:sz w:val="24"/>
          <w:szCs w:val="24"/>
        </w:rPr>
        <w:t xml:space="preserve"> size is </w:t>
      </w:r>
      <w:r w:rsidR="00EA5030" w:rsidRPr="005B1A00">
        <w:rPr>
          <w:rFonts w:cs="Times New Roman"/>
          <w:sz w:val="24"/>
          <w:szCs w:val="24"/>
        </w:rPr>
        <w:t>increase then also squ</w:t>
      </w:r>
      <w:r w:rsidR="0099325F" w:rsidRPr="005B1A00">
        <w:rPr>
          <w:rFonts w:cs="Times New Roman"/>
          <w:sz w:val="24"/>
          <w:szCs w:val="24"/>
        </w:rPr>
        <w:t>are[] size is increase.</w:t>
      </w:r>
    </w:p>
    <w:p w14:paraId="5BE0DFF3" w14:textId="4CAB85A7" w:rsidR="00837EB3" w:rsidRPr="005B1A00" w:rsidRDefault="00837EB3" w:rsidP="000138B6">
      <w:pPr>
        <w:spacing w:line="276" w:lineRule="auto"/>
        <w:rPr>
          <w:rFonts w:cs="Times New Roman"/>
          <w:b/>
          <w:bCs/>
          <w:sz w:val="24"/>
          <w:szCs w:val="24"/>
        </w:rPr>
      </w:pPr>
      <w:r w:rsidRPr="005B1A00">
        <w:rPr>
          <w:rFonts w:cs="Times New Roman"/>
          <w:noProof/>
          <w:sz w:val="24"/>
          <w:szCs w:val="24"/>
        </w:rPr>
        <w:lastRenderedPageBreak/>
        <mc:AlternateContent>
          <mc:Choice Requires="wps">
            <w:drawing>
              <wp:anchor distT="0" distB="0" distL="114300" distR="114300" simplePos="0" relativeHeight="251658259" behindDoc="0" locked="0" layoutInCell="1" allowOverlap="1" wp14:anchorId="6B332B10" wp14:editId="274BFE7B">
                <wp:simplePos x="0" y="0"/>
                <wp:positionH relativeFrom="column">
                  <wp:posOffset>3799211</wp:posOffset>
                </wp:positionH>
                <wp:positionV relativeFrom="paragraph">
                  <wp:posOffset>3198259</wp:posOffset>
                </wp:positionV>
                <wp:extent cx="1432290" cy="258945"/>
                <wp:effectExtent l="0" t="0" r="15875" b="27305"/>
                <wp:wrapNone/>
                <wp:docPr id="678047318" name="Rectangle 31"/>
                <wp:cNvGraphicFramePr/>
                <a:graphic xmlns:a="http://schemas.openxmlformats.org/drawingml/2006/main">
                  <a:graphicData uri="http://schemas.microsoft.com/office/word/2010/wordprocessingShape">
                    <wps:wsp>
                      <wps:cNvSpPr/>
                      <wps:spPr>
                        <a:xfrm>
                          <a:off x="0" y="0"/>
                          <a:ext cx="1432290" cy="258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AA344D" w14:textId="20B39A46" w:rsidR="00837EB3" w:rsidRDefault="00837EB3" w:rsidP="00837EB3">
                            <w:pPr>
                              <w:jc w:val="center"/>
                            </w:pPr>
                            <w:r>
                              <w:t>X</w:t>
                            </w:r>
                            <w:r w:rsidR="00FF0458">
                              <w:t>- input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32B10" id="Rectangle 31" o:spid="_x0000_s1029" style="position:absolute;margin-left:299.15pt;margin-top:251.85pt;width:112.8pt;height:20.4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" fillcolor="#4472c4 [3204]" strokecolor="#09101d [484]" strokeweight="1pt">
                <v:textbox>
                  <w:txbxContent>
                    <w:p w14:paraId="63AA344D" w14:textId="20B39A46" w:rsidR="00837EB3" w:rsidRDefault="00837EB3" w:rsidP="00837EB3">
                      <w:pPr>
                        <w:jc w:val="center"/>
                      </w:pPr>
                      <w:r>
                        <w:t>X</w:t>
                      </w:r>
                      <w:r w:rsidR="00FF0458">
                        <w:t>- input value</w:t>
                      </w:r>
                    </w:p>
                  </w:txbxContent>
                </v:textbox>
              </v:rect>
            </w:pict>
          </mc:Fallback>
        </mc:AlternateContent>
      </w:r>
      <w:r w:rsidRPr="005B1A00">
        <w:rPr>
          <w:rFonts w:cs="Times New Roman"/>
          <w:noProof/>
          <w:sz w:val="24"/>
          <w:szCs w:val="24"/>
        </w:rPr>
        <mc:AlternateContent>
          <mc:Choice Requires="wps">
            <w:drawing>
              <wp:anchor distT="0" distB="0" distL="114300" distR="114300" simplePos="0" relativeHeight="251658258" behindDoc="0" locked="0" layoutInCell="1" allowOverlap="1" wp14:anchorId="1CE5D147" wp14:editId="489A9D77">
                <wp:simplePos x="0" y="0"/>
                <wp:positionH relativeFrom="column">
                  <wp:posOffset>20230</wp:posOffset>
                </wp:positionH>
                <wp:positionV relativeFrom="paragraph">
                  <wp:posOffset>3271087</wp:posOffset>
                </wp:positionV>
                <wp:extent cx="3657600" cy="16184"/>
                <wp:effectExtent l="0" t="57150" r="19050" b="98425"/>
                <wp:wrapNone/>
                <wp:docPr id="2069512784" name="Straight Arrow Connector 30"/>
                <wp:cNvGraphicFramePr/>
                <a:graphic xmlns:a="http://schemas.openxmlformats.org/drawingml/2006/main">
                  <a:graphicData uri="http://schemas.microsoft.com/office/word/2010/wordprocessingShape">
                    <wps:wsp>
                      <wps:cNvCnPr/>
                      <wps:spPr>
                        <a:xfrm>
                          <a:off x="0" y="0"/>
                          <a:ext cx="3657600" cy="1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57C19" id="Straight Arrow Connector 30" o:spid="_x0000_s1026" type="#_x0000_t32" style="position:absolute;margin-left:1.6pt;margin-top:257.55pt;width:4in;height:1.2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" strokecolor="#4472c4 [3204]" strokeweight=".5pt">
                <v:stroke endarrow="block" joinstyle="miter"/>
              </v:shape>
            </w:pict>
          </mc:Fallback>
        </mc:AlternateContent>
      </w:r>
      <w:r w:rsidRPr="005B1A00">
        <w:rPr>
          <w:rFonts w:cs="Times New Roman"/>
          <w:noProof/>
          <w:sz w:val="24"/>
          <w:szCs w:val="24"/>
        </w:rPr>
        <mc:AlternateContent>
          <mc:Choice Requires="wps">
            <w:drawing>
              <wp:anchor distT="0" distB="0" distL="114300" distR="114300" simplePos="0" relativeHeight="251658254" behindDoc="0" locked="0" layoutInCell="1" allowOverlap="1" wp14:anchorId="79B0BFA3" wp14:editId="3335B50A">
                <wp:simplePos x="0" y="0"/>
                <wp:positionH relativeFrom="column">
                  <wp:posOffset>4235922</wp:posOffset>
                </wp:positionH>
                <wp:positionV relativeFrom="paragraph">
                  <wp:posOffset>1629742</wp:posOffset>
                </wp:positionV>
                <wp:extent cx="2160574" cy="258945"/>
                <wp:effectExtent l="0" t="0" r="11430" b="27305"/>
                <wp:wrapNone/>
                <wp:docPr id="665488949" name="Rectangle 28"/>
                <wp:cNvGraphicFramePr/>
                <a:graphic xmlns:a="http://schemas.openxmlformats.org/drawingml/2006/main">
                  <a:graphicData uri="http://schemas.microsoft.com/office/word/2010/wordprocessingShape">
                    <wps:wsp>
                      <wps:cNvSpPr/>
                      <wps:spPr>
                        <a:xfrm>
                          <a:off x="0" y="0"/>
                          <a:ext cx="2160574" cy="258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C30718" w14:textId="77777777" w:rsidR="00451A48" w:rsidRDefault="00451A48" w:rsidP="00451A48">
                            <w:pPr>
                              <w:jc w:val="center"/>
                            </w:pPr>
                            <w:r>
                              <w:t xml:space="preserve">Linear </w:t>
                            </w:r>
                            <w:r w:rsidR="00915656">
                              <w:t>space</w:t>
                            </w:r>
                            <w:r>
                              <w:t xml:space="preserve"> complexity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0BFA3" id="Rectangle 28" o:spid="_x0000_s1030" style="position:absolute;margin-left:333.55pt;margin-top:128.35pt;width:170.1pt;height:20.4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" fillcolor="#4472c4 [3204]" strokecolor="#09101d [484]" strokeweight="1pt">
                <v:textbox>
                  <w:txbxContent>
                    <w:p w14:paraId="5CC30718" w14:textId="77777777" w:rsidR="00451A48" w:rsidRDefault="00451A48" w:rsidP="00451A48">
                      <w:pPr>
                        <w:jc w:val="center"/>
                      </w:pPr>
                      <w:r>
                        <w:t xml:space="preserve">Linear </w:t>
                      </w:r>
                      <w:r w:rsidR="00915656">
                        <w:t>space</w:t>
                      </w:r>
                      <w:r>
                        <w:t xml:space="preserve"> complexity O(n)</w:t>
                      </w:r>
                    </w:p>
                  </w:txbxContent>
                </v:textbox>
              </v:rect>
            </w:pict>
          </mc:Fallback>
        </mc:AlternateContent>
      </w:r>
      <w:r w:rsidRPr="005B1A00">
        <w:rPr>
          <w:rFonts w:cs="Times New Roman"/>
          <w:noProof/>
          <w:sz w:val="24"/>
          <w:szCs w:val="24"/>
        </w:rPr>
        <mc:AlternateContent>
          <mc:Choice Requires="wps">
            <w:drawing>
              <wp:anchor distT="0" distB="0" distL="114300" distR="114300" simplePos="0" relativeHeight="251658255" behindDoc="0" locked="0" layoutInCell="1" allowOverlap="1" wp14:anchorId="20A41AC6" wp14:editId="3ACB8228">
                <wp:simplePos x="0" y="0"/>
                <wp:positionH relativeFrom="column">
                  <wp:posOffset>5514194</wp:posOffset>
                </wp:positionH>
                <wp:positionV relativeFrom="paragraph">
                  <wp:posOffset>812985</wp:posOffset>
                </wp:positionV>
                <wp:extent cx="8092" cy="801112"/>
                <wp:effectExtent l="38100" t="0" r="68580" b="56515"/>
                <wp:wrapNone/>
                <wp:docPr id="1341515401" name="Straight Arrow Connector 29"/>
                <wp:cNvGraphicFramePr/>
                <a:graphic xmlns:a="http://schemas.openxmlformats.org/drawingml/2006/main">
                  <a:graphicData uri="http://schemas.microsoft.com/office/word/2010/wordprocessingShape">
                    <wps:wsp>
                      <wps:cNvCnPr/>
                      <wps:spPr>
                        <a:xfrm>
                          <a:off x="0" y="0"/>
                          <a:ext cx="8092" cy="801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7A9FF" id="Straight Arrow Connector 29" o:spid="_x0000_s1026" type="#_x0000_t32" style="position:absolute;margin-left:434.2pt;margin-top:64pt;width:.65pt;height:63.1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" strokecolor="#4472c4 [3204]" strokeweight=".5pt">
                <v:stroke endarrow="block" joinstyle="miter"/>
              </v:shape>
            </w:pict>
          </mc:Fallback>
        </mc:AlternateContent>
      </w:r>
      <w:r w:rsidRPr="005B1A00">
        <w:rPr>
          <w:rFonts w:cs="Times New Roman"/>
          <w:noProof/>
          <w:sz w:val="24"/>
          <w:szCs w:val="24"/>
        </w:rPr>
        <w:drawing>
          <wp:inline distT="0" distB="0" distL="0" distR="0" wp14:anchorId="21A45130" wp14:editId="37CB59DB">
            <wp:extent cx="6603101" cy="3200400"/>
            <wp:effectExtent l="0" t="0" r="7620" b="0"/>
            <wp:docPr id="2004180430"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DEF60D" w14:textId="77777777" w:rsidR="00837EB3" w:rsidRPr="005B1A00" w:rsidRDefault="00837EB3" w:rsidP="000138B6">
      <w:pPr>
        <w:spacing w:line="276" w:lineRule="auto"/>
        <w:rPr>
          <w:rFonts w:cs="Times New Roman"/>
          <w:b/>
          <w:bCs/>
          <w:sz w:val="24"/>
          <w:szCs w:val="24"/>
        </w:rPr>
      </w:pPr>
    </w:p>
    <w:p w14:paraId="27D97D75" w14:textId="2BC4618C" w:rsidR="00036A1E" w:rsidRPr="005B1A00" w:rsidRDefault="00036A1E" w:rsidP="000138B6">
      <w:pPr>
        <w:spacing w:line="276" w:lineRule="auto"/>
        <w:rPr>
          <w:rFonts w:cs="Times New Roman"/>
          <w:b/>
          <w:bCs/>
          <w:sz w:val="24"/>
          <w:szCs w:val="24"/>
        </w:rPr>
      </w:pPr>
      <w:r w:rsidRPr="005B1A00">
        <w:rPr>
          <w:rFonts w:cs="Times New Roman"/>
          <w:b/>
          <w:bCs/>
          <w:sz w:val="24"/>
          <w:szCs w:val="24"/>
        </w:rPr>
        <w:t>Example 2: Constant space complexity.</w:t>
      </w:r>
    </w:p>
    <w:p w14:paraId="335D95E1" w14:textId="1BD4C38E" w:rsidR="00036A1E" w:rsidRPr="005B1A00" w:rsidRDefault="0077672A" w:rsidP="00A4486E">
      <w:pPr>
        <w:pStyle w:val="ListParagraph"/>
        <w:numPr>
          <w:ilvl w:val="0"/>
          <w:numId w:val="23"/>
        </w:numPr>
        <w:spacing w:line="276" w:lineRule="auto"/>
        <w:rPr>
          <w:rFonts w:cs="Times New Roman"/>
          <w:sz w:val="24"/>
          <w:szCs w:val="24"/>
        </w:rPr>
      </w:pPr>
      <w:r w:rsidRPr="005B1A00">
        <w:rPr>
          <w:rFonts w:cs="Times New Roman"/>
          <w:sz w:val="24"/>
          <w:szCs w:val="24"/>
        </w:rPr>
        <w:t>Input-&gt;</w:t>
      </w:r>
      <w:proofErr w:type="spellStart"/>
      <w:proofErr w:type="gramStart"/>
      <w:r w:rsidRPr="005B1A00">
        <w:rPr>
          <w:rFonts w:cs="Times New Roman"/>
          <w:sz w:val="24"/>
          <w:szCs w:val="24"/>
        </w:rPr>
        <w:t>arr</w:t>
      </w:r>
      <w:proofErr w:type="spellEnd"/>
      <w:r w:rsidRPr="005B1A00">
        <w:rPr>
          <w:rFonts w:cs="Times New Roman"/>
          <w:sz w:val="24"/>
          <w:szCs w:val="24"/>
        </w:rPr>
        <w:t>[</w:t>
      </w:r>
      <w:proofErr w:type="gramEnd"/>
      <w:r w:rsidRPr="005B1A00">
        <w:rPr>
          <w:rFonts w:cs="Times New Roman"/>
          <w:sz w:val="24"/>
          <w:szCs w:val="24"/>
        </w:rPr>
        <w:t>]</w:t>
      </w:r>
    </w:p>
    <w:p w14:paraId="3711CE8C" w14:textId="67205355" w:rsidR="000C3E56" w:rsidRPr="005B1A00" w:rsidRDefault="0077672A" w:rsidP="00A4486E">
      <w:pPr>
        <w:pStyle w:val="ListParagraph"/>
        <w:numPr>
          <w:ilvl w:val="0"/>
          <w:numId w:val="23"/>
        </w:numPr>
        <w:spacing w:line="276" w:lineRule="auto"/>
        <w:rPr>
          <w:rFonts w:cs="Times New Roman"/>
          <w:sz w:val="24"/>
          <w:szCs w:val="24"/>
        </w:rPr>
      </w:pPr>
      <w:r w:rsidRPr="005B1A00">
        <w:rPr>
          <w:rFonts w:cs="Times New Roman"/>
          <w:sz w:val="24"/>
          <w:szCs w:val="24"/>
        </w:rPr>
        <w:t>Out-&gt;sum</w:t>
      </w:r>
    </w:p>
    <w:p w14:paraId="19704F11" w14:textId="5291C88A" w:rsidR="002D0781" w:rsidRPr="005B1A00" w:rsidRDefault="002D0781" w:rsidP="000138B6">
      <w:pPr>
        <w:spacing w:line="276" w:lineRule="auto"/>
        <w:rPr>
          <w:rFonts w:cs="Times New Roman"/>
          <w:b/>
          <w:bCs/>
          <w:sz w:val="24"/>
          <w:szCs w:val="24"/>
        </w:rPr>
      </w:pPr>
    </w:p>
    <w:p w14:paraId="7133B8FF" w14:textId="32692340" w:rsidR="00757873" w:rsidRPr="005B1A00" w:rsidRDefault="003960C9" w:rsidP="000138B6">
      <w:pPr>
        <w:spacing w:line="276" w:lineRule="auto"/>
        <w:rPr>
          <w:rFonts w:cs="Times New Roman"/>
          <w:sz w:val="24"/>
          <w:szCs w:val="24"/>
        </w:rPr>
      </w:pPr>
      <w:r w:rsidRPr="005B1A00">
        <w:rPr>
          <w:rFonts w:cs="Times New Roman"/>
          <w:noProof/>
          <w:sz w:val="24"/>
          <w:szCs w:val="24"/>
        </w:rPr>
        <mc:AlternateContent>
          <mc:Choice Requires="wps">
            <w:drawing>
              <wp:anchor distT="0" distB="0" distL="114300" distR="114300" simplePos="0" relativeHeight="251658253" behindDoc="0" locked="0" layoutInCell="1" allowOverlap="1" wp14:anchorId="148AE59D" wp14:editId="7EDFD0D5">
                <wp:simplePos x="0" y="0"/>
                <wp:positionH relativeFrom="margin">
                  <wp:posOffset>1555689</wp:posOffset>
                </wp:positionH>
                <wp:positionV relativeFrom="paragraph">
                  <wp:posOffset>-169977</wp:posOffset>
                </wp:positionV>
                <wp:extent cx="3147802" cy="1602223"/>
                <wp:effectExtent l="0" t="0" r="14605" b="17145"/>
                <wp:wrapNone/>
                <wp:docPr id="1088032495" name="Rectangle 24"/>
                <wp:cNvGraphicFramePr/>
                <a:graphic xmlns:a="http://schemas.openxmlformats.org/drawingml/2006/main">
                  <a:graphicData uri="http://schemas.microsoft.com/office/word/2010/wordprocessingShape">
                    <wps:wsp>
                      <wps:cNvSpPr/>
                      <wps:spPr>
                        <a:xfrm>
                          <a:off x="0" y="0"/>
                          <a:ext cx="3147802" cy="160222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6C843E" w14:textId="7D3BFA65" w:rsidR="000C3E56" w:rsidRDefault="000C3E56" w:rsidP="00757873">
                            <w:pPr>
                              <w:spacing w:line="240" w:lineRule="auto"/>
                            </w:pPr>
                            <w:r>
                              <w:t>int sun=0;</w:t>
                            </w:r>
                          </w:p>
                          <w:p w14:paraId="26F2239A" w14:textId="6EC751AD" w:rsidR="00CB281F" w:rsidRDefault="00CB281F" w:rsidP="00757873">
                            <w:pPr>
                              <w:spacing w:line="240" w:lineRule="auto"/>
                            </w:pP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4BC143AE" w14:textId="7B34730D" w:rsidR="00F674DE" w:rsidRDefault="00F674DE" w:rsidP="00757873">
                            <w:pPr>
                              <w:spacing w:line="240" w:lineRule="auto"/>
                            </w:pPr>
                            <w:r>
                              <w:t>Sun+=</w:t>
                            </w:r>
                            <w:proofErr w:type="spellStart"/>
                            <w:r>
                              <w:t>arr</w:t>
                            </w:r>
                            <w:proofErr w:type="spellEnd"/>
                            <w:r>
                              <w:t>[</w:t>
                            </w:r>
                            <w:proofErr w:type="spellStart"/>
                            <w:r>
                              <w:t>i</w:t>
                            </w:r>
                            <w:proofErr w:type="spellEnd"/>
                            <w:r>
                              <w:t>];</w:t>
                            </w:r>
                          </w:p>
                          <w:p w14:paraId="723C0EED" w14:textId="6D45DFFF" w:rsidR="00CB281F" w:rsidRDefault="007960DF" w:rsidP="00757873">
                            <w:pPr>
                              <w:spacing w:line="240" w:lineRule="auto"/>
                            </w:pPr>
                            <w:r>
                              <w:t>}</w:t>
                            </w:r>
                          </w:p>
                          <w:p w14:paraId="60DB6DF1" w14:textId="61CD6755" w:rsidR="00CB281F" w:rsidRDefault="007960DF" w:rsidP="00757873">
                            <w:pPr>
                              <w:spacing w:line="240" w:lineRule="auto"/>
                            </w:pPr>
                            <w:proofErr w:type="spellStart"/>
                            <w:r>
                              <w:t>Printf</w:t>
                            </w:r>
                            <w:proofErr w:type="spellEnd"/>
                            <w:r>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AE59D" id="Rectangle 24" o:spid="_x0000_s1031" style="position:absolute;margin-left:122.5pt;margin-top:-13.4pt;width:247.85pt;height:126.1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" filled="f" strokecolor="black [3200]">
                <v:stroke joinstyle="round"/>
                <v:textbox>
                  <w:txbxContent>
                    <w:p w14:paraId="616C843E" w14:textId="7D3BFA65" w:rsidR="000C3E56" w:rsidRDefault="000C3E56" w:rsidP="00757873">
                      <w:pPr>
                        <w:spacing w:line="240" w:lineRule="auto"/>
                      </w:pPr>
                      <w:r>
                        <w:t>int sun=0;</w:t>
                      </w:r>
                    </w:p>
                    <w:p w14:paraId="26F2239A" w14:textId="6EC751AD" w:rsidR="00CB281F" w:rsidRDefault="00CB281F" w:rsidP="00757873">
                      <w:pPr>
                        <w:spacing w:line="240" w:lineRule="auto"/>
                      </w:pP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4BC143AE" w14:textId="7B34730D" w:rsidR="00F674DE" w:rsidRDefault="00F674DE" w:rsidP="00757873">
                      <w:pPr>
                        <w:spacing w:line="240" w:lineRule="auto"/>
                      </w:pPr>
                      <w:r>
                        <w:t>Sun+=</w:t>
                      </w:r>
                      <w:proofErr w:type="spellStart"/>
                      <w:r>
                        <w:t>arr</w:t>
                      </w:r>
                      <w:proofErr w:type="spellEnd"/>
                      <w:r>
                        <w:t>[</w:t>
                      </w:r>
                      <w:proofErr w:type="spellStart"/>
                      <w:r>
                        <w:t>i</w:t>
                      </w:r>
                      <w:proofErr w:type="spellEnd"/>
                      <w:r>
                        <w:t>];</w:t>
                      </w:r>
                    </w:p>
                    <w:p w14:paraId="723C0EED" w14:textId="6D45DFFF" w:rsidR="00CB281F" w:rsidRDefault="007960DF" w:rsidP="00757873">
                      <w:pPr>
                        <w:spacing w:line="240" w:lineRule="auto"/>
                      </w:pPr>
                      <w:r>
                        <w:t>}</w:t>
                      </w:r>
                    </w:p>
                    <w:p w14:paraId="60DB6DF1" w14:textId="61CD6755" w:rsidR="00CB281F" w:rsidRDefault="007960DF" w:rsidP="00757873">
                      <w:pPr>
                        <w:spacing w:line="240" w:lineRule="auto"/>
                      </w:pPr>
                      <w:proofErr w:type="spellStart"/>
                      <w:r>
                        <w:t>Printf</w:t>
                      </w:r>
                      <w:proofErr w:type="spellEnd"/>
                      <w:r>
                        <w:t>(sum);</w:t>
                      </w:r>
                    </w:p>
                  </w:txbxContent>
                </v:textbox>
                <w10:wrap anchorx="margin"/>
              </v:rect>
            </w:pict>
          </mc:Fallback>
        </mc:AlternateContent>
      </w:r>
    </w:p>
    <w:p w14:paraId="54C52561" w14:textId="6013654B" w:rsidR="00757873" w:rsidRPr="005B1A00" w:rsidRDefault="00757873" w:rsidP="000138B6">
      <w:pPr>
        <w:spacing w:line="276" w:lineRule="auto"/>
        <w:rPr>
          <w:rFonts w:cs="Times New Roman"/>
          <w:sz w:val="24"/>
          <w:szCs w:val="24"/>
        </w:rPr>
      </w:pPr>
    </w:p>
    <w:p w14:paraId="3D2899E9" w14:textId="3AFE59DE" w:rsidR="00757873" w:rsidRPr="005B1A00" w:rsidRDefault="00757873" w:rsidP="000138B6">
      <w:pPr>
        <w:spacing w:line="276" w:lineRule="auto"/>
        <w:rPr>
          <w:rFonts w:cs="Times New Roman"/>
          <w:sz w:val="24"/>
          <w:szCs w:val="24"/>
        </w:rPr>
      </w:pPr>
    </w:p>
    <w:p w14:paraId="168C09DA" w14:textId="77777777" w:rsidR="00477CB1" w:rsidRPr="005B1A00" w:rsidRDefault="00477CB1" w:rsidP="000138B6">
      <w:pPr>
        <w:spacing w:line="276" w:lineRule="auto"/>
        <w:rPr>
          <w:rFonts w:cs="Times New Roman"/>
          <w:sz w:val="24"/>
          <w:szCs w:val="24"/>
        </w:rPr>
      </w:pPr>
    </w:p>
    <w:p w14:paraId="0330DA8A" w14:textId="77777777" w:rsidR="00477CB1" w:rsidRPr="005B1A00" w:rsidRDefault="00477CB1" w:rsidP="000138B6">
      <w:pPr>
        <w:spacing w:line="276" w:lineRule="auto"/>
        <w:rPr>
          <w:rFonts w:cs="Times New Roman"/>
          <w:sz w:val="24"/>
          <w:szCs w:val="24"/>
        </w:rPr>
      </w:pPr>
    </w:p>
    <w:p w14:paraId="25813C1F" w14:textId="77777777" w:rsidR="00477CB1" w:rsidRPr="005B1A00" w:rsidRDefault="00477CB1" w:rsidP="000138B6">
      <w:pPr>
        <w:spacing w:line="276" w:lineRule="auto"/>
        <w:rPr>
          <w:rFonts w:cs="Times New Roman"/>
          <w:sz w:val="24"/>
          <w:szCs w:val="24"/>
        </w:rPr>
      </w:pPr>
    </w:p>
    <w:p w14:paraId="3269AEF7" w14:textId="1FC2898A" w:rsidR="00242E77" w:rsidRPr="005B1A00" w:rsidRDefault="00757873" w:rsidP="000138B6">
      <w:pPr>
        <w:spacing w:line="276" w:lineRule="auto"/>
        <w:rPr>
          <w:del w:id="2" w:author="Unknown"/>
          <w:rFonts w:cs="Times New Roman"/>
          <w:sz w:val="24"/>
          <w:szCs w:val="24"/>
        </w:rPr>
      </w:pPr>
      <w:r w:rsidRPr="005B1A00">
        <w:rPr>
          <w:rFonts w:cs="Times New Roman"/>
          <w:sz w:val="24"/>
          <w:szCs w:val="24"/>
        </w:rPr>
        <w:t xml:space="preserve">Hear n=number of input mean. </w:t>
      </w:r>
      <w:r w:rsidR="00293AAD" w:rsidRPr="005B1A00">
        <w:rPr>
          <w:rFonts w:cs="Times New Roman"/>
          <w:sz w:val="24"/>
          <w:szCs w:val="24"/>
        </w:rPr>
        <w:t>If</w:t>
      </w:r>
      <w:r w:rsidRPr="005B1A00">
        <w:rPr>
          <w:rFonts w:cs="Times New Roman"/>
          <w:sz w:val="24"/>
          <w:szCs w:val="24"/>
        </w:rPr>
        <w:t xml:space="preserve"> n =10 then the number of </w:t>
      </w:r>
      <w:r w:rsidR="00293AAD" w:rsidRPr="005B1A00">
        <w:rPr>
          <w:rFonts w:cs="Times New Roman"/>
          <w:sz w:val="24"/>
          <w:szCs w:val="24"/>
        </w:rPr>
        <w:t>operations</w:t>
      </w:r>
      <w:r w:rsidRPr="005B1A00">
        <w:rPr>
          <w:rFonts w:cs="Times New Roman"/>
          <w:sz w:val="24"/>
          <w:szCs w:val="24"/>
        </w:rPr>
        <w:t>. if n=100 then the number of</w:t>
      </w:r>
      <w:r w:rsidR="00477CB1" w:rsidRPr="005B1A00">
        <w:rPr>
          <w:rFonts w:cs="Times New Roman"/>
          <w:sz w:val="24"/>
          <w:szCs w:val="24"/>
        </w:rPr>
        <w:t xml:space="preserve"> </w:t>
      </w:r>
      <w:r w:rsidR="00293AAD" w:rsidRPr="005B1A00">
        <w:rPr>
          <w:rFonts w:cs="Times New Roman"/>
          <w:sz w:val="24"/>
          <w:szCs w:val="24"/>
        </w:rPr>
        <w:t>operations</w:t>
      </w:r>
      <w:r w:rsidRPr="005B1A00">
        <w:rPr>
          <w:rFonts w:cs="Times New Roman"/>
          <w:sz w:val="24"/>
          <w:szCs w:val="24"/>
        </w:rPr>
        <w:t xml:space="preserve"> will also 100.</w:t>
      </w:r>
    </w:p>
    <w:p w14:paraId="3C1EA5F9" w14:textId="6718071A" w:rsidR="00451A48" w:rsidRPr="005B1A00" w:rsidRDefault="00451A48" w:rsidP="00A4486E">
      <w:pPr>
        <w:pStyle w:val="ListParagraph"/>
        <w:numPr>
          <w:ilvl w:val="0"/>
          <w:numId w:val="18"/>
        </w:numPr>
        <w:spacing w:line="276" w:lineRule="auto"/>
        <w:rPr>
          <w:rFonts w:cs="Times New Roman"/>
          <w:sz w:val="24"/>
          <w:szCs w:val="24"/>
        </w:rPr>
      </w:pPr>
      <w:r w:rsidRPr="005B1A00">
        <w:rPr>
          <w:rFonts w:cs="Times New Roman"/>
          <w:sz w:val="24"/>
          <w:szCs w:val="24"/>
        </w:rPr>
        <w:t>Y=X</w:t>
      </w:r>
    </w:p>
    <w:p w14:paraId="54D1C137" w14:textId="70C6167B" w:rsidR="00451A48" w:rsidRPr="005B1A00" w:rsidRDefault="00451A48" w:rsidP="00A4486E">
      <w:pPr>
        <w:pStyle w:val="ListParagraph"/>
        <w:numPr>
          <w:ilvl w:val="0"/>
          <w:numId w:val="18"/>
        </w:numPr>
        <w:spacing w:line="276" w:lineRule="auto"/>
        <w:rPr>
          <w:rFonts w:cs="Times New Roman"/>
          <w:sz w:val="24"/>
          <w:szCs w:val="24"/>
        </w:rPr>
      </w:pPr>
      <w:r w:rsidRPr="005B1A00">
        <w:rPr>
          <w:rFonts w:cs="Times New Roman"/>
          <w:sz w:val="24"/>
          <w:szCs w:val="24"/>
        </w:rPr>
        <w:t>F(x)=X</w:t>
      </w:r>
    </w:p>
    <w:p w14:paraId="5261233B" w14:textId="77777777" w:rsidR="00451A48" w:rsidRPr="005B1A00" w:rsidRDefault="00451A48" w:rsidP="00A4486E">
      <w:pPr>
        <w:pStyle w:val="ListParagraph"/>
        <w:numPr>
          <w:ilvl w:val="0"/>
          <w:numId w:val="18"/>
        </w:numPr>
        <w:spacing w:line="276" w:lineRule="auto"/>
        <w:rPr>
          <w:rFonts w:cs="Times New Roman"/>
          <w:sz w:val="24"/>
          <w:szCs w:val="24"/>
        </w:rPr>
      </w:pPr>
      <w:r w:rsidRPr="005B1A00">
        <w:rPr>
          <w:rFonts w:cs="Times New Roman"/>
          <w:sz w:val="24"/>
          <w:szCs w:val="24"/>
        </w:rPr>
        <w:t xml:space="preserve">F(n)=n. </w:t>
      </w:r>
    </w:p>
    <w:p w14:paraId="2713A022" w14:textId="0642F943" w:rsidR="00451A48" w:rsidRPr="005B1A00" w:rsidRDefault="00451A48" w:rsidP="00A4486E">
      <w:pPr>
        <w:pStyle w:val="ListParagraph"/>
        <w:numPr>
          <w:ilvl w:val="0"/>
          <w:numId w:val="20"/>
        </w:numPr>
        <w:spacing w:line="276" w:lineRule="auto"/>
        <w:rPr>
          <w:rFonts w:cs="Times New Roman"/>
          <w:sz w:val="24"/>
          <w:szCs w:val="24"/>
        </w:rPr>
      </w:pPr>
      <w:r w:rsidRPr="005B1A00">
        <w:rPr>
          <w:rFonts w:cs="Times New Roman"/>
          <w:sz w:val="24"/>
          <w:szCs w:val="24"/>
        </w:rPr>
        <w:t>[O(n)]</w:t>
      </w:r>
    </w:p>
    <w:p w14:paraId="2D674AC1" w14:textId="08BE43FD" w:rsidR="00451A48" w:rsidRPr="005B1A00" w:rsidRDefault="00451A48" w:rsidP="00A4486E">
      <w:pPr>
        <w:pStyle w:val="ListParagraph"/>
        <w:numPr>
          <w:ilvl w:val="0"/>
          <w:numId w:val="19"/>
        </w:numPr>
        <w:spacing w:line="276" w:lineRule="auto"/>
        <w:rPr>
          <w:rFonts w:cs="Times New Roman"/>
          <w:sz w:val="24"/>
          <w:szCs w:val="24"/>
        </w:rPr>
      </w:pPr>
      <w:r w:rsidRPr="005B1A00">
        <w:rPr>
          <w:rFonts w:cs="Times New Roman"/>
          <w:sz w:val="24"/>
          <w:szCs w:val="24"/>
        </w:rPr>
        <w:t xml:space="preserve">F(n)=5.  </w:t>
      </w:r>
      <w:proofErr w:type="gramStart"/>
      <w:r w:rsidRPr="005B1A00">
        <w:rPr>
          <w:rFonts w:cs="Times New Roman"/>
          <w:sz w:val="24"/>
          <w:szCs w:val="24"/>
        </w:rPr>
        <w:t>O(</w:t>
      </w:r>
      <w:proofErr w:type="gramEnd"/>
      <w:r w:rsidRPr="005B1A00">
        <w:rPr>
          <w:rFonts w:cs="Times New Roman"/>
          <w:sz w:val="24"/>
          <w:szCs w:val="24"/>
        </w:rPr>
        <w:t>5)</w:t>
      </w:r>
    </w:p>
    <w:p w14:paraId="3A8240B1" w14:textId="77777777" w:rsidR="00981B2E" w:rsidRPr="005B1A00" w:rsidRDefault="00981B2E" w:rsidP="000138B6">
      <w:pPr>
        <w:spacing w:line="276" w:lineRule="auto"/>
        <w:rPr>
          <w:rFonts w:cs="Times New Roman"/>
          <w:sz w:val="24"/>
          <w:szCs w:val="24"/>
        </w:rPr>
      </w:pPr>
    </w:p>
    <w:p w14:paraId="3EBD6BF6" w14:textId="77777777" w:rsidR="00107BFC" w:rsidRPr="005B1A00" w:rsidRDefault="00107BFC" w:rsidP="000138B6">
      <w:pPr>
        <w:spacing w:line="276" w:lineRule="auto"/>
        <w:rPr>
          <w:rFonts w:cs="Times New Roman"/>
          <w:sz w:val="24"/>
          <w:szCs w:val="24"/>
        </w:rPr>
      </w:pPr>
    </w:p>
    <w:p w14:paraId="5176FEA9" w14:textId="77777777" w:rsidR="00107BFC" w:rsidRPr="005B1A00" w:rsidRDefault="00107BFC" w:rsidP="000138B6">
      <w:pPr>
        <w:spacing w:line="276" w:lineRule="auto"/>
        <w:rPr>
          <w:rFonts w:cs="Times New Roman"/>
          <w:sz w:val="24"/>
          <w:szCs w:val="24"/>
        </w:rPr>
      </w:pPr>
    </w:p>
    <w:p w14:paraId="26DCFC84" w14:textId="386CF3B5" w:rsidR="00981B2E" w:rsidRPr="005B1A00" w:rsidRDefault="00AF59FB" w:rsidP="00120AFC">
      <w:pPr>
        <w:pStyle w:val="Heading5"/>
        <w:rPr>
          <w:rFonts w:cs="Times New Roman"/>
          <w:i w:val="0"/>
          <w:iCs/>
          <w:sz w:val="28"/>
          <w:szCs w:val="28"/>
        </w:rPr>
      </w:pPr>
      <w:r w:rsidRPr="005B1A00">
        <w:rPr>
          <w:rStyle w:val="Heading5Char"/>
          <w:rFonts w:cs="Times New Roman"/>
          <w:sz w:val="28"/>
          <w:szCs w:val="28"/>
        </w:rPr>
        <w:lastRenderedPageBreak/>
        <w:t>Some common time complexity</w:t>
      </w:r>
      <w:r w:rsidRPr="005B1A00">
        <w:rPr>
          <w:rFonts w:cs="Times New Roman"/>
          <w:sz w:val="28"/>
          <w:szCs w:val="28"/>
        </w:rPr>
        <w:t>.</w:t>
      </w:r>
    </w:p>
    <w:p w14:paraId="34342F1E" w14:textId="4AD598C8" w:rsidR="00981B2E" w:rsidRPr="005B1A00" w:rsidRDefault="00C053D1" w:rsidP="000138B6">
      <w:pPr>
        <w:spacing w:line="276" w:lineRule="auto"/>
        <w:rPr>
          <w:rFonts w:cs="Times New Roman"/>
          <w:b/>
          <w:bCs/>
          <w:noProof/>
          <w:sz w:val="36"/>
          <w:szCs w:val="36"/>
        </w:rPr>
      </w:pPr>
      <w:r w:rsidRPr="005B1A00">
        <w:rPr>
          <w:rFonts w:cs="Times New Roman"/>
          <w:b/>
          <w:bCs/>
          <w:noProof/>
          <w:sz w:val="36"/>
          <w:szCs w:val="36"/>
        </w:rPr>
        <mc:AlternateContent>
          <mc:Choice Requires="wps">
            <w:drawing>
              <wp:anchor distT="0" distB="0" distL="114300" distR="114300" simplePos="0" relativeHeight="251658261" behindDoc="0" locked="0" layoutInCell="1" allowOverlap="1" wp14:anchorId="7F530E3D" wp14:editId="0506BBE3">
                <wp:simplePos x="0" y="0"/>
                <wp:positionH relativeFrom="margin">
                  <wp:align>right</wp:align>
                </wp:positionH>
                <wp:positionV relativeFrom="paragraph">
                  <wp:posOffset>3424555</wp:posOffset>
                </wp:positionV>
                <wp:extent cx="2164221" cy="417689"/>
                <wp:effectExtent l="0" t="0" r="26670" b="20955"/>
                <wp:wrapNone/>
                <wp:docPr id="1381777416" name="Rectangle 40"/>
                <wp:cNvGraphicFramePr/>
                <a:graphic xmlns:a="http://schemas.openxmlformats.org/drawingml/2006/main">
                  <a:graphicData uri="http://schemas.microsoft.com/office/word/2010/wordprocessingShape">
                    <wps:wsp>
                      <wps:cNvSpPr/>
                      <wps:spPr>
                        <a:xfrm>
                          <a:off x="0" y="0"/>
                          <a:ext cx="2164221" cy="4176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0E7A06" w14:textId="4F7B99B3" w:rsidR="00C053D1" w:rsidRPr="00893DEB" w:rsidRDefault="006D76F8" w:rsidP="00C053D1">
                            <w:pPr>
                              <w:jc w:val="center"/>
                              <w:rPr>
                                <w:sz w:val="24"/>
                                <w:szCs w:val="24"/>
                              </w:rPr>
                            </w:pPr>
                            <w:r w:rsidRPr="00893DEB">
                              <w:rPr>
                                <w:sz w:val="24"/>
                                <w:szCs w:val="24"/>
                              </w:rPr>
                              <w:t>Best time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30E3D" id="Rectangle 40" o:spid="_x0000_s1032" style="position:absolute;margin-left:119.2pt;margin-top:269.65pt;width:170.4pt;height:32.9pt;z-index:251658261;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" fillcolor="#4472c4 [3204]" strokecolor="#09101d [484]" strokeweight="1pt">
                <v:textbox>
                  <w:txbxContent>
                    <w:p w14:paraId="220E7A06" w14:textId="4F7B99B3" w:rsidR="00C053D1" w:rsidRPr="00893DEB" w:rsidRDefault="006D76F8" w:rsidP="00C053D1">
                      <w:pPr>
                        <w:jc w:val="center"/>
                        <w:rPr>
                          <w:sz w:val="24"/>
                          <w:szCs w:val="24"/>
                        </w:rPr>
                      </w:pPr>
                      <w:r w:rsidRPr="00893DEB">
                        <w:rPr>
                          <w:sz w:val="24"/>
                          <w:szCs w:val="24"/>
                        </w:rPr>
                        <w:t>Best time complexity</w:t>
                      </w:r>
                    </w:p>
                  </w:txbxContent>
                </v:textbox>
                <w10:wrap anchorx="margin"/>
              </v:rect>
            </w:pict>
          </mc:Fallback>
        </mc:AlternateContent>
      </w:r>
      <w:r w:rsidR="00156130" w:rsidRPr="005B1A00">
        <w:rPr>
          <w:rFonts w:cs="Times New Roman"/>
          <w:b/>
          <w:bCs/>
          <w:noProof/>
          <w:sz w:val="36"/>
          <w:szCs w:val="36"/>
        </w:rPr>
        <w:drawing>
          <wp:inline distT="0" distB="0" distL="0" distR="0" wp14:anchorId="3B9869CF" wp14:editId="7DA2CD7B">
            <wp:extent cx="6645910" cy="4470400"/>
            <wp:effectExtent l="0" t="0" r="2540" b="6350"/>
            <wp:docPr id="14544724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2407" name="Picture 1454472407"/>
                    <pic:cNvPicPr/>
                  </pic:nvPicPr>
                  <pic:blipFill>
                    <a:blip r:embed="rId22">
                      <a:extLst>
                        <a:ext uri="{28A0092B-C50C-407E-A947-70E740481C1C}">
                          <a14:useLocalDpi xmlns:a14="http://schemas.microsoft.com/office/drawing/2010/main" val="0"/>
                        </a:ext>
                      </a:extLst>
                    </a:blip>
                    <a:stretch>
                      <a:fillRect/>
                    </a:stretch>
                  </pic:blipFill>
                  <pic:spPr>
                    <a:xfrm>
                      <a:off x="0" y="0"/>
                      <a:ext cx="6651733" cy="4474317"/>
                    </a:xfrm>
                    <a:prstGeom prst="rect">
                      <a:avLst/>
                    </a:prstGeom>
                  </pic:spPr>
                </pic:pic>
              </a:graphicData>
            </a:graphic>
          </wp:inline>
        </w:drawing>
      </w:r>
    </w:p>
    <w:p w14:paraId="65FA3A64" w14:textId="77777777" w:rsidR="00981B2E" w:rsidRPr="005B1A00" w:rsidRDefault="00981B2E" w:rsidP="000138B6">
      <w:pPr>
        <w:spacing w:line="276" w:lineRule="auto"/>
        <w:rPr>
          <w:rFonts w:cs="Times New Roman"/>
          <w:b/>
          <w:bCs/>
          <w:noProof/>
          <w:sz w:val="36"/>
          <w:szCs w:val="36"/>
        </w:rPr>
      </w:pPr>
    </w:p>
    <w:p w14:paraId="2E4E1C7A" w14:textId="42264D20" w:rsidR="00981B2E" w:rsidRPr="005B1A00" w:rsidRDefault="0037214B" w:rsidP="000138B6">
      <w:pPr>
        <w:spacing w:line="276" w:lineRule="auto"/>
        <w:rPr>
          <w:rFonts w:cs="Times New Roman"/>
          <w:sz w:val="36"/>
          <w:szCs w:val="36"/>
        </w:rPr>
      </w:pPr>
      <w:r w:rsidRPr="005B1A00">
        <w:rPr>
          <w:rFonts w:cs="Times New Roman"/>
          <w:sz w:val="36"/>
          <w:szCs w:val="36"/>
        </w:rPr>
        <w:t>Pending………………………………………………………………………………………………</w:t>
      </w:r>
    </w:p>
    <w:p w14:paraId="7ACE5471" w14:textId="57946B60" w:rsidR="00E45DDC" w:rsidRPr="005B1A00" w:rsidRDefault="00B17F92" w:rsidP="00A72E4F">
      <w:pPr>
        <w:pStyle w:val="Heading1"/>
        <w:numPr>
          <w:ilvl w:val="0"/>
          <w:numId w:val="76"/>
        </w:numPr>
        <w:rPr>
          <w:rFonts w:cs="Times New Roman"/>
          <w:bCs/>
          <w:u w:val="none"/>
        </w:rPr>
      </w:pPr>
      <w:r w:rsidRPr="005B1A00">
        <w:rPr>
          <w:rFonts w:cs="Times New Roman"/>
          <w:bCs/>
          <w:u w:val="none"/>
        </w:rPr>
        <w:t>Mathematics.</w:t>
      </w:r>
    </w:p>
    <w:p w14:paraId="166B5B1B" w14:textId="77777777" w:rsidR="004612F3" w:rsidRPr="005B1A00" w:rsidRDefault="004612F3" w:rsidP="004612F3">
      <w:pPr>
        <w:pStyle w:val="Heading5"/>
        <w:ind w:firstLine="360"/>
        <w:rPr>
          <w:rFonts w:cs="Times New Roman"/>
        </w:rPr>
      </w:pPr>
      <w:r w:rsidRPr="005B1A00">
        <w:rPr>
          <w:rFonts w:cs="Times New Roman"/>
        </w:rPr>
        <w:t>Mathematical Algorithms</w:t>
      </w:r>
    </w:p>
    <w:p w14:paraId="7FA9C413" w14:textId="78AEFA56" w:rsidR="00B17F92" w:rsidRPr="005B1A00" w:rsidRDefault="004612F3" w:rsidP="004612F3">
      <w:pPr>
        <w:ind w:left="360"/>
        <w:rPr>
          <w:rFonts w:cs="Times New Roman"/>
        </w:rPr>
      </w:pPr>
      <w:r w:rsidRPr="005B1A00">
        <w:rPr>
          <w:rFonts w:cs="Times New Roman"/>
        </w:rPr>
        <w:t xml:space="preserve">For </w:t>
      </w:r>
      <w:r w:rsidR="000158B1" w:rsidRPr="005B1A00">
        <w:rPr>
          <w:rFonts w:cs="Times New Roman"/>
        </w:rPr>
        <w:t>problem-solving</w:t>
      </w:r>
      <w:r w:rsidRPr="005B1A00">
        <w:rPr>
          <w:rFonts w:cs="Times New Roman"/>
        </w:rPr>
        <w:t>, we need to know the basics of Numbers, LCM, GCD, Factorial, Permutation</w:t>
      </w:r>
      <w:r w:rsidR="002922B6" w:rsidRPr="005B1A00">
        <w:rPr>
          <w:rFonts w:cs="Times New Roman"/>
        </w:rPr>
        <w:t>,</w:t>
      </w:r>
      <w:r w:rsidRPr="005B1A00">
        <w:rPr>
          <w:rFonts w:cs="Times New Roman"/>
        </w:rPr>
        <w:t xml:space="preserve"> and Combinations.</w:t>
      </w:r>
    </w:p>
    <w:p w14:paraId="53D2B1A7" w14:textId="538B4C42" w:rsidR="00750813" w:rsidRPr="005B1A00" w:rsidRDefault="005343D2" w:rsidP="00A72E4F">
      <w:pPr>
        <w:pStyle w:val="ListParagraph"/>
        <w:numPr>
          <w:ilvl w:val="0"/>
          <w:numId w:val="77"/>
        </w:numPr>
        <w:rPr>
          <w:rFonts w:cs="Times New Roman"/>
        </w:rPr>
      </w:pPr>
      <w:r w:rsidRPr="005B1A00">
        <w:rPr>
          <w:rFonts w:cs="Times New Roman"/>
        </w:rPr>
        <w:t xml:space="preserve">Write a program </w:t>
      </w:r>
      <w:r w:rsidR="004825CB" w:rsidRPr="005B1A00">
        <w:rPr>
          <w:rFonts w:cs="Times New Roman"/>
        </w:rPr>
        <w:t xml:space="preserve">in c-language </w:t>
      </w:r>
      <w:r w:rsidRPr="005B1A00">
        <w:rPr>
          <w:rFonts w:cs="Times New Roman"/>
        </w:rPr>
        <w:t>to count the digits</w:t>
      </w:r>
      <w:r w:rsidR="004825CB" w:rsidRPr="005B1A00">
        <w:rPr>
          <w:rFonts w:cs="Times New Roman"/>
        </w:rPr>
        <w:t>.</w:t>
      </w:r>
    </w:p>
    <w:p w14:paraId="6B50E51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Standard input-output header</w:t>
      </w:r>
    </w:p>
    <w:p w14:paraId="1971CC52"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3DB8305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p>
    <w:p w14:paraId="5E236F8B"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Standard main function with return type int</w:t>
      </w:r>
    </w:p>
    <w:p w14:paraId="107AFD9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95F5861"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12367843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Initialize the number to be processed</w:t>
      </w:r>
    </w:p>
    <w:p w14:paraId="39CE68DD"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Variable to store the count of digits</w:t>
      </w:r>
    </w:p>
    <w:p w14:paraId="3E99C824"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p>
    <w:p w14:paraId="2C9FEF76"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Check if the number is not zero</w:t>
      </w:r>
    </w:p>
    <w:p w14:paraId="0EB2484E"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proofErr w:type="gram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688C81EB"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1610D4D"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6A9955"/>
          <w:kern w:val="0"/>
          <w:sz w:val="16"/>
          <w:szCs w:val="16"/>
          <w:lang w:eastAsia="en-IN" w:bidi="hi-IN"/>
          <w14:ligatures w14:val="none"/>
        </w:rPr>
        <w:t>// Loop to count the digits</w:t>
      </w:r>
    </w:p>
    <w:p w14:paraId="3348499F"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do</w:t>
      </w:r>
    </w:p>
    <w:p w14:paraId="773D1BF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E66F6AC"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Increment the digit count</w:t>
      </w:r>
    </w:p>
    <w:p w14:paraId="4F120ECF"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Remove the last digit of the number</w:t>
      </w:r>
    </w:p>
    <w:p w14:paraId="02CEEB74"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while</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Repeat until the number becomes 0</w:t>
      </w:r>
    </w:p>
    <w:p w14:paraId="572B62DB"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67C61B9"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p>
    <w:p w14:paraId="5CBDD1D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count of digits</w:t>
      </w:r>
    </w:p>
    <w:p w14:paraId="79282AED"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number of digits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1503AFAD"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p>
    <w:p w14:paraId="497730C7"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Return 0 to indicate successful execution</w:t>
      </w:r>
    </w:p>
    <w:p w14:paraId="7C970D38"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9E30FC2" w14:textId="77777777" w:rsidR="006C43BB" w:rsidRPr="005B1A00" w:rsidRDefault="006C43BB" w:rsidP="006C43BB">
      <w:pPr>
        <w:shd w:val="clear" w:color="auto" w:fill="1F1F1F"/>
        <w:spacing w:after="0" w:line="276" w:lineRule="auto"/>
        <w:rPr>
          <w:rFonts w:eastAsia="Times New Roman" w:cs="Times New Roman"/>
          <w:color w:val="CCCCCC"/>
          <w:kern w:val="0"/>
          <w:sz w:val="16"/>
          <w:szCs w:val="16"/>
          <w:lang w:eastAsia="en-IN" w:bidi="hi-IN"/>
          <w14:ligatures w14:val="none"/>
        </w:rPr>
      </w:pPr>
    </w:p>
    <w:p w14:paraId="2AEA49DC" w14:textId="77777777" w:rsidR="004612F3" w:rsidRPr="005B1A00" w:rsidRDefault="004612F3" w:rsidP="004612F3">
      <w:pPr>
        <w:ind w:left="360"/>
        <w:rPr>
          <w:rFonts w:cs="Times New Roman"/>
        </w:rPr>
      </w:pPr>
    </w:p>
    <w:p w14:paraId="19DC6594" w14:textId="2B839A90" w:rsidR="0008008B" w:rsidRPr="005B1A00" w:rsidRDefault="00066D91" w:rsidP="00A72E4F">
      <w:pPr>
        <w:pStyle w:val="ListParagraph"/>
        <w:numPr>
          <w:ilvl w:val="0"/>
          <w:numId w:val="77"/>
        </w:numPr>
        <w:rPr>
          <w:rFonts w:cs="Times New Roman"/>
          <w:u w:val="single"/>
        </w:rPr>
      </w:pPr>
      <w:r w:rsidRPr="005B1A00">
        <w:rPr>
          <w:rFonts w:cs="Times New Roman"/>
          <w:u w:val="single"/>
        </w:rPr>
        <w:t>write a program in c language to check number is palindrome or not.</w:t>
      </w:r>
    </w:p>
    <w:p w14:paraId="29E8D814"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Include standard input-output library</w:t>
      </w:r>
    </w:p>
    <w:p w14:paraId="64B646EA"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p>
    <w:p w14:paraId="3FCB5C12"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7797E8F1"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9D04D8E"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123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Input number</w:t>
      </w:r>
    </w:p>
    <w:p w14:paraId="673BF88E"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original</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Store the original number to compare later</w:t>
      </w:r>
    </w:p>
    <w:p w14:paraId="02BB53BB"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Variable to store the reversed number</w:t>
      </w:r>
    </w:p>
    <w:p w14:paraId="6787CEE0"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9CDCFE"/>
          <w:kern w:val="0"/>
          <w:sz w:val="16"/>
          <w:szCs w:val="16"/>
          <w:lang w:eastAsia="en-IN" w:bidi="hi-IN"/>
          <w14:ligatures w14:val="none"/>
        </w:rPr>
        <w:t>digit</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Temporary variable to hold individual digits</w:t>
      </w:r>
    </w:p>
    <w:p w14:paraId="60184C14"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p>
    <w:p w14:paraId="1F2B90E8"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Reverse the number</w:t>
      </w:r>
    </w:p>
    <w:p w14:paraId="6562CE80"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while</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proofErr w:type="gram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1A98E383"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65CD85A"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digit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Extract the last digit</w:t>
      </w:r>
    </w:p>
    <w:p w14:paraId="62E4E4A3"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digit</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Append the digit to the reversed number</w:t>
      </w:r>
    </w:p>
    <w:p w14:paraId="02242972"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Remove the last digit from the original number</w:t>
      </w:r>
    </w:p>
    <w:p w14:paraId="4056A0ED"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6688BE0"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p>
    <w:p w14:paraId="03CAF0D0"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Check if the original number is equal to the reversed number</w:t>
      </w:r>
    </w:p>
    <w:p w14:paraId="1B850646"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original</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w:t>
      </w:r>
      <w:r w:rsidRPr="005B1A00">
        <w:rPr>
          <w:rFonts w:eastAsia="Times New Roman" w:cs="Times New Roman"/>
          <w:color w:val="CCCCCC"/>
          <w:kern w:val="0"/>
          <w:sz w:val="16"/>
          <w:szCs w:val="16"/>
          <w:lang w:eastAsia="en-IN" w:bidi="hi-IN"/>
          <w14:ligatures w14:val="none"/>
        </w:rPr>
        <w:t>)</w:t>
      </w:r>
    </w:p>
    <w:p w14:paraId="594E736F"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1AF5885"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a palindrome.</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original</w:t>
      </w:r>
      <w:r w:rsidRPr="005B1A00">
        <w:rPr>
          <w:rFonts w:eastAsia="Times New Roman" w:cs="Times New Roman"/>
          <w:color w:val="CCCCCC"/>
          <w:kern w:val="0"/>
          <w:sz w:val="16"/>
          <w:szCs w:val="16"/>
          <w:lang w:eastAsia="en-IN" w:bidi="hi-IN"/>
          <w14:ligatures w14:val="none"/>
        </w:rPr>
        <w:t>);</w:t>
      </w:r>
    </w:p>
    <w:p w14:paraId="2EE3AF13"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FC02DB0"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3AA5A536"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FBFCE39"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not a palindrome.</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original</w:t>
      </w:r>
      <w:r w:rsidRPr="005B1A00">
        <w:rPr>
          <w:rFonts w:eastAsia="Times New Roman" w:cs="Times New Roman"/>
          <w:color w:val="CCCCCC"/>
          <w:kern w:val="0"/>
          <w:sz w:val="16"/>
          <w:szCs w:val="16"/>
          <w:lang w:eastAsia="en-IN" w:bidi="hi-IN"/>
          <w14:ligatures w14:val="none"/>
        </w:rPr>
        <w:t>);</w:t>
      </w:r>
    </w:p>
    <w:p w14:paraId="7C575717"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DB50D42"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p>
    <w:p w14:paraId="65CA7936"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Return 0 to indicate successful execution</w:t>
      </w:r>
    </w:p>
    <w:p w14:paraId="2398FD76" w14:textId="77777777" w:rsidR="00A61862" w:rsidRPr="005B1A00" w:rsidRDefault="00A61862" w:rsidP="00A6186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F406079" w14:textId="77777777" w:rsidR="00A61862" w:rsidRPr="005B1A00" w:rsidRDefault="00A61862" w:rsidP="00A61862">
      <w:pPr>
        <w:shd w:val="clear" w:color="auto" w:fill="1F1F1F"/>
        <w:spacing w:after="0" w:line="330" w:lineRule="atLeast"/>
        <w:rPr>
          <w:rFonts w:eastAsia="Times New Roman" w:cs="Times New Roman"/>
          <w:color w:val="CCCCCC"/>
          <w:kern w:val="0"/>
          <w:sz w:val="25"/>
          <w:szCs w:val="25"/>
          <w:lang w:eastAsia="en-IN" w:bidi="hi-IN"/>
          <w14:ligatures w14:val="none"/>
        </w:rPr>
      </w:pPr>
    </w:p>
    <w:p w14:paraId="37A2340D" w14:textId="77777777" w:rsidR="001B4AF1" w:rsidRPr="005B1A00" w:rsidRDefault="001B4AF1" w:rsidP="004612F3">
      <w:pPr>
        <w:ind w:left="360"/>
        <w:rPr>
          <w:rFonts w:cs="Times New Roman"/>
        </w:rPr>
      </w:pPr>
    </w:p>
    <w:p w14:paraId="2150DE96" w14:textId="323D1A85" w:rsidR="001B4AF1" w:rsidRPr="005B1A00" w:rsidRDefault="001B4AF1" w:rsidP="00A72E4F">
      <w:pPr>
        <w:pStyle w:val="ListParagraph"/>
        <w:numPr>
          <w:ilvl w:val="0"/>
          <w:numId w:val="77"/>
        </w:numPr>
        <w:rPr>
          <w:rFonts w:cs="Times New Roman"/>
          <w:u w:val="single"/>
        </w:rPr>
      </w:pPr>
      <w:r w:rsidRPr="005B1A00">
        <w:rPr>
          <w:rFonts w:cs="Times New Roman"/>
          <w:u w:val="single"/>
        </w:rPr>
        <w:t xml:space="preserve">Write a program in c language to find a </w:t>
      </w:r>
      <w:r w:rsidR="002A2B5B" w:rsidRPr="005B1A00">
        <w:rPr>
          <w:rFonts w:cs="Times New Roman"/>
          <w:u w:val="single"/>
        </w:rPr>
        <w:t>factorial</w:t>
      </w:r>
      <w:r w:rsidRPr="005B1A00">
        <w:rPr>
          <w:rFonts w:cs="Times New Roman"/>
          <w:u w:val="single"/>
        </w:rPr>
        <w:t xml:space="preserve"> number.</w:t>
      </w:r>
    </w:p>
    <w:p w14:paraId="6D876E83"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Standard input-output library</w:t>
      </w:r>
    </w:p>
    <w:p w14:paraId="7FA7801C"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p>
    <w:p w14:paraId="57EAC15C"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408C4C1"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F711441"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Initialize fact to 1</w:t>
      </w:r>
    </w:p>
    <w:p w14:paraId="7022C9EB"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number: "</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Prompt the user for input</w:t>
      </w:r>
    </w:p>
    <w:p w14:paraId="01A92114"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Corrected </w:t>
      </w:r>
      <w:proofErr w:type="spellStart"/>
      <w:r w:rsidRPr="005B1A00">
        <w:rPr>
          <w:rFonts w:eastAsia="Times New Roman" w:cs="Times New Roman"/>
          <w:color w:val="6A9955"/>
          <w:kern w:val="0"/>
          <w:sz w:val="16"/>
          <w:szCs w:val="16"/>
          <w:lang w:eastAsia="en-IN" w:bidi="hi-IN"/>
          <w14:ligatures w14:val="none"/>
        </w:rPr>
        <w:t>scanf</w:t>
      </w:r>
      <w:proofErr w:type="spellEnd"/>
      <w:r w:rsidRPr="005B1A00">
        <w:rPr>
          <w:rFonts w:eastAsia="Times New Roman" w:cs="Times New Roman"/>
          <w:color w:val="6A9955"/>
          <w:kern w:val="0"/>
          <w:sz w:val="16"/>
          <w:szCs w:val="16"/>
          <w:lang w:eastAsia="en-IN" w:bidi="hi-IN"/>
          <w14:ligatures w14:val="none"/>
        </w:rPr>
        <w:t xml:space="preserve"> to include &amp; (address-of operator)</w:t>
      </w:r>
    </w:p>
    <w:p w14:paraId="5066B489"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p>
    <w:p w14:paraId="0F28D56C"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Validate input (optional, to ensure non-negative input)</w:t>
      </w:r>
    </w:p>
    <w:p w14:paraId="2C905386"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37E0F381"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BEA5BB4"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"Factorial is not defined for negative numbers.</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8CCD8EF"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65AB5324"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8A171E7"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p>
    <w:p w14:paraId="649BA559"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Calculate factorial using a loop</w:t>
      </w:r>
    </w:p>
    <w:p w14:paraId="4223400B"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D5CB15F"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80D7F60"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Multiply fact with the current value of </w:t>
      </w:r>
      <w:proofErr w:type="spellStart"/>
      <w:r w:rsidRPr="005B1A00">
        <w:rPr>
          <w:rFonts w:eastAsia="Times New Roman" w:cs="Times New Roman"/>
          <w:color w:val="6A9955"/>
          <w:kern w:val="0"/>
          <w:sz w:val="16"/>
          <w:szCs w:val="16"/>
          <w:lang w:eastAsia="en-IN" w:bidi="hi-IN"/>
          <w14:ligatures w14:val="none"/>
        </w:rPr>
        <w:t>i</w:t>
      </w:r>
      <w:proofErr w:type="spellEnd"/>
    </w:p>
    <w:p w14:paraId="48DC5500"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7B5B3A5"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p>
    <w:p w14:paraId="20B9A832"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result</w:t>
      </w:r>
    </w:p>
    <w:p w14:paraId="0D76452F"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factorial of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
    <w:p w14:paraId="0D48C656"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p>
    <w:p w14:paraId="3BED95CD"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Return 0 to indicate successful execution</w:t>
      </w:r>
    </w:p>
    <w:p w14:paraId="2498BB08" w14:textId="77777777" w:rsidR="00A23A67" w:rsidRPr="005B1A00" w:rsidRDefault="00A23A67" w:rsidP="00A23A6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24BE86B" w14:textId="77777777" w:rsidR="00A23A67" w:rsidRPr="005B1A00" w:rsidRDefault="00A23A67" w:rsidP="00A23A67">
      <w:pPr>
        <w:shd w:val="clear" w:color="auto" w:fill="1F1F1F"/>
        <w:spacing w:after="0" w:line="330" w:lineRule="atLeast"/>
        <w:rPr>
          <w:rFonts w:eastAsia="Times New Roman" w:cs="Times New Roman"/>
          <w:color w:val="CCCCCC"/>
          <w:kern w:val="0"/>
          <w:sz w:val="25"/>
          <w:szCs w:val="25"/>
          <w:lang w:eastAsia="en-IN" w:bidi="hi-IN"/>
          <w14:ligatures w14:val="none"/>
        </w:rPr>
      </w:pPr>
    </w:p>
    <w:p w14:paraId="470E946C" w14:textId="77777777" w:rsidR="001B4AF1" w:rsidRPr="005B1A00" w:rsidRDefault="001B4AF1" w:rsidP="004612F3">
      <w:pPr>
        <w:ind w:left="360"/>
        <w:rPr>
          <w:rFonts w:cs="Times New Roman"/>
        </w:rPr>
      </w:pPr>
    </w:p>
    <w:p w14:paraId="492D631C" w14:textId="3D420E24" w:rsidR="00A23A67" w:rsidRPr="005B1A00" w:rsidRDefault="008102E9" w:rsidP="00A72E4F">
      <w:pPr>
        <w:pStyle w:val="Heading1"/>
        <w:numPr>
          <w:ilvl w:val="0"/>
          <w:numId w:val="73"/>
        </w:numPr>
        <w:rPr>
          <w:rFonts w:cs="Times New Roman"/>
        </w:rPr>
      </w:pPr>
      <w:r w:rsidRPr="005B1A00">
        <w:rPr>
          <w:rFonts w:cs="Times New Roman"/>
        </w:rPr>
        <w:t>Recursion</w:t>
      </w:r>
    </w:p>
    <w:p w14:paraId="71D37419" w14:textId="79F8FC28" w:rsidR="008102E9" w:rsidRPr="005B1A00" w:rsidRDefault="00E42147" w:rsidP="008102E9">
      <w:pPr>
        <w:ind w:left="360"/>
        <w:rPr>
          <w:rFonts w:cs="Times New Roman"/>
        </w:rPr>
      </w:pPr>
      <w:r w:rsidRPr="005B1A00">
        <w:rPr>
          <w:rFonts w:cs="Times New Roman"/>
          <w:b/>
          <w:bCs/>
        </w:rPr>
        <w:t>Recursion </w:t>
      </w:r>
      <w:r w:rsidRPr="005B1A00">
        <w:rPr>
          <w:rFonts w:cs="Times New Roman"/>
        </w:rPr>
        <w:t>is technique used in computer science to solve big problems by breaking them into smaller, similar problems. The process in which a function calls itself directly or indirectly is called </w:t>
      </w:r>
      <w:r w:rsidRPr="005B1A00">
        <w:rPr>
          <w:rFonts w:cs="Times New Roman"/>
          <w:b/>
          <w:bCs/>
        </w:rPr>
        <w:t>recursion </w:t>
      </w:r>
      <w:r w:rsidRPr="005B1A00">
        <w:rPr>
          <w:rFonts w:cs="Times New Roman"/>
        </w:rPr>
        <w:t>and the corresponding function is called a recursive function. Using a recursive algorithm, certain problems can be solved quite easily.</w:t>
      </w:r>
    </w:p>
    <w:p w14:paraId="04783416" w14:textId="34015096" w:rsidR="006F3FFB" w:rsidRPr="005B1A00" w:rsidRDefault="00014599" w:rsidP="008102E9">
      <w:pPr>
        <w:ind w:left="360"/>
        <w:rPr>
          <w:rFonts w:cs="Times New Roman"/>
          <w:b/>
          <w:bCs/>
        </w:rPr>
      </w:pPr>
      <w:r w:rsidRPr="005B1A00">
        <w:rPr>
          <w:rFonts w:cs="Times New Roman"/>
        </w:rPr>
        <w:t>In other word</w:t>
      </w:r>
      <w:r w:rsidR="00971670" w:rsidRPr="005B1A00">
        <w:rPr>
          <w:rFonts w:cs="Times New Roman"/>
        </w:rPr>
        <w:t xml:space="preserve"> we can say that </w:t>
      </w:r>
      <w:r w:rsidR="0014256F" w:rsidRPr="005B1A00">
        <w:rPr>
          <w:rFonts w:cs="Times New Roman"/>
        </w:rPr>
        <w:t xml:space="preserve">one complex problem solution depends open same type of </w:t>
      </w:r>
      <w:r w:rsidR="0039149F" w:rsidRPr="005B1A00">
        <w:rPr>
          <w:rFonts w:cs="Times New Roman"/>
        </w:rPr>
        <w:t>one simple problem.</w:t>
      </w:r>
      <w:r w:rsidRPr="005B1A00">
        <w:rPr>
          <w:rFonts w:cs="Times New Roman"/>
        </w:rPr>
        <w:t xml:space="preserve"> </w:t>
      </w:r>
      <w:r w:rsidR="00971670" w:rsidRPr="005B1A00">
        <w:rPr>
          <w:rFonts w:cs="Times New Roman"/>
          <w:b/>
          <w:bCs/>
        </w:rPr>
        <w:t xml:space="preserve"> </w:t>
      </w:r>
    </w:p>
    <w:p w14:paraId="353F7900" w14:textId="77777777" w:rsidR="00355E29" w:rsidRPr="005B1A00" w:rsidRDefault="00355E29" w:rsidP="00777326">
      <w:pPr>
        <w:pStyle w:val="Heading2"/>
        <w:rPr>
          <w:rFonts w:cs="Times New Roman"/>
        </w:rPr>
      </w:pPr>
      <w:r w:rsidRPr="005B1A00">
        <w:rPr>
          <w:rFonts w:cs="Times New Roman"/>
        </w:rPr>
        <w:t>What is a Recursive Algorithm?</w:t>
      </w:r>
    </w:p>
    <w:p w14:paraId="084FADE1" w14:textId="4B92321B" w:rsidR="00CD358E" w:rsidRPr="005B1A00" w:rsidRDefault="00CD358E" w:rsidP="00CD358E">
      <w:pPr>
        <w:rPr>
          <w:rFonts w:cs="Times New Roman"/>
        </w:rPr>
      </w:pPr>
      <w:r w:rsidRPr="005B1A00">
        <w:rPr>
          <w:rFonts w:cs="Times New Roman"/>
        </w:rPr>
        <w:t>A recursive algorithm is an algorithm that uses recursion to solve a problem. Recursive algorithms typically have two parts:</w:t>
      </w:r>
    </w:p>
    <w:p w14:paraId="1EF29FAA" w14:textId="77777777" w:rsidR="00A065A5" w:rsidRPr="005B1A00" w:rsidRDefault="00A065A5" w:rsidP="00A72E4F">
      <w:pPr>
        <w:pStyle w:val="ListParagraph"/>
        <w:numPr>
          <w:ilvl w:val="0"/>
          <w:numId w:val="85"/>
        </w:numPr>
        <w:rPr>
          <w:rFonts w:cs="Times New Roman"/>
        </w:rPr>
      </w:pPr>
      <w:r w:rsidRPr="005B1A00">
        <w:rPr>
          <w:rFonts w:cs="Times New Roman"/>
          <w:b/>
          <w:bCs/>
        </w:rPr>
        <w:t>Base case:</w:t>
      </w:r>
      <w:r w:rsidRPr="005B1A00">
        <w:rPr>
          <w:rFonts w:cs="Times New Roman"/>
        </w:rPr>
        <w:t xml:space="preserve"> Which is a condition that stops the recursion.</w:t>
      </w:r>
    </w:p>
    <w:p w14:paraId="1B67237A" w14:textId="056A0B9B" w:rsidR="00355E29" w:rsidRPr="005B1A00" w:rsidRDefault="00A065A5" w:rsidP="00A72E4F">
      <w:pPr>
        <w:pStyle w:val="ListParagraph"/>
        <w:numPr>
          <w:ilvl w:val="0"/>
          <w:numId w:val="85"/>
        </w:numPr>
        <w:rPr>
          <w:rFonts w:cs="Times New Roman"/>
        </w:rPr>
      </w:pPr>
      <w:r w:rsidRPr="005B1A00">
        <w:rPr>
          <w:rFonts w:cs="Times New Roman"/>
          <w:b/>
          <w:bCs/>
        </w:rPr>
        <w:t>Recursive case:</w:t>
      </w:r>
      <w:r w:rsidRPr="005B1A00">
        <w:rPr>
          <w:rFonts w:cs="Times New Roman"/>
        </w:rPr>
        <w:t xml:space="preserve"> Which is a call to the function itself with a smaller version of the problem.</w:t>
      </w:r>
    </w:p>
    <w:p w14:paraId="77E34F35" w14:textId="5470A20C" w:rsidR="00960F70" w:rsidRPr="005B1A00" w:rsidRDefault="00C16743" w:rsidP="00B47B86">
      <w:pPr>
        <w:pStyle w:val="Heading3"/>
        <w:rPr>
          <w:rFonts w:cs="Times New Roman"/>
        </w:rPr>
      </w:pPr>
      <w:r w:rsidRPr="005B1A00">
        <w:rPr>
          <w:rFonts w:cs="Times New Roman"/>
        </w:rPr>
        <w:t>Need of Recursion</w:t>
      </w:r>
    </w:p>
    <w:p w14:paraId="1FE41AC2" w14:textId="47B9D284" w:rsidR="00EF128F" w:rsidRPr="005B1A00" w:rsidRDefault="0020513E" w:rsidP="008102E9">
      <w:pPr>
        <w:ind w:left="360"/>
        <w:rPr>
          <w:rFonts w:cs="Times New Roman"/>
        </w:rPr>
      </w:pPr>
      <w:r w:rsidRPr="005B1A00">
        <w:rPr>
          <w:rFonts w:cs="Times New Roman"/>
        </w:rPr>
        <w:t>Recursion is an amazing technique with the help of which we can reduce the length of our code and make it easier to read and write.</w:t>
      </w:r>
      <w:r w:rsidR="00960F70" w:rsidRPr="005B1A00">
        <w:rPr>
          <w:rFonts w:cs="Times New Roman"/>
        </w:rPr>
        <w:t xml:space="preserve"> A task that can be defined with its similar subtask, recursion is one of the best solutions for it</w:t>
      </w:r>
    </w:p>
    <w:p w14:paraId="198DBF9C" w14:textId="77777777" w:rsidR="008F4401" w:rsidRPr="005B1A00" w:rsidRDefault="008F4401" w:rsidP="00B47B86">
      <w:pPr>
        <w:pStyle w:val="Heading3"/>
        <w:rPr>
          <w:rFonts w:cs="Times New Roman"/>
        </w:rPr>
      </w:pPr>
      <w:r w:rsidRPr="005B1A00">
        <w:rPr>
          <w:rFonts w:cs="Times New Roman"/>
        </w:rPr>
        <w:t>Properties of Recursion:</w:t>
      </w:r>
    </w:p>
    <w:p w14:paraId="6DFC9138" w14:textId="77777777" w:rsidR="008F4401" w:rsidRPr="005B1A00" w:rsidRDefault="008F4401" w:rsidP="00A72E4F">
      <w:pPr>
        <w:numPr>
          <w:ilvl w:val="0"/>
          <w:numId w:val="78"/>
        </w:numPr>
        <w:spacing w:line="240" w:lineRule="auto"/>
        <w:rPr>
          <w:rFonts w:cs="Times New Roman"/>
        </w:rPr>
      </w:pPr>
      <w:r w:rsidRPr="005B1A00">
        <w:rPr>
          <w:rFonts w:cs="Times New Roman"/>
        </w:rPr>
        <w:t>Performing the same operations multiple times with different inputs.</w:t>
      </w:r>
    </w:p>
    <w:p w14:paraId="0D5C1179" w14:textId="77777777" w:rsidR="008F4401" w:rsidRPr="005B1A00" w:rsidRDefault="008F4401" w:rsidP="00A72E4F">
      <w:pPr>
        <w:numPr>
          <w:ilvl w:val="0"/>
          <w:numId w:val="79"/>
        </w:numPr>
        <w:spacing w:line="240" w:lineRule="auto"/>
        <w:rPr>
          <w:rFonts w:cs="Times New Roman"/>
        </w:rPr>
      </w:pPr>
      <w:r w:rsidRPr="005B1A00">
        <w:rPr>
          <w:rFonts w:cs="Times New Roman"/>
        </w:rPr>
        <w:t>In every step, we try smaller inputs to make the problem smaller.</w:t>
      </w:r>
    </w:p>
    <w:p w14:paraId="201719D0" w14:textId="77777777" w:rsidR="008F4401" w:rsidRPr="005B1A00" w:rsidRDefault="008F4401" w:rsidP="00A72E4F">
      <w:pPr>
        <w:numPr>
          <w:ilvl w:val="0"/>
          <w:numId w:val="80"/>
        </w:numPr>
        <w:spacing w:line="240" w:lineRule="auto"/>
        <w:rPr>
          <w:rFonts w:cs="Times New Roman"/>
        </w:rPr>
      </w:pPr>
      <w:r w:rsidRPr="005B1A00">
        <w:rPr>
          <w:rFonts w:cs="Times New Roman"/>
        </w:rPr>
        <w:t>Base condition is needed to stop the recursion otherwise infinite loop will occur.</w:t>
      </w:r>
    </w:p>
    <w:p w14:paraId="7CF69B4B" w14:textId="77777777" w:rsidR="004F7E5A" w:rsidRPr="005B1A00" w:rsidRDefault="004F7E5A" w:rsidP="008852D6">
      <w:pPr>
        <w:pStyle w:val="Heading3"/>
        <w:rPr>
          <w:rFonts w:cs="Times New Roman"/>
        </w:rPr>
      </w:pPr>
      <w:r w:rsidRPr="005B1A00">
        <w:rPr>
          <w:rFonts w:cs="Times New Roman"/>
        </w:rPr>
        <w:t>Algorithm: Steps</w:t>
      </w:r>
    </w:p>
    <w:p w14:paraId="60BDD5DD" w14:textId="1CCA5AD7" w:rsidR="004F7E5A" w:rsidRPr="005B1A00" w:rsidRDefault="004F7E5A" w:rsidP="00A72E4F">
      <w:pPr>
        <w:pStyle w:val="ListParagraph"/>
        <w:numPr>
          <w:ilvl w:val="0"/>
          <w:numId w:val="81"/>
        </w:numPr>
        <w:rPr>
          <w:rFonts w:cs="Times New Roman"/>
        </w:rPr>
      </w:pPr>
      <w:r w:rsidRPr="005B1A00">
        <w:rPr>
          <w:rFonts w:cs="Times New Roman"/>
        </w:rPr>
        <w:t>Define a base case: Identify the simplest case for which the solution is known or trivial. This is the stopping condition for the recursion, as it prevents the function from infinitely calling itself.</w:t>
      </w:r>
    </w:p>
    <w:p w14:paraId="58B8DA8E" w14:textId="663E6FA0" w:rsidR="004F7E5A" w:rsidRPr="005B1A00" w:rsidRDefault="004F7E5A" w:rsidP="00A72E4F">
      <w:pPr>
        <w:pStyle w:val="ListParagraph"/>
        <w:numPr>
          <w:ilvl w:val="0"/>
          <w:numId w:val="81"/>
        </w:numPr>
        <w:rPr>
          <w:rFonts w:cs="Times New Roman"/>
        </w:rPr>
      </w:pPr>
      <w:r w:rsidRPr="005B1A00">
        <w:rPr>
          <w:rFonts w:cs="Times New Roman"/>
        </w:rPr>
        <w:t>Define a recursive case: Define the problem in terms of smaller subproblems. Break the problem down into smaller versions of itself, and call the function recursively to solve each subproblem.</w:t>
      </w:r>
    </w:p>
    <w:p w14:paraId="5377E07D" w14:textId="33D7969F" w:rsidR="004F7E5A" w:rsidRPr="005B1A00" w:rsidRDefault="004F7E5A" w:rsidP="00A72E4F">
      <w:pPr>
        <w:pStyle w:val="ListParagraph"/>
        <w:numPr>
          <w:ilvl w:val="0"/>
          <w:numId w:val="81"/>
        </w:numPr>
        <w:rPr>
          <w:rFonts w:cs="Times New Roman"/>
        </w:rPr>
      </w:pPr>
      <w:r w:rsidRPr="005B1A00">
        <w:rPr>
          <w:rFonts w:cs="Times New Roman"/>
        </w:rPr>
        <w:t>Ensure the recursion terminates: Make sure that the recursive function eventually reaches the base case, and does not enter an infinite loop.</w:t>
      </w:r>
    </w:p>
    <w:p w14:paraId="3600EDB6" w14:textId="4F3406D7" w:rsidR="0020513E" w:rsidRPr="005B1A00" w:rsidRDefault="004F7E5A" w:rsidP="00A72E4F">
      <w:pPr>
        <w:pStyle w:val="ListParagraph"/>
        <w:numPr>
          <w:ilvl w:val="0"/>
          <w:numId w:val="81"/>
        </w:numPr>
        <w:rPr>
          <w:rFonts w:cs="Times New Roman"/>
        </w:rPr>
      </w:pPr>
      <w:r w:rsidRPr="005B1A00">
        <w:rPr>
          <w:rFonts w:cs="Times New Roman"/>
        </w:rPr>
        <w:t>Combine the solutions: Combine the solutions of the subproblems to solve the original problem.</w:t>
      </w:r>
    </w:p>
    <w:p w14:paraId="3F84DFC1" w14:textId="782CC767" w:rsidR="007640B0" w:rsidRPr="005B1A00" w:rsidRDefault="007640B0" w:rsidP="008852D6">
      <w:pPr>
        <w:pStyle w:val="Heading3"/>
        <w:rPr>
          <w:rFonts w:cs="Times New Roman"/>
        </w:rPr>
      </w:pPr>
      <w:r w:rsidRPr="005B1A00">
        <w:rPr>
          <w:rFonts w:cs="Times New Roman"/>
        </w:rPr>
        <w:t>How are recursive functions stored in memory?</w:t>
      </w:r>
    </w:p>
    <w:p w14:paraId="7B920534" w14:textId="4C2036D1" w:rsidR="004A3C5A" w:rsidRPr="005B1A00" w:rsidRDefault="00F94442" w:rsidP="004A3C5A">
      <w:pPr>
        <w:rPr>
          <w:rFonts w:cs="Times New Roman"/>
        </w:rPr>
      </w:pPr>
      <w:r w:rsidRPr="005B1A00">
        <w:rPr>
          <w:rFonts w:cs="Times New Roman"/>
        </w:rPr>
        <w:t>Recursion uses more memory, because the recursive function adds to the stack with each recursive call, and keeps the values there until the call is finished. The recursive function uses LIFO (LAST IN FIRST OUT) Structure just like the stack data structure.</w:t>
      </w:r>
    </w:p>
    <w:p w14:paraId="3BBAB6FA" w14:textId="24480FC7" w:rsidR="004A3C5A" w:rsidRPr="005B1A00" w:rsidRDefault="004A3C5A" w:rsidP="008852D6">
      <w:pPr>
        <w:pStyle w:val="Heading3"/>
        <w:rPr>
          <w:rFonts w:cs="Times New Roman"/>
        </w:rPr>
      </w:pPr>
      <w:r w:rsidRPr="005B1A00">
        <w:rPr>
          <w:rFonts w:cs="Times New Roman"/>
        </w:rPr>
        <w:lastRenderedPageBreak/>
        <w:t>What is the base condition in recursion? </w:t>
      </w:r>
    </w:p>
    <w:p w14:paraId="5304D95D" w14:textId="55E223AB" w:rsidR="007454F9" w:rsidRPr="005B1A00" w:rsidRDefault="007454F9" w:rsidP="007454F9">
      <w:pPr>
        <w:rPr>
          <w:rFonts w:cs="Times New Roman"/>
        </w:rPr>
      </w:pPr>
      <w:r w:rsidRPr="005B1A00">
        <w:rPr>
          <w:rFonts w:cs="Times New Roman"/>
        </w:rPr>
        <w:t>In the recursive program, the solution to the base case is provided and the solution to the bigger problem is expressed in terms of smaller problems.</w:t>
      </w:r>
    </w:p>
    <w:p w14:paraId="244B33F7"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74154339"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6EC0E042"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p>
    <w:p w14:paraId="78683C3C"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Recursive function to calculate factorial</w:t>
      </w:r>
    </w:p>
    <w:p w14:paraId="51DBB82A"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75351286"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01494C5"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If n is 0 or 1, return 1</w:t>
      </w:r>
    </w:p>
    <w:p w14:paraId="009C073D"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7CCE4F14"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1BC9AA5"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0B856C02"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88D47D2"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case: Multiply n by the factorial of (n-1)</w:t>
      </w:r>
    </w:p>
    <w:p w14:paraId="7F08F483"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p>
    <w:p w14:paraId="159952C2"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608980C"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p>
    <w:p w14:paraId="02BDC759"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59563A5"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F1C8145"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Input number for which factorial is to be calculated</w:t>
      </w:r>
    </w:p>
    <w:p w14:paraId="5397F3C1"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p>
    <w:p w14:paraId="076F1C17"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factorial result</w:t>
      </w:r>
    </w:p>
    <w:p w14:paraId="4C956430"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factorial of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1A316A5E"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p>
    <w:p w14:paraId="74CA6552"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a key press before exiting</w:t>
      </w:r>
    </w:p>
    <w:p w14:paraId="139DFE71" w14:textId="77777777" w:rsidR="00325607" w:rsidRPr="005B1A00" w:rsidRDefault="00325607" w:rsidP="0032560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F36EE13" w14:textId="77777777" w:rsidR="00325607" w:rsidRPr="005B1A00" w:rsidRDefault="00325607" w:rsidP="00325607">
      <w:pPr>
        <w:shd w:val="clear" w:color="auto" w:fill="1F1F1F"/>
        <w:spacing w:after="0" w:line="285" w:lineRule="atLeast"/>
        <w:rPr>
          <w:rFonts w:eastAsia="Times New Roman" w:cs="Times New Roman"/>
          <w:color w:val="CCCCCC"/>
          <w:kern w:val="0"/>
          <w:sz w:val="21"/>
          <w:szCs w:val="21"/>
          <w:lang w:eastAsia="en-IN" w:bidi="hi-IN"/>
          <w14:ligatures w14:val="none"/>
        </w:rPr>
      </w:pPr>
    </w:p>
    <w:p w14:paraId="5D870F7B" w14:textId="77777777" w:rsidR="00BD7A68" w:rsidRPr="005B1A00" w:rsidRDefault="00BD7A68" w:rsidP="007454F9">
      <w:pPr>
        <w:rPr>
          <w:rFonts w:cs="Times New Roman"/>
        </w:rPr>
      </w:pPr>
    </w:p>
    <w:p w14:paraId="7A69227E" w14:textId="07DCF71A" w:rsidR="00325607" w:rsidRPr="005B1A00" w:rsidRDefault="003E55A6" w:rsidP="007454F9">
      <w:pPr>
        <w:rPr>
          <w:rFonts w:cs="Times New Roman"/>
        </w:rPr>
      </w:pPr>
      <w:r w:rsidRPr="005B1A00">
        <w:rPr>
          <w:rStyle w:val="Heading3Char"/>
          <w:rFonts w:cs="Times New Roman"/>
        </w:rPr>
        <w:t>Why Stack Overflow error occurs in recursion? </w:t>
      </w:r>
      <w:r w:rsidRPr="005B1A00">
        <w:rPr>
          <w:rStyle w:val="Heading3Char"/>
          <w:rFonts w:cs="Times New Roman"/>
        </w:rPr>
        <w:br/>
      </w:r>
      <w:r w:rsidRPr="005B1A00">
        <w:rPr>
          <w:rFonts w:cs="Times New Roman"/>
        </w:rPr>
        <w:t>If the base case is not reached or not defined, then the stack overflow problem may arise.</w:t>
      </w:r>
      <w:r w:rsidR="008852D6" w:rsidRPr="005B1A00">
        <w:rPr>
          <w:rFonts w:cs="Times New Roman"/>
        </w:rPr>
        <w:t xml:space="preserve"> Let us take an example to understand this.</w:t>
      </w:r>
    </w:p>
    <w:p w14:paraId="574381AA" w14:textId="77777777" w:rsidR="00D47C3B" w:rsidRPr="005B1A00" w:rsidRDefault="00D47C3B" w:rsidP="007454F9">
      <w:pPr>
        <w:rPr>
          <w:rFonts w:cs="Times New Roman"/>
        </w:rPr>
      </w:pPr>
    </w:p>
    <w:p w14:paraId="59C3DA7B"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49A17DD2"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5364B2A9"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p>
    <w:p w14:paraId="5926E146"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439D1924"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CDA4454"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wrong base case (it may cause stack overflow).</w:t>
      </w:r>
    </w:p>
    <w:p w14:paraId="5C7C4AF1"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p>
    <w:p w14:paraId="2753E648"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8B60CC1"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5B143595"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1587D6E"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2AD0B8CF" w14:textId="4B732C46"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44E9A7E"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p>
    <w:p w14:paraId="76899D93"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186F0D63"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761418A" w14:textId="43680E15"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p>
    <w:p w14:paraId="691C3C46"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the factorial of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7B412E0E"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0E90CD1E" w14:textId="77777777" w:rsidR="008852D6" w:rsidRPr="005B1A00" w:rsidRDefault="008852D6" w:rsidP="008852D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3BD5F97" w14:textId="180B76B6" w:rsidR="008852D6" w:rsidRPr="005B1A00" w:rsidRDefault="008852D6" w:rsidP="007454F9">
      <w:pPr>
        <w:rPr>
          <w:rFonts w:cs="Times New Roman"/>
        </w:rPr>
      </w:pPr>
      <w:r w:rsidRPr="005B1A00">
        <w:rPr>
          <w:rFonts w:cs="Times New Roman"/>
        </w:rPr>
        <w:t xml:space="preserve">If </w:t>
      </w:r>
      <w:proofErr w:type="gramStart"/>
      <w:r w:rsidRPr="005B1A00">
        <w:rPr>
          <w:rFonts w:cs="Times New Roman"/>
        </w:rPr>
        <w:t>fact(</w:t>
      </w:r>
      <w:proofErr w:type="gramEnd"/>
      <w:r w:rsidRPr="005B1A00">
        <w:rPr>
          <w:rFonts w:cs="Times New Roman"/>
        </w:rPr>
        <w:t>5) is called, it will call fact(4), fact(3), fact(2), and so on but the number will never reach 10. So, the base case is not reached. If the memory is exhausted by these functions on the stack, it will cause a stack overflow error. </w:t>
      </w:r>
    </w:p>
    <w:p w14:paraId="66D0D202" w14:textId="6A5AA1FB" w:rsidR="008852D6" w:rsidRPr="005B1A00" w:rsidRDefault="008852D6" w:rsidP="008852D6">
      <w:pPr>
        <w:pStyle w:val="Heading2"/>
        <w:rPr>
          <w:rFonts w:cs="Times New Roman"/>
        </w:rPr>
      </w:pPr>
      <w:r w:rsidRPr="005B1A00">
        <w:rPr>
          <w:rFonts w:cs="Times New Roman"/>
        </w:rPr>
        <w:t>Type of Recursion</w:t>
      </w:r>
    </w:p>
    <w:p w14:paraId="6C593A79" w14:textId="0E771E08" w:rsidR="008852D6" w:rsidRPr="005B1A00" w:rsidRDefault="00DF7CAB" w:rsidP="00A72E4F">
      <w:pPr>
        <w:pStyle w:val="ListParagraph"/>
        <w:numPr>
          <w:ilvl w:val="0"/>
          <w:numId w:val="82"/>
        </w:numPr>
        <w:rPr>
          <w:rFonts w:cs="Times New Roman"/>
        </w:rPr>
      </w:pPr>
      <w:r w:rsidRPr="005B1A00">
        <w:rPr>
          <w:rFonts w:cs="Times New Roman"/>
        </w:rPr>
        <w:t>Direct recursion.</w:t>
      </w:r>
    </w:p>
    <w:p w14:paraId="6F9265A8" w14:textId="110B5886" w:rsidR="00DF7CAB" w:rsidRPr="005B1A00" w:rsidRDefault="00DF7CAB" w:rsidP="00A72E4F">
      <w:pPr>
        <w:pStyle w:val="ListParagraph"/>
        <w:numPr>
          <w:ilvl w:val="0"/>
          <w:numId w:val="82"/>
        </w:numPr>
        <w:rPr>
          <w:rFonts w:cs="Times New Roman"/>
        </w:rPr>
      </w:pPr>
      <w:r w:rsidRPr="005B1A00">
        <w:rPr>
          <w:rFonts w:cs="Times New Roman"/>
        </w:rPr>
        <w:t>Indirect recursion.</w:t>
      </w:r>
    </w:p>
    <w:p w14:paraId="17C25705" w14:textId="716B3602" w:rsidR="002B1F79" w:rsidRPr="005B1A00" w:rsidRDefault="002B1F79" w:rsidP="002B1F79">
      <w:pPr>
        <w:pStyle w:val="ListParagraph"/>
        <w:rPr>
          <w:rFonts w:cs="Times New Roman"/>
        </w:rPr>
      </w:pPr>
    </w:p>
    <w:p w14:paraId="43BE76D0" w14:textId="5EBB6678" w:rsidR="00D47C3B" w:rsidRPr="005B1A00" w:rsidRDefault="009435B4" w:rsidP="00A72E4F">
      <w:pPr>
        <w:pStyle w:val="Heading3"/>
        <w:numPr>
          <w:ilvl w:val="0"/>
          <w:numId w:val="86"/>
        </w:numPr>
        <w:rPr>
          <w:rStyle w:val="Heading3Char"/>
          <w:rFonts w:cs="Times New Roman"/>
          <w:b/>
        </w:rPr>
      </w:pPr>
      <w:r w:rsidRPr="005B1A00">
        <w:rPr>
          <w:rStyle w:val="Heading3Char"/>
          <w:rFonts w:cs="Times New Roman"/>
          <w:b/>
        </w:rPr>
        <w:lastRenderedPageBreak/>
        <w:t>Direct recursion</w:t>
      </w:r>
    </w:p>
    <w:p w14:paraId="3A39F03A" w14:textId="53D23EC2" w:rsidR="009435B4" w:rsidRPr="005B1A00" w:rsidRDefault="004966AB" w:rsidP="00D47C3B">
      <w:pPr>
        <w:pStyle w:val="ListParagraph"/>
        <w:ind w:left="360"/>
        <w:rPr>
          <w:rFonts w:cs="Times New Roman"/>
        </w:rPr>
      </w:pPr>
      <w:r w:rsidRPr="005B1A00">
        <w:rPr>
          <w:rFonts w:eastAsiaTheme="majorEastAsia" w:cs="Times New Roman"/>
          <w:bCs/>
        </w:rPr>
        <w:t>Direct recursion</w:t>
      </w:r>
      <w:r w:rsidR="009435B4" w:rsidRPr="005B1A00">
        <w:rPr>
          <w:rFonts w:cs="Times New Roman"/>
        </w:rPr>
        <w:t xml:space="preserve"> happens when a function calls itself directly.</w:t>
      </w:r>
    </w:p>
    <w:p w14:paraId="5A2AEBA0" w14:textId="184FE780"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xml:space="preserve">// It is </w:t>
      </w:r>
      <w:r w:rsidR="00A4486E" w:rsidRPr="005B1A00">
        <w:rPr>
          <w:rFonts w:eastAsia="Times New Roman" w:cs="Times New Roman"/>
          <w:color w:val="6A9955"/>
          <w:kern w:val="0"/>
          <w:sz w:val="16"/>
          <w:szCs w:val="16"/>
          <w:lang w:eastAsia="en-IN" w:bidi="hi-IN"/>
          <w14:ligatures w14:val="none"/>
        </w:rPr>
        <w:t>an</w:t>
      </w:r>
      <w:r w:rsidRPr="005B1A00">
        <w:rPr>
          <w:rFonts w:eastAsia="Times New Roman" w:cs="Times New Roman"/>
          <w:color w:val="6A9955"/>
          <w:kern w:val="0"/>
          <w:sz w:val="16"/>
          <w:szCs w:val="16"/>
          <w:lang w:eastAsia="en-IN" w:bidi="hi-IN"/>
          <w14:ligatures w14:val="none"/>
        </w:rPr>
        <w:t xml:space="preserve"> example of direct recursion.</w:t>
      </w:r>
    </w:p>
    <w:p w14:paraId="3B9E464C"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41FB9E09" w14:textId="0159A5C2"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6CEAA399"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p>
    <w:p w14:paraId="009306BE" w14:textId="0E2A48BC"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Recursive function to calculate factorial</w:t>
      </w:r>
    </w:p>
    <w:p w14:paraId="237658B4" w14:textId="12B6E518"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0E35B548" w14:textId="018B1EC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D783980" w14:textId="40450B93"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If n is 0 or 1, return 1</w:t>
      </w:r>
    </w:p>
    <w:p w14:paraId="4842B762" w14:textId="72EA99F4"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4281FE85" w14:textId="04BB7A6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00E1EF1" w14:textId="0B5DF49D"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08C5C93D" w14:textId="19B5C7EB"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6C5D9CA" w14:textId="75C885CA"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case: Multiply n by the factorial of (n-1)</w:t>
      </w:r>
    </w:p>
    <w:p w14:paraId="0F40EFCE" w14:textId="00EDC310"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p>
    <w:p w14:paraId="493C6802"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D6EFB14" w14:textId="70DC5FCD"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p>
    <w:p w14:paraId="15A30CC1"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2B2CFD77"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8047E4B"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Input number for which factorial is to be calculated</w:t>
      </w:r>
    </w:p>
    <w:p w14:paraId="5F6DE8B3" w14:textId="535A42DB"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p>
    <w:p w14:paraId="1684F2C5"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factorial result</w:t>
      </w:r>
    </w:p>
    <w:p w14:paraId="05623DF2"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factorial of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fact</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24EF203E" w14:textId="007D3C92"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p>
    <w:p w14:paraId="04B4AE43" w14:textId="77777777"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a key press before exiting</w:t>
      </w:r>
    </w:p>
    <w:p w14:paraId="228DFB9C" w14:textId="556C334B" w:rsidR="00BB69A2" w:rsidRPr="005B1A00" w:rsidRDefault="00BB69A2" w:rsidP="00BB69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3C81F6D" w14:textId="75BE3C41" w:rsidR="002B1F79" w:rsidRPr="005B1A00" w:rsidRDefault="00BB69A2" w:rsidP="00227689">
      <w:pPr>
        <w:shd w:val="clear" w:color="auto" w:fill="1F1F1F"/>
        <w:spacing w:after="240" w:line="276" w:lineRule="auto"/>
        <w:rPr>
          <w:rFonts w:eastAsia="Times New Roman" w:cs="Times New Roman"/>
          <w:color w:val="CCCCCC"/>
          <w:kern w:val="0"/>
          <w:sz w:val="21"/>
          <w:szCs w:val="21"/>
          <w:lang w:eastAsia="en-IN" w:bidi="hi-IN"/>
          <w14:ligatures w14:val="none"/>
        </w:rPr>
      </w:pPr>
      <w:r w:rsidRPr="005B1A00">
        <w:rPr>
          <w:rFonts w:eastAsia="Times New Roman" w:cs="Times New Roman"/>
          <w:color w:val="CCCCCC"/>
          <w:kern w:val="0"/>
          <w:sz w:val="21"/>
          <w:szCs w:val="21"/>
          <w:lang w:eastAsia="en-IN" w:bidi="hi-IN"/>
          <w14:ligatures w14:val="none"/>
        </w:rPr>
        <w:br/>
      </w:r>
    </w:p>
    <w:p w14:paraId="01860B32" w14:textId="77777777" w:rsidR="00227689" w:rsidRPr="005B1A00" w:rsidRDefault="00227689" w:rsidP="00227689">
      <w:pPr>
        <w:rPr>
          <w:rFonts w:cs="Times New Roman"/>
          <w:b/>
          <w:bCs/>
        </w:rPr>
      </w:pPr>
      <w:r w:rsidRPr="005B1A00">
        <w:rPr>
          <w:rFonts w:cs="Times New Roman"/>
          <w:b/>
          <w:bCs/>
        </w:rPr>
        <w:t>In this example:</w:t>
      </w:r>
    </w:p>
    <w:p w14:paraId="0E6826C1" w14:textId="77777777" w:rsidR="00227689" w:rsidRPr="005B1A00" w:rsidRDefault="00227689" w:rsidP="00A72E4F">
      <w:pPr>
        <w:pStyle w:val="ListParagraph"/>
        <w:numPr>
          <w:ilvl w:val="0"/>
          <w:numId w:val="83"/>
        </w:numPr>
        <w:rPr>
          <w:rFonts w:cs="Times New Roman"/>
        </w:rPr>
      </w:pPr>
      <w:r w:rsidRPr="005B1A00">
        <w:rPr>
          <w:rFonts w:cs="Times New Roman"/>
        </w:rPr>
        <w:t>The fact function calls itself to calculate the factorial of a number.</w:t>
      </w:r>
    </w:p>
    <w:p w14:paraId="4CA36652" w14:textId="77777777" w:rsidR="00227689" w:rsidRPr="005B1A00" w:rsidRDefault="00227689" w:rsidP="00A72E4F">
      <w:pPr>
        <w:pStyle w:val="ListParagraph"/>
        <w:numPr>
          <w:ilvl w:val="0"/>
          <w:numId w:val="83"/>
        </w:numPr>
        <w:rPr>
          <w:rFonts w:cs="Times New Roman"/>
        </w:rPr>
      </w:pPr>
      <w:r w:rsidRPr="005B1A00">
        <w:rPr>
          <w:rFonts w:cs="Times New Roman"/>
        </w:rPr>
        <w:t xml:space="preserve">This is </w:t>
      </w:r>
      <w:r w:rsidRPr="005B1A00">
        <w:rPr>
          <w:rFonts w:cs="Times New Roman"/>
          <w:b/>
          <w:bCs/>
        </w:rPr>
        <w:t>direct recursion</w:t>
      </w:r>
      <w:r w:rsidRPr="005B1A00">
        <w:rPr>
          <w:rFonts w:cs="Times New Roman"/>
        </w:rPr>
        <w:t xml:space="preserve"> because the function directly uses its own name in the code.</w:t>
      </w:r>
    </w:p>
    <w:p w14:paraId="33994393" w14:textId="77777777" w:rsidR="00227689" w:rsidRPr="005B1A00" w:rsidRDefault="00227689" w:rsidP="00227689">
      <w:pPr>
        <w:rPr>
          <w:rFonts w:cs="Times New Roman"/>
          <w:b/>
          <w:bCs/>
        </w:rPr>
      </w:pPr>
      <w:r w:rsidRPr="005B1A00">
        <w:rPr>
          <w:rFonts w:cs="Times New Roman"/>
          <w:b/>
          <w:bCs/>
        </w:rPr>
        <w:t>Key Points:</w:t>
      </w:r>
    </w:p>
    <w:p w14:paraId="19C2303A" w14:textId="77777777" w:rsidR="00227689" w:rsidRPr="005B1A00" w:rsidRDefault="00227689" w:rsidP="00A72E4F">
      <w:pPr>
        <w:pStyle w:val="ListParagraph"/>
        <w:numPr>
          <w:ilvl w:val="0"/>
          <w:numId w:val="84"/>
        </w:numPr>
        <w:rPr>
          <w:rFonts w:cs="Times New Roman"/>
        </w:rPr>
      </w:pPr>
      <w:r w:rsidRPr="005B1A00">
        <w:rPr>
          <w:rFonts w:cs="Times New Roman"/>
        </w:rPr>
        <w:t xml:space="preserve">Direct recursion has a </w:t>
      </w:r>
      <w:r w:rsidRPr="005B1A00">
        <w:rPr>
          <w:rFonts w:cs="Times New Roman"/>
          <w:b/>
          <w:bCs/>
        </w:rPr>
        <w:t>base case</w:t>
      </w:r>
      <w:r w:rsidRPr="005B1A00">
        <w:rPr>
          <w:rFonts w:cs="Times New Roman"/>
        </w:rPr>
        <w:t xml:space="preserve"> (stopping condition) to prevent infinite calls.</w:t>
      </w:r>
    </w:p>
    <w:p w14:paraId="28DA3FFF" w14:textId="41A448F6" w:rsidR="00227689" w:rsidRPr="005B1A00" w:rsidRDefault="00227689" w:rsidP="00A72E4F">
      <w:pPr>
        <w:pStyle w:val="ListParagraph"/>
        <w:numPr>
          <w:ilvl w:val="0"/>
          <w:numId w:val="84"/>
        </w:numPr>
        <w:rPr>
          <w:rFonts w:cs="Times New Roman"/>
        </w:rPr>
      </w:pPr>
      <w:proofErr w:type="gramStart"/>
      <w:r w:rsidRPr="005B1A00">
        <w:rPr>
          <w:rFonts w:cs="Times New Roman"/>
        </w:rPr>
        <w:t>It's</w:t>
      </w:r>
      <w:proofErr w:type="gramEnd"/>
      <w:r w:rsidRPr="005B1A00">
        <w:rPr>
          <w:rFonts w:cs="Times New Roman"/>
        </w:rPr>
        <w:t xml:space="preserve"> commonly used in problems like factorial, Fibonacci series, or solving mathematical equations.</w:t>
      </w:r>
    </w:p>
    <w:p w14:paraId="360F6461" w14:textId="77777777" w:rsidR="00227689" w:rsidRPr="005B1A00" w:rsidRDefault="00227689" w:rsidP="002B1F79">
      <w:pPr>
        <w:pStyle w:val="ListParagraph"/>
        <w:rPr>
          <w:rFonts w:cs="Times New Roman"/>
        </w:rPr>
      </w:pPr>
    </w:p>
    <w:p w14:paraId="6D357A8C" w14:textId="0725C0B0" w:rsidR="00DB6C40" w:rsidRPr="005B1A00" w:rsidRDefault="004D344C" w:rsidP="00A72E4F">
      <w:pPr>
        <w:pStyle w:val="Heading3"/>
        <w:numPr>
          <w:ilvl w:val="0"/>
          <w:numId w:val="86"/>
        </w:numPr>
        <w:rPr>
          <w:rStyle w:val="Heading3Char"/>
          <w:rFonts w:cs="Times New Roman"/>
          <w:b/>
        </w:rPr>
      </w:pPr>
      <w:r w:rsidRPr="005B1A00">
        <w:rPr>
          <w:rStyle w:val="Heading3Char"/>
          <w:rFonts w:cs="Times New Roman"/>
          <w:b/>
        </w:rPr>
        <w:t>Indirect Recursion</w:t>
      </w:r>
    </w:p>
    <w:p w14:paraId="5CEDAA1C" w14:textId="0B50AF00" w:rsidR="00125A30" w:rsidRPr="005B1A00" w:rsidRDefault="00A1684F" w:rsidP="00E47B31">
      <w:pPr>
        <w:ind w:firstLine="360"/>
        <w:rPr>
          <w:rFonts w:cs="Times New Roman"/>
        </w:rPr>
      </w:pPr>
      <w:r w:rsidRPr="005B1A00">
        <w:rPr>
          <w:rFonts w:cs="Times New Roman"/>
        </w:rPr>
        <w:t>In this type of recursion, there can be more than one function, and they call each other in a</w:t>
      </w:r>
      <w:r w:rsidR="004D344C" w:rsidRPr="005B1A00">
        <w:rPr>
          <w:rFonts w:cs="Times New Roman"/>
        </w:rPr>
        <w:t xml:space="preserve"> circular manner.</w:t>
      </w:r>
    </w:p>
    <w:p w14:paraId="0114C45F" w14:textId="4975F241" w:rsidR="004A2E5B" w:rsidRPr="005B1A00" w:rsidRDefault="004A2E5B" w:rsidP="00EE0AE9">
      <w:pPr>
        <w:ind w:left="360"/>
        <w:rPr>
          <w:rFonts w:cs="Times New Roman"/>
        </w:rPr>
      </w:pPr>
      <w:r w:rsidRPr="005B1A00">
        <w:rPr>
          <w:rFonts w:cs="Times New Roman"/>
        </w:rPr>
        <w:t>A f</w:t>
      </w:r>
      <w:r w:rsidR="00465657" w:rsidRPr="005B1A00">
        <w:rPr>
          <w:rFonts w:cs="Times New Roman"/>
        </w:rPr>
        <w:t>unction fun(A)</w:t>
      </w:r>
      <w:r w:rsidR="00263B1B" w:rsidRPr="005B1A00">
        <w:rPr>
          <w:rFonts w:cs="Times New Roman"/>
        </w:rPr>
        <w:t xml:space="preserve"> is called indirect recursive </w:t>
      </w:r>
      <w:r w:rsidR="009D33B7" w:rsidRPr="005B1A00">
        <w:rPr>
          <w:rFonts w:cs="Times New Roman"/>
        </w:rPr>
        <w:t xml:space="preserve">if it </w:t>
      </w:r>
      <w:r w:rsidR="00C07903" w:rsidRPr="005B1A00">
        <w:rPr>
          <w:rFonts w:cs="Times New Roman"/>
        </w:rPr>
        <w:t>calls</w:t>
      </w:r>
      <w:r w:rsidR="009D33B7" w:rsidRPr="005B1A00">
        <w:rPr>
          <w:rFonts w:cs="Times New Roman"/>
        </w:rPr>
        <w:t xml:space="preserve"> another function fun(B) and fun(B) called </w:t>
      </w:r>
      <w:r w:rsidR="003952E4" w:rsidRPr="005B1A00">
        <w:rPr>
          <w:rFonts w:cs="Times New Roman"/>
        </w:rPr>
        <w:t>fun(</w:t>
      </w:r>
      <w:r w:rsidR="00FC5236" w:rsidRPr="005B1A00">
        <w:rPr>
          <w:rFonts w:cs="Times New Roman"/>
        </w:rPr>
        <w:t>C</w:t>
      </w:r>
      <w:r w:rsidR="003952E4" w:rsidRPr="005B1A00">
        <w:rPr>
          <w:rFonts w:cs="Times New Roman"/>
        </w:rPr>
        <w:t>)</w:t>
      </w:r>
      <w:r w:rsidR="00FC5236" w:rsidRPr="005B1A00">
        <w:rPr>
          <w:rFonts w:cs="Times New Roman"/>
        </w:rPr>
        <w:t xml:space="preserve"> then fun(C) call fun(A)</w:t>
      </w:r>
      <w:r w:rsidR="003952E4" w:rsidRPr="005B1A00">
        <w:rPr>
          <w:rFonts w:cs="Times New Roman"/>
        </w:rPr>
        <w:t xml:space="preserve"> </w:t>
      </w:r>
      <w:r w:rsidR="00602BE6" w:rsidRPr="005B1A00">
        <w:rPr>
          <w:rFonts w:cs="Times New Roman"/>
        </w:rPr>
        <w:t xml:space="preserve">is this function </w:t>
      </w:r>
      <w:r w:rsidR="00C07903" w:rsidRPr="005B1A00">
        <w:rPr>
          <w:rFonts w:cs="Times New Roman"/>
        </w:rPr>
        <w:t>is called</w:t>
      </w:r>
      <w:r w:rsidR="00602BE6" w:rsidRPr="005B1A00">
        <w:rPr>
          <w:rFonts w:cs="Times New Roman"/>
        </w:rPr>
        <w:t xml:space="preserve"> in </w:t>
      </w:r>
      <w:r w:rsidR="00C07903" w:rsidRPr="005B1A00">
        <w:rPr>
          <w:rFonts w:cs="Times New Roman"/>
        </w:rPr>
        <w:t>circular motion.</w:t>
      </w:r>
    </w:p>
    <w:p w14:paraId="03DD4233" w14:textId="3E80A0D3" w:rsidR="00E94326" w:rsidRPr="005B1A00" w:rsidRDefault="00E94326" w:rsidP="00E94326">
      <w:pPr>
        <w:ind w:left="1440" w:firstLine="720"/>
        <w:rPr>
          <w:rFonts w:cs="Times New Roman"/>
        </w:rPr>
      </w:pPr>
      <w:r w:rsidRPr="005B1A00">
        <w:rPr>
          <w:rFonts w:cs="Times New Roman"/>
          <w:noProof/>
        </w:rPr>
        <w:lastRenderedPageBreak/>
        <w:drawing>
          <wp:inline distT="0" distB="0" distL="0" distR="0" wp14:anchorId="67A6933F" wp14:editId="5736FDAA">
            <wp:extent cx="4000500" cy="2543175"/>
            <wp:effectExtent l="0" t="0" r="0" b="9525"/>
            <wp:docPr id="9856413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1371" name="Picture 985641371"/>
                    <pic:cNvPicPr/>
                  </pic:nvPicPr>
                  <pic:blipFill>
                    <a:blip r:embed="rId23">
                      <a:extLst>
                        <a:ext uri="{28A0092B-C50C-407E-A947-70E740481C1C}">
                          <a14:useLocalDpi xmlns:a14="http://schemas.microsoft.com/office/drawing/2010/main" val="0"/>
                        </a:ext>
                      </a:extLst>
                    </a:blip>
                    <a:stretch>
                      <a:fillRect/>
                    </a:stretch>
                  </pic:blipFill>
                  <pic:spPr>
                    <a:xfrm>
                      <a:off x="0" y="0"/>
                      <a:ext cx="4001071" cy="2543538"/>
                    </a:xfrm>
                    <a:prstGeom prst="rect">
                      <a:avLst/>
                    </a:prstGeom>
                  </pic:spPr>
                </pic:pic>
              </a:graphicData>
            </a:graphic>
          </wp:inline>
        </w:drawing>
      </w:r>
    </w:p>
    <w:p w14:paraId="41B8BFC8"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67A23066"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5427A39A"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p>
    <w:p w14:paraId="0FBC3007"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Function to calculate factorial of a number</w:t>
      </w:r>
    </w:p>
    <w:p w14:paraId="418B314B"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factorial</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w:t>
      </w:r>
    </w:p>
    <w:p w14:paraId="13EEDF4B"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If n is 0 or negative, return 1</w:t>
      </w:r>
    </w:p>
    <w:p w14:paraId="4DF8F9F1"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w:t>
      </w:r>
    </w:p>
    <w:p w14:paraId="63996725"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0F16D30E"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79AB870A"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call: n * factorial of (n - 1)</w:t>
      </w:r>
    </w:p>
    <w:p w14:paraId="44688B5C"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factorial</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79B724A8"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20631E1"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2B42721"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p>
    <w:p w14:paraId="144E0525"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 {</w:t>
      </w:r>
    </w:p>
    <w:p w14:paraId="102812FE"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p>
    <w:p w14:paraId="6C6D56BD"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
    <w:p w14:paraId="39A580E7"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factorial of the given number</w:t>
      </w:r>
    </w:p>
    <w:p w14:paraId="1D4EFBA8"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factorial of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factorial</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7A19186C"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
    <w:p w14:paraId="2FCAD083"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key press</w:t>
      </w:r>
    </w:p>
    <w:p w14:paraId="12ADED03" w14:textId="77777777" w:rsidR="00F21DA2" w:rsidRPr="005B1A00" w:rsidRDefault="00F21DA2" w:rsidP="00F21DA2">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56A4124" w14:textId="77777777" w:rsidR="00F21DA2" w:rsidRPr="005B1A00" w:rsidRDefault="00F21DA2" w:rsidP="00F21DA2">
      <w:pPr>
        <w:shd w:val="clear" w:color="auto" w:fill="1F1F1F"/>
        <w:spacing w:after="0" w:line="285" w:lineRule="atLeast"/>
        <w:rPr>
          <w:rFonts w:eastAsia="Times New Roman" w:cs="Times New Roman"/>
          <w:color w:val="CCCCCC"/>
          <w:kern w:val="0"/>
          <w:sz w:val="21"/>
          <w:szCs w:val="21"/>
          <w:lang w:eastAsia="en-IN" w:bidi="hi-IN"/>
          <w14:ligatures w14:val="none"/>
        </w:rPr>
      </w:pPr>
    </w:p>
    <w:p w14:paraId="6F626B15" w14:textId="77777777" w:rsidR="00BB3827" w:rsidRPr="005B1A00" w:rsidRDefault="00BB3827" w:rsidP="00F21DA2">
      <w:pPr>
        <w:rPr>
          <w:rFonts w:cs="Times New Roman"/>
        </w:rPr>
      </w:pPr>
    </w:p>
    <w:p w14:paraId="2A70EA2A" w14:textId="4874773A" w:rsidR="009D0601" w:rsidRPr="005B1A00" w:rsidRDefault="005D5FA9" w:rsidP="00A72E4F">
      <w:pPr>
        <w:pStyle w:val="Heading3"/>
        <w:numPr>
          <w:ilvl w:val="0"/>
          <w:numId w:val="86"/>
        </w:numPr>
        <w:rPr>
          <w:rFonts w:cs="Times New Roman"/>
          <w:bCs/>
        </w:rPr>
      </w:pPr>
      <w:r w:rsidRPr="005B1A00">
        <w:rPr>
          <w:rFonts w:cs="Times New Roman"/>
          <w:bCs/>
        </w:rPr>
        <w:t>Tail recursion</w:t>
      </w:r>
    </w:p>
    <w:p w14:paraId="4DA2E39E" w14:textId="6325F9A0" w:rsidR="00130FF4" w:rsidRPr="005B1A00" w:rsidRDefault="00130FF4" w:rsidP="00130FF4">
      <w:pPr>
        <w:ind w:left="360"/>
        <w:rPr>
          <w:rFonts w:cs="Times New Roman"/>
        </w:rPr>
      </w:pPr>
      <w:r w:rsidRPr="005B1A00">
        <w:rPr>
          <w:rFonts w:cs="Times New Roman"/>
        </w:rPr>
        <w:t xml:space="preserve">If a recursive function calling itself and that recursive call is the last statement in the function then </w:t>
      </w:r>
      <w:proofErr w:type="gramStart"/>
      <w:r w:rsidRPr="005B1A00">
        <w:rPr>
          <w:rFonts w:cs="Times New Roman"/>
        </w:rPr>
        <w:t>it’s</w:t>
      </w:r>
      <w:proofErr w:type="gramEnd"/>
      <w:r w:rsidRPr="005B1A00">
        <w:rPr>
          <w:rFonts w:cs="Times New Roman"/>
        </w:rPr>
        <w:t xml:space="preserve"> known as </w:t>
      </w:r>
      <w:r w:rsidRPr="005B1A00">
        <w:rPr>
          <w:rFonts w:cs="Times New Roman"/>
          <w:b/>
          <w:bCs/>
        </w:rPr>
        <w:t>Tail Recursion.</w:t>
      </w:r>
      <w:r w:rsidRPr="005B1A00">
        <w:rPr>
          <w:rFonts w:cs="Times New Roman"/>
        </w:rPr>
        <w:t xml:space="preserve"> After that call the recursive function performs nothing. The function </w:t>
      </w:r>
      <w:proofErr w:type="gramStart"/>
      <w:r w:rsidRPr="005B1A00">
        <w:rPr>
          <w:rFonts w:cs="Times New Roman"/>
        </w:rPr>
        <w:t>has to</w:t>
      </w:r>
      <w:proofErr w:type="gramEnd"/>
      <w:r w:rsidRPr="005B1A00">
        <w:rPr>
          <w:rFonts w:cs="Times New Roman"/>
        </w:rPr>
        <w:t xml:space="preserve"> process or perform any operation at the time of calling and it does nothing at returning time.</w:t>
      </w:r>
    </w:p>
    <w:p w14:paraId="46F48799" w14:textId="77777777" w:rsidR="00D003B4" w:rsidRPr="005B1A00" w:rsidRDefault="00D003B4" w:rsidP="00130FF4">
      <w:pPr>
        <w:ind w:left="360"/>
        <w:rPr>
          <w:rFonts w:cs="Times New Roman"/>
        </w:rPr>
      </w:pPr>
    </w:p>
    <w:p w14:paraId="15D43743" w14:textId="47498632" w:rsidR="00905126" w:rsidRPr="005B1A00" w:rsidRDefault="00905126" w:rsidP="00905126">
      <w:pPr>
        <w:rPr>
          <w:rFonts w:cs="Times New Roman"/>
          <w:b/>
          <w:bCs/>
        </w:rPr>
      </w:pPr>
      <w:r w:rsidRPr="005B1A00">
        <w:rPr>
          <w:rFonts w:cs="Times New Roman"/>
          <w:b/>
          <w:bCs/>
        </w:rPr>
        <w:t>Example:</w:t>
      </w:r>
    </w:p>
    <w:p w14:paraId="5FB20A0B"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4C382FD9"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2290683B"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p>
    <w:p w14:paraId="18FB7574"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Tail recursive function to print numbers from n to 1</w:t>
      </w:r>
    </w:p>
    <w:p w14:paraId="01D5AAB4"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fun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7D025A68"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E534FA1"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3D22AA08"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Base case: stop when n is 0 or negative</w:t>
      </w:r>
    </w:p>
    <w:p w14:paraId="75E1C6E0"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w:t>
      </w:r>
    </w:p>
    <w:p w14:paraId="719774A3"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A627565"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0E3E77FD"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D8DE5A7"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Print the current value of n</w:t>
      </w:r>
    </w:p>
    <w:p w14:paraId="17AFE8C0"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proofErr w:type="gramStart"/>
      <w:r w:rsidRPr="005B1A00">
        <w:rPr>
          <w:rFonts w:eastAsia="Times New Roman" w:cs="Times New Roman"/>
          <w:color w:val="DCDCAA"/>
          <w:kern w:val="0"/>
          <w:sz w:val="16"/>
          <w:szCs w:val="16"/>
          <w:lang w:eastAsia="en-IN" w:bidi="hi-IN"/>
          <w14:ligatures w14:val="none"/>
        </w:rPr>
        <w:t>fun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Tail recursive call: last operation in the function</w:t>
      </w:r>
    </w:p>
    <w:p w14:paraId="5280C040"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05C416D"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E46B4D5"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p>
    <w:p w14:paraId="59943F19"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27457541"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EB009EB"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Starting number</w:t>
      </w:r>
    </w:p>
    <w:p w14:paraId="327944E7"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p>
    <w:p w14:paraId="71552529"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"Numbers from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to 1: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6A7F8E87"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fun</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Call the tail-recursive function</w:t>
      </w:r>
    </w:p>
    <w:p w14:paraId="3A8BBBF7"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p>
    <w:p w14:paraId="1DB6D44A"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65C0C7F" w14:textId="050F4BFD" w:rsidR="00A77A51" w:rsidRPr="005B1A00" w:rsidRDefault="00A77A51" w:rsidP="00A77A51">
      <w:pPr>
        <w:shd w:val="clear" w:color="auto" w:fill="1F1F1F"/>
        <w:spacing w:after="0" w:line="285" w:lineRule="atLeast"/>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xml:space="preserve">    // The function prints numbers and runs O(n) times</w:t>
      </w:r>
    </w:p>
    <w:p w14:paraId="5015FFB5" w14:textId="57C7AC63" w:rsidR="00F940EE" w:rsidRPr="005B1A00" w:rsidRDefault="00F940EE" w:rsidP="002D2EC0">
      <w:pPr>
        <w:shd w:val="clear" w:color="auto" w:fill="1F1F1F"/>
        <w:spacing w:after="0" w:line="276" w:lineRule="auto"/>
        <w:rPr>
          <w:rFonts w:eastAsia="Times New Roman" w:cs="Times New Roman"/>
          <w:color w:val="CCCCCC"/>
          <w:kern w:val="0"/>
          <w:sz w:val="16"/>
          <w:szCs w:val="16"/>
          <w:lang w:eastAsia="en-IN" w:bidi="hi-IN"/>
          <w14:ligatures w14:val="none"/>
        </w:rPr>
      </w:pPr>
    </w:p>
    <w:p w14:paraId="09FAE165" w14:textId="77777777" w:rsidR="00DD37B3" w:rsidRPr="005B1A00" w:rsidRDefault="00DD37B3" w:rsidP="002D2EC0">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8A5903E" w14:textId="77777777" w:rsidR="00DD37B3" w:rsidRPr="005B1A00" w:rsidRDefault="00DD37B3" w:rsidP="00DD37B3">
      <w:pPr>
        <w:shd w:val="clear" w:color="auto" w:fill="1F1F1F"/>
        <w:spacing w:after="0" w:line="285" w:lineRule="atLeast"/>
        <w:rPr>
          <w:rFonts w:eastAsia="Times New Roman" w:cs="Times New Roman"/>
          <w:color w:val="CCCCCC"/>
          <w:kern w:val="0"/>
          <w:sz w:val="21"/>
          <w:szCs w:val="21"/>
          <w:lang w:eastAsia="en-IN" w:bidi="hi-IN"/>
          <w14:ligatures w14:val="none"/>
        </w:rPr>
      </w:pPr>
    </w:p>
    <w:p w14:paraId="603DB139" w14:textId="77777777" w:rsidR="00905126" w:rsidRPr="005B1A00" w:rsidRDefault="00905126" w:rsidP="00905126">
      <w:pPr>
        <w:rPr>
          <w:rFonts w:cs="Times New Roman"/>
        </w:rPr>
      </w:pPr>
    </w:p>
    <w:p w14:paraId="2F40D784" w14:textId="0B0E4219" w:rsidR="002D2EC0" w:rsidRPr="005B1A00" w:rsidRDefault="00564BF5" w:rsidP="00A72E4F">
      <w:pPr>
        <w:pStyle w:val="Heading3"/>
        <w:numPr>
          <w:ilvl w:val="0"/>
          <w:numId w:val="86"/>
        </w:numPr>
        <w:rPr>
          <w:rFonts w:cs="Times New Roman"/>
        </w:rPr>
      </w:pPr>
      <w:r w:rsidRPr="005B1A00">
        <w:rPr>
          <w:rFonts w:cs="Times New Roman"/>
          <w:bCs/>
        </w:rPr>
        <w:t>Head Recursion</w:t>
      </w:r>
    </w:p>
    <w:p w14:paraId="3E8BAD08" w14:textId="2FC6EC8F" w:rsidR="0063347A" w:rsidRPr="005B1A00" w:rsidRDefault="0063347A" w:rsidP="0063347A">
      <w:pPr>
        <w:ind w:left="360"/>
        <w:rPr>
          <w:rFonts w:cs="Times New Roman"/>
        </w:rPr>
      </w:pPr>
      <w:r w:rsidRPr="005B1A00">
        <w:rPr>
          <w:rFonts w:cs="Times New Roman"/>
        </w:rPr>
        <w:t xml:space="preserve">If a recursive function calling itself and that recursive call is the first statement in the function then </w:t>
      </w:r>
      <w:proofErr w:type="gramStart"/>
      <w:r w:rsidRPr="005B1A00">
        <w:rPr>
          <w:rFonts w:cs="Times New Roman"/>
        </w:rPr>
        <w:t>it’s</w:t>
      </w:r>
      <w:proofErr w:type="gramEnd"/>
      <w:r w:rsidRPr="005B1A00">
        <w:rPr>
          <w:rFonts w:cs="Times New Roman"/>
        </w:rPr>
        <w:t xml:space="preserve"> known as Head Recursion. </w:t>
      </w:r>
      <w:proofErr w:type="gramStart"/>
      <w:r w:rsidRPr="005B1A00">
        <w:rPr>
          <w:rFonts w:cs="Times New Roman"/>
        </w:rPr>
        <w:t>There’s</w:t>
      </w:r>
      <w:proofErr w:type="gramEnd"/>
      <w:r w:rsidRPr="005B1A00">
        <w:rPr>
          <w:rFonts w:cs="Times New Roman"/>
        </w:rPr>
        <w:t xml:space="preserve"> no statement, no operation before the call. The function </w:t>
      </w:r>
      <w:proofErr w:type="gramStart"/>
      <w:r w:rsidRPr="005B1A00">
        <w:rPr>
          <w:rFonts w:cs="Times New Roman"/>
        </w:rPr>
        <w:t>doesn’t</w:t>
      </w:r>
      <w:proofErr w:type="gramEnd"/>
      <w:r w:rsidRPr="005B1A00">
        <w:rPr>
          <w:rFonts w:cs="Times New Roman"/>
        </w:rPr>
        <w:t xml:space="preserve"> have to process or perform any operation at the time of calling and all operations are done at returning time.</w:t>
      </w:r>
    </w:p>
    <w:p w14:paraId="17DE6F9B" w14:textId="77777777" w:rsidR="004A1B6F" w:rsidRPr="005B1A00" w:rsidRDefault="004A1B6F" w:rsidP="004A1B6F">
      <w:pPr>
        <w:rPr>
          <w:rFonts w:cs="Times New Roman"/>
          <w:b/>
          <w:bCs/>
        </w:rPr>
      </w:pPr>
      <w:r w:rsidRPr="005B1A00">
        <w:rPr>
          <w:rFonts w:cs="Times New Roman"/>
          <w:b/>
          <w:bCs/>
        </w:rPr>
        <w:t>Example:</w:t>
      </w:r>
    </w:p>
    <w:p w14:paraId="7961AE68"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336CBBF3"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6D732FF8"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p>
    <w:p w14:paraId="77041D00"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Function to perform recursion and print numbers</w:t>
      </w:r>
    </w:p>
    <w:p w14:paraId="73D97605"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w:t>
      </w:r>
    </w:p>
    <w:p w14:paraId="789182BE"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Base condition: Stop recursion when n &lt;= 0</w:t>
      </w:r>
    </w:p>
    <w:p w14:paraId="0151A6A4"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Recursive call with n decremented</w:t>
      </w:r>
    </w:p>
    <w:p w14:paraId="34729F8B"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Print the value of n after the recursive call</w:t>
      </w:r>
    </w:p>
    <w:p w14:paraId="2C5F79A8"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5CADF0F"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2DC2D69"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p>
    <w:p w14:paraId="43C6E6F7"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 {</w:t>
      </w:r>
    </w:p>
    <w:p w14:paraId="4097790F"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Initialize the number to be printed</w:t>
      </w:r>
    </w:p>
    <w:p w14:paraId="0E0BFA70"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Call the recursive function</w:t>
      </w:r>
    </w:p>
    <w:p w14:paraId="7C9340D3"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user input before closing the program</w:t>
      </w:r>
    </w:p>
    <w:p w14:paraId="382AC9F3" w14:textId="77777777" w:rsidR="00F21E77" w:rsidRPr="005B1A00" w:rsidRDefault="00F21E77" w:rsidP="00F21E77">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C924D50" w14:textId="77777777" w:rsidR="00F21E77" w:rsidRPr="005B1A00" w:rsidRDefault="00F21E77" w:rsidP="00F21E77">
      <w:pPr>
        <w:shd w:val="clear" w:color="auto" w:fill="1F1F1F"/>
        <w:spacing w:after="0" w:line="285" w:lineRule="atLeast"/>
        <w:rPr>
          <w:rFonts w:eastAsia="Times New Roman" w:cs="Times New Roman"/>
          <w:color w:val="CCCCCC"/>
          <w:kern w:val="0"/>
          <w:sz w:val="21"/>
          <w:szCs w:val="21"/>
          <w:lang w:eastAsia="en-IN" w:bidi="hi-IN"/>
          <w14:ligatures w14:val="none"/>
        </w:rPr>
      </w:pPr>
    </w:p>
    <w:p w14:paraId="441015E1" w14:textId="77777777" w:rsidR="0063347A" w:rsidRPr="005B1A00" w:rsidRDefault="0063347A" w:rsidP="0063347A">
      <w:pPr>
        <w:rPr>
          <w:rFonts w:cs="Times New Roman"/>
        </w:rPr>
      </w:pPr>
    </w:p>
    <w:p w14:paraId="25EE738B" w14:textId="77777777" w:rsidR="008616EE" w:rsidRPr="005B1A00" w:rsidRDefault="008616EE" w:rsidP="008616EE">
      <w:pPr>
        <w:pStyle w:val="Heading2"/>
        <w:rPr>
          <w:rFonts w:cs="Times New Roman"/>
          <w:bCs/>
        </w:rPr>
      </w:pPr>
      <w:r w:rsidRPr="005B1A00">
        <w:rPr>
          <w:rFonts w:cs="Times New Roman"/>
          <w:bCs/>
        </w:rPr>
        <w:t>Applications of Recursion:</w:t>
      </w:r>
    </w:p>
    <w:p w14:paraId="015A406D" w14:textId="77777777" w:rsidR="008616EE" w:rsidRPr="005B1A00" w:rsidRDefault="008616EE" w:rsidP="008616EE">
      <w:pPr>
        <w:rPr>
          <w:rFonts w:cs="Times New Roman"/>
        </w:rPr>
      </w:pPr>
      <w:r w:rsidRPr="005B1A00">
        <w:rPr>
          <w:rFonts w:cs="Times New Roman"/>
        </w:rPr>
        <w:t>Recursion is used in many fields of computer science and mathematics, which includes:</w:t>
      </w:r>
    </w:p>
    <w:p w14:paraId="7E6651C3" w14:textId="77777777" w:rsidR="008616EE" w:rsidRPr="005B1A00" w:rsidRDefault="008616EE" w:rsidP="00A72E4F">
      <w:pPr>
        <w:numPr>
          <w:ilvl w:val="0"/>
          <w:numId w:val="87"/>
        </w:numPr>
        <w:rPr>
          <w:rFonts w:cs="Times New Roman"/>
        </w:rPr>
      </w:pPr>
      <w:r w:rsidRPr="005B1A00">
        <w:rPr>
          <w:rFonts w:cs="Times New Roman"/>
        </w:rPr>
        <w:t>Searching and sorting algorithms: Recursive algorithms are used to search and sort data structures like trees and graphs.</w:t>
      </w:r>
    </w:p>
    <w:p w14:paraId="365BA093" w14:textId="77777777" w:rsidR="008616EE" w:rsidRPr="005B1A00" w:rsidRDefault="008616EE" w:rsidP="00A72E4F">
      <w:pPr>
        <w:numPr>
          <w:ilvl w:val="0"/>
          <w:numId w:val="87"/>
        </w:numPr>
        <w:rPr>
          <w:rFonts w:cs="Times New Roman"/>
        </w:rPr>
      </w:pPr>
      <w:r w:rsidRPr="005B1A00">
        <w:rPr>
          <w:rFonts w:cs="Times New Roman"/>
        </w:rPr>
        <w:t>Mathematical calculations: Recursive algorithms are used to solve problems such as factorial, Fibonacci sequence, etc.</w:t>
      </w:r>
    </w:p>
    <w:p w14:paraId="742BFAA5" w14:textId="77777777" w:rsidR="008616EE" w:rsidRPr="005B1A00" w:rsidRDefault="008616EE" w:rsidP="00A72E4F">
      <w:pPr>
        <w:numPr>
          <w:ilvl w:val="0"/>
          <w:numId w:val="87"/>
        </w:numPr>
        <w:rPr>
          <w:rFonts w:cs="Times New Roman"/>
        </w:rPr>
      </w:pPr>
      <w:r w:rsidRPr="005B1A00">
        <w:rPr>
          <w:rFonts w:cs="Times New Roman"/>
        </w:rPr>
        <w:t xml:space="preserve">Compiler design: Recursion is used in the design of compilers to parse and </w:t>
      </w:r>
      <w:proofErr w:type="spellStart"/>
      <w:r w:rsidRPr="005B1A00">
        <w:rPr>
          <w:rFonts w:cs="Times New Roman"/>
        </w:rPr>
        <w:t>analyze</w:t>
      </w:r>
      <w:proofErr w:type="spellEnd"/>
      <w:r w:rsidRPr="005B1A00">
        <w:rPr>
          <w:rFonts w:cs="Times New Roman"/>
        </w:rPr>
        <w:t xml:space="preserve"> programming languages.</w:t>
      </w:r>
    </w:p>
    <w:p w14:paraId="563B8493" w14:textId="77777777" w:rsidR="008616EE" w:rsidRPr="005B1A00" w:rsidRDefault="008616EE" w:rsidP="00A72E4F">
      <w:pPr>
        <w:numPr>
          <w:ilvl w:val="0"/>
          <w:numId w:val="87"/>
        </w:numPr>
        <w:rPr>
          <w:rFonts w:cs="Times New Roman"/>
        </w:rPr>
      </w:pPr>
      <w:r w:rsidRPr="005B1A00">
        <w:rPr>
          <w:rFonts w:cs="Times New Roman"/>
        </w:rPr>
        <w:t>Graphics: many computer graphics algorithms, such as fractals and the Mandelbrot set, use recursion to generate complex patterns.</w:t>
      </w:r>
    </w:p>
    <w:p w14:paraId="4459E653" w14:textId="77777777" w:rsidR="008616EE" w:rsidRPr="005B1A00" w:rsidRDefault="008616EE" w:rsidP="00A72E4F">
      <w:pPr>
        <w:numPr>
          <w:ilvl w:val="0"/>
          <w:numId w:val="87"/>
        </w:numPr>
        <w:rPr>
          <w:rFonts w:cs="Times New Roman"/>
        </w:rPr>
      </w:pPr>
      <w:r w:rsidRPr="005B1A00">
        <w:rPr>
          <w:rFonts w:cs="Times New Roman"/>
        </w:rPr>
        <w:t>Artificial intelligence: recursive neural networks are used in natural language processing, computer vision, and other AI applications.</w:t>
      </w:r>
    </w:p>
    <w:p w14:paraId="4A885A0D" w14:textId="77777777" w:rsidR="008616EE" w:rsidRPr="005B1A00" w:rsidRDefault="008616EE" w:rsidP="008616EE">
      <w:pPr>
        <w:rPr>
          <w:rFonts w:cs="Times New Roman"/>
        </w:rPr>
      </w:pPr>
    </w:p>
    <w:p w14:paraId="352A87A5" w14:textId="7749F790" w:rsidR="00F21E77" w:rsidRPr="005B1A00" w:rsidRDefault="000E5769" w:rsidP="000E5769">
      <w:pPr>
        <w:pStyle w:val="Heading2"/>
        <w:rPr>
          <w:rFonts w:cs="Times New Roman"/>
        </w:rPr>
      </w:pPr>
      <w:r w:rsidRPr="005B1A00">
        <w:rPr>
          <w:rFonts w:cs="Times New Roman"/>
        </w:rPr>
        <w:lastRenderedPageBreak/>
        <w:t>Writing base cases in Recursion.</w:t>
      </w:r>
    </w:p>
    <w:p w14:paraId="2C29E599"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xml:space="preserve">// For </w:t>
      </w:r>
      <w:proofErr w:type="spellStart"/>
      <w:r w:rsidRPr="005B1A00">
        <w:rPr>
          <w:rFonts w:eastAsia="Times New Roman" w:cs="Times New Roman"/>
          <w:color w:val="6A9955"/>
          <w:kern w:val="0"/>
          <w:sz w:val="16"/>
          <w:szCs w:val="16"/>
          <w:lang w:eastAsia="en-IN" w:bidi="hi-IN"/>
          <w14:ligatures w14:val="none"/>
        </w:rPr>
        <w:t>printf</w:t>
      </w:r>
      <w:proofErr w:type="spellEnd"/>
    </w:p>
    <w:p w14:paraId="5E59F3D9"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3BECC0CC"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04AD1A5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Function to print the Fibonacci series up to `</w:t>
      </w:r>
      <w:proofErr w:type="spellStart"/>
      <w:r w:rsidRPr="005B1A00">
        <w:rPr>
          <w:rFonts w:eastAsia="Times New Roman" w:cs="Times New Roman"/>
          <w:color w:val="6A9955"/>
          <w:kern w:val="0"/>
          <w:sz w:val="16"/>
          <w:szCs w:val="16"/>
          <w:lang w:eastAsia="en-IN" w:bidi="hi-IN"/>
          <w14:ligatures w14:val="none"/>
        </w:rPr>
        <w:t>num</w:t>
      </w:r>
      <w:proofErr w:type="spellEnd"/>
      <w:r w:rsidRPr="005B1A00">
        <w:rPr>
          <w:rFonts w:eastAsia="Times New Roman" w:cs="Times New Roman"/>
          <w:color w:val="6A9955"/>
          <w:kern w:val="0"/>
          <w:sz w:val="16"/>
          <w:szCs w:val="16"/>
          <w:lang w:eastAsia="en-IN" w:bidi="hi-IN"/>
          <w14:ligatures w14:val="none"/>
        </w:rPr>
        <w:t>` terms</w:t>
      </w:r>
    </w:p>
    <w:p w14:paraId="7FD85956"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fib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a</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b</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29E8415D"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E204FD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48A4011D"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6CB81BC"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Termination condition: Stop when `count` reaches `</w:t>
      </w:r>
      <w:proofErr w:type="spellStart"/>
      <w:r w:rsidRPr="005B1A00">
        <w:rPr>
          <w:rFonts w:eastAsia="Times New Roman" w:cs="Times New Roman"/>
          <w:color w:val="6A9955"/>
          <w:kern w:val="0"/>
          <w:sz w:val="16"/>
          <w:szCs w:val="16"/>
          <w:lang w:eastAsia="en-IN" w:bidi="hi-IN"/>
          <w14:ligatures w14:val="none"/>
        </w:rPr>
        <w:t>num</w:t>
      </w:r>
      <w:proofErr w:type="spellEnd"/>
      <w:r w:rsidRPr="005B1A00">
        <w:rPr>
          <w:rFonts w:eastAsia="Times New Roman" w:cs="Times New Roman"/>
          <w:color w:val="6A9955"/>
          <w:kern w:val="0"/>
          <w:sz w:val="16"/>
          <w:szCs w:val="16"/>
          <w:lang w:eastAsia="en-IN" w:bidi="hi-IN"/>
          <w14:ligatures w14:val="none"/>
        </w:rPr>
        <w:t>`</w:t>
      </w:r>
    </w:p>
    <w:p w14:paraId="583CFF15"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w:t>
      </w:r>
    </w:p>
    <w:p w14:paraId="3712B726"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4090392"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48DADEEA"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a</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Print the current Fibonacci number</w:t>
      </w:r>
    </w:p>
    <w:p w14:paraId="0FA69FE9"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06516C83"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call to calculate the next Fibonacci number</w:t>
      </w:r>
    </w:p>
    <w:p w14:paraId="7CBCA046"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fib</w:t>
      </w:r>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b</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a</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b</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6B5D909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F80F819"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11BAD20B"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718A652"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7B165B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15</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The number of Fibonacci terms to print</w:t>
      </w:r>
    </w:p>
    <w:p w14:paraId="0B97F3BA"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a</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The first Fibonacci number</w:t>
      </w:r>
    </w:p>
    <w:p w14:paraId="5F6DDCAB"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b</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The second Fibonacci number</w:t>
      </w:r>
    </w:p>
    <w:p w14:paraId="14B76B82"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Counter to track the number of terms printed</w:t>
      </w:r>
    </w:p>
    <w:p w14:paraId="5BA4167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40FED4EE"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Start the Fibonacci sequence</w:t>
      </w:r>
    </w:p>
    <w:p w14:paraId="0B3B986A"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fib</w:t>
      </w:r>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a</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b</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0852C7D8"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p>
    <w:p w14:paraId="6AC958D2"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a key press before exiting (useful for Windows)</w:t>
      </w:r>
    </w:p>
    <w:p w14:paraId="496168B3" w14:textId="77777777" w:rsidR="000E5769" w:rsidRPr="005B1A00" w:rsidRDefault="000E5769" w:rsidP="000E576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E1C249A" w14:textId="77777777" w:rsidR="00EE5ECD" w:rsidRPr="005B1A00" w:rsidRDefault="00EE5ECD" w:rsidP="00F23DF2">
      <w:pPr>
        <w:rPr>
          <w:rFonts w:cs="Times New Roman"/>
        </w:rPr>
      </w:pPr>
    </w:p>
    <w:p w14:paraId="0C4D67CC" w14:textId="5B034AAA" w:rsidR="00F23DF2" w:rsidRPr="005B1A00" w:rsidRDefault="00E608F6" w:rsidP="00E608F6">
      <w:pPr>
        <w:pStyle w:val="Heading2"/>
        <w:rPr>
          <w:rFonts w:cs="Times New Roman"/>
        </w:rPr>
      </w:pPr>
      <w:r w:rsidRPr="005B1A00">
        <w:rPr>
          <w:rFonts w:cs="Times New Roman"/>
        </w:rPr>
        <w:t>V</w:t>
      </w:r>
      <w:r w:rsidR="00DA5231" w:rsidRPr="005B1A00">
        <w:rPr>
          <w:rFonts w:cs="Times New Roman"/>
        </w:rPr>
        <w:t>arious Problems on Recu</w:t>
      </w:r>
      <w:r w:rsidR="00DE30AD" w:rsidRPr="005B1A00">
        <w:rPr>
          <w:rFonts w:cs="Times New Roman"/>
        </w:rPr>
        <w:t>rsion.</w:t>
      </w:r>
    </w:p>
    <w:p w14:paraId="37153007" w14:textId="57244F06" w:rsidR="0057623F" w:rsidRPr="005B1A00" w:rsidRDefault="00DE30AD" w:rsidP="00A72E4F">
      <w:pPr>
        <w:pStyle w:val="ListParagraph"/>
        <w:numPr>
          <w:ilvl w:val="1"/>
          <w:numId w:val="84"/>
        </w:numPr>
        <w:rPr>
          <w:rFonts w:cs="Times New Roman"/>
          <w:b/>
          <w:bCs/>
        </w:rPr>
      </w:pPr>
      <w:r w:rsidRPr="005B1A00">
        <w:rPr>
          <w:rFonts w:cs="Times New Roman"/>
          <w:b/>
          <w:bCs/>
        </w:rPr>
        <w:t>P</w:t>
      </w:r>
      <w:r w:rsidR="002B598B" w:rsidRPr="005B1A00">
        <w:rPr>
          <w:rFonts w:cs="Times New Roman"/>
          <w:b/>
          <w:bCs/>
        </w:rPr>
        <w:t>rint n to 1</w:t>
      </w:r>
      <w:r w:rsidR="0003770B" w:rsidRPr="005B1A00">
        <w:rPr>
          <w:rFonts w:cs="Times New Roman"/>
          <w:b/>
          <w:bCs/>
        </w:rPr>
        <w:t xml:space="preserve"> (</w:t>
      </w:r>
      <w:r w:rsidR="00354C9A" w:rsidRPr="005B1A00">
        <w:rPr>
          <w:rFonts w:cs="Times New Roman"/>
          <w:b/>
          <w:bCs/>
        </w:rPr>
        <w:t>Tail Recurs</w:t>
      </w:r>
      <w:r w:rsidR="000229C4" w:rsidRPr="005B1A00">
        <w:rPr>
          <w:rFonts w:cs="Times New Roman"/>
          <w:b/>
          <w:bCs/>
        </w:rPr>
        <w:t>ion</w:t>
      </w:r>
      <w:r w:rsidR="0003770B" w:rsidRPr="005B1A00">
        <w:rPr>
          <w:rFonts w:cs="Times New Roman"/>
          <w:b/>
          <w:bCs/>
        </w:rPr>
        <w:t>)</w:t>
      </w:r>
      <w:r w:rsidR="000229C4" w:rsidRPr="005B1A00">
        <w:rPr>
          <w:rFonts w:cs="Times New Roman"/>
          <w:b/>
          <w:bCs/>
        </w:rPr>
        <w:t>.</w:t>
      </w:r>
    </w:p>
    <w:p w14:paraId="5369C27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xml:space="preserve">// Standard Input/Output library for </w:t>
      </w:r>
      <w:proofErr w:type="spellStart"/>
      <w:r w:rsidRPr="005B1A00">
        <w:rPr>
          <w:rFonts w:eastAsia="Times New Roman" w:cs="Times New Roman"/>
          <w:color w:val="6A9955"/>
          <w:kern w:val="0"/>
          <w:sz w:val="16"/>
          <w:szCs w:val="16"/>
          <w:lang w:eastAsia="en-IN" w:bidi="hi-IN"/>
          <w14:ligatures w14:val="none"/>
        </w:rPr>
        <w:t>printf</w:t>
      </w:r>
      <w:proofErr w:type="spellEnd"/>
    </w:p>
    <w:p w14:paraId="1B575815"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00DADE39"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Recursive function to print numbers from `n` to 1</w:t>
      </w:r>
    </w:p>
    <w:p w14:paraId="678BD3D9"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7A4B0CF0"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C3C4814"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1FA5E888"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AD664E6"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Stop recursion when `n` is less than or equal to 0.</w:t>
      </w:r>
    </w:p>
    <w:p w14:paraId="4DE9ADE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w:t>
      </w:r>
    </w:p>
    <w:p w14:paraId="18C2969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C1921B5"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6B2F15B0"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85FE160"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6155CAA8"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current value of `n`.</w:t>
      </w:r>
    </w:p>
    <w:p w14:paraId="334C845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197EF539"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369254D7"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call: Continue recursion with `n-1` to print the next number in descending order.</w:t>
      </w:r>
    </w:p>
    <w:p w14:paraId="26CD7A5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3DC662E"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948BA1F"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6618EEB5"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58A7F7A"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D49507A"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w:t>
      </w:r>
    </w:p>
    <w:p w14:paraId="50A1140A"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Initialize the starting number from which the numbers will be printed.</w:t>
      </w:r>
    </w:p>
    <w:p w14:paraId="4E8A948E"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3571EC05"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6E784CE3"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Start the recursive process to print numbers from `</w:t>
      </w:r>
      <w:proofErr w:type="spellStart"/>
      <w:r w:rsidRPr="005B1A00">
        <w:rPr>
          <w:rFonts w:eastAsia="Times New Roman" w:cs="Times New Roman"/>
          <w:color w:val="6A9955"/>
          <w:kern w:val="0"/>
          <w:sz w:val="16"/>
          <w:szCs w:val="16"/>
          <w:lang w:eastAsia="en-IN" w:bidi="hi-IN"/>
          <w14:ligatures w14:val="none"/>
        </w:rPr>
        <w:t>num</w:t>
      </w:r>
      <w:proofErr w:type="spellEnd"/>
      <w:r w:rsidRPr="005B1A00">
        <w:rPr>
          <w:rFonts w:eastAsia="Times New Roman" w:cs="Times New Roman"/>
          <w:color w:val="6A9955"/>
          <w:kern w:val="0"/>
          <w:sz w:val="16"/>
          <w:szCs w:val="16"/>
          <w:lang w:eastAsia="en-IN" w:bidi="hi-IN"/>
          <w14:ligatures w14:val="none"/>
        </w:rPr>
        <w:t>` down to 1.</w:t>
      </w:r>
    </w:p>
    <w:p w14:paraId="182A8ED6"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33B670A6"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90C6006"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6A9955"/>
          <w:kern w:val="0"/>
          <w:sz w:val="16"/>
          <w:szCs w:val="16"/>
          <w:lang w:eastAsia="en-IN" w:bidi="hi-IN"/>
          <w14:ligatures w14:val="none"/>
        </w:rPr>
        <w:t>// Add a newline after the output for better formatting.</w:t>
      </w:r>
    </w:p>
    <w:p w14:paraId="6ACCD092"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E6A5DC2" w14:textId="77777777" w:rsidR="00497BA9" w:rsidRPr="005B1A00" w:rsidRDefault="00497BA9" w:rsidP="00497BA9">
      <w:pPr>
        <w:shd w:val="clear" w:color="auto" w:fill="1F1F1F"/>
        <w:spacing w:after="0" w:line="276" w:lineRule="auto"/>
        <w:rPr>
          <w:rFonts w:eastAsia="Times New Roman" w:cs="Times New Roman"/>
          <w:color w:val="CCCCCC"/>
          <w:kern w:val="0"/>
          <w:sz w:val="16"/>
          <w:szCs w:val="16"/>
          <w:lang w:eastAsia="en-IN" w:bidi="hi-IN"/>
          <w14:ligatures w14:val="none"/>
        </w:rPr>
      </w:pPr>
    </w:p>
    <w:p w14:paraId="4FA05BE1" w14:textId="77777777" w:rsidR="00497BA9" w:rsidRPr="005B1A00" w:rsidRDefault="00497BA9" w:rsidP="00497BA9">
      <w:pPr>
        <w:rPr>
          <w:rFonts w:cs="Times New Roman"/>
          <w:b/>
          <w:bCs/>
        </w:rPr>
      </w:pPr>
    </w:p>
    <w:p w14:paraId="7E8275F2" w14:textId="77777777" w:rsidR="00362E6C" w:rsidRPr="005B1A00" w:rsidRDefault="00362E6C" w:rsidP="00362E6C">
      <w:pPr>
        <w:rPr>
          <w:rFonts w:cs="Times New Roman"/>
          <w:b/>
          <w:bCs/>
        </w:rPr>
      </w:pPr>
      <w:r w:rsidRPr="005B1A00">
        <w:rPr>
          <w:rFonts w:cs="Times New Roman"/>
          <w:b/>
          <w:bCs/>
        </w:rPr>
        <w:t>The output of the program is as follows:</w:t>
      </w:r>
    </w:p>
    <w:p w14:paraId="4058AB5F" w14:textId="7057F8AA" w:rsidR="0057623F" w:rsidRPr="005B1A00" w:rsidRDefault="00362E6C" w:rsidP="00F23DF2">
      <w:pPr>
        <w:pStyle w:val="ListParagraph"/>
        <w:numPr>
          <w:ilvl w:val="0"/>
          <w:numId w:val="3"/>
        </w:numPr>
        <w:rPr>
          <w:rFonts w:cs="Times New Roman"/>
          <w:b/>
          <w:bCs/>
        </w:rPr>
      </w:pPr>
      <w:r w:rsidRPr="005B1A00">
        <w:rPr>
          <w:rFonts w:cs="Times New Roman"/>
          <w:b/>
          <w:bCs/>
        </w:rPr>
        <w:t xml:space="preserve">5 4 3 2 1 </w:t>
      </w:r>
    </w:p>
    <w:p w14:paraId="58A551A7" w14:textId="77777777" w:rsidR="00362E6C" w:rsidRPr="005B1A00" w:rsidRDefault="00362E6C" w:rsidP="00362E6C">
      <w:pPr>
        <w:pStyle w:val="ListParagraph"/>
        <w:rPr>
          <w:rFonts w:cs="Times New Roman"/>
          <w:b/>
          <w:bCs/>
        </w:rPr>
      </w:pPr>
    </w:p>
    <w:p w14:paraId="499F55FF" w14:textId="16BFA861" w:rsidR="002B598B" w:rsidRPr="005B1A00" w:rsidRDefault="002B598B" w:rsidP="00A72E4F">
      <w:pPr>
        <w:pStyle w:val="ListParagraph"/>
        <w:numPr>
          <w:ilvl w:val="1"/>
          <w:numId w:val="84"/>
        </w:numPr>
        <w:rPr>
          <w:rFonts w:cs="Times New Roman"/>
          <w:b/>
          <w:bCs/>
        </w:rPr>
      </w:pPr>
      <w:r w:rsidRPr="005B1A00">
        <w:rPr>
          <w:rFonts w:cs="Times New Roman"/>
          <w:b/>
          <w:bCs/>
        </w:rPr>
        <w:t>P</w:t>
      </w:r>
      <w:r w:rsidR="006E2EC9" w:rsidRPr="005B1A00">
        <w:rPr>
          <w:rFonts w:cs="Times New Roman"/>
          <w:b/>
          <w:bCs/>
        </w:rPr>
        <w:t xml:space="preserve">rint 1 </w:t>
      </w:r>
      <w:proofErr w:type="spellStart"/>
      <w:r w:rsidR="006E2EC9" w:rsidRPr="005B1A00">
        <w:rPr>
          <w:rFonts w:cs="Times New Roman"/>
          <w:b/>
          <w:bCs/>
        </w:rPr>
        <w:t>to n</w:t>
      </w:r>
      <w:proofErr w:type="spellEnd"/>
      <w:r w:rsidR="006E2EC9" w:rsidRPr="005B1A00">
        <w:rPr>
          <w:rFonts w:cs="Times New Roman"/>
          <w:b/>
          <w:bCs/>
        </w:rPr>
        <w:t>.</w:t>
      </w:r>
    </w:p>
    <w:p w14:paraId="6B2CCF5A"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xml:space="preserve">// Standard Input/Output library for </w:t>
      </w:r>
      <w:proofErr w:type="spellStart"/>
      <w:r w:rsidRPr="005B1A00">
        <w:rPr>
          <w:rFonts w:eastAsia="Times New Roman" w:cs="Times New Roman"/>
          <w:color w:val="6A9955"/>
          <w:kern w:val="0"/>
          <w:sz w:val="16"/>
          <w:szCs w:val="16"/>
          <w:lang w:eastAsia="en-IN" w:bidi="hi-IN"/>
          <w14:ligatures w14:val="none"/>
        </w:rPr>
        <w:t>printf</w:t>
      </w:r>
      <w:proofErr w:type="spellEnd"/>
    </w:p>
    <w:p w14:paraId="311BA350"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p>
    <w:p w14:paraId="0C54F208"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Recursive function to print numbers from 1 to `n`</w:t>
      </w:r>
    </w:p>
    <w:p w14:paraId="31D5D8B3"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w:t>
      </w:r>
    </w:p>
    <w:p w14:paraId="73E722EA"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 </w:t>
      </w:r>
    </w:p>
    <w:p w14:paraId="05336DB0"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Stop recursion when `n` is less than or equal to 0.</w:t>
      </w:r>
    </w:p>
    <w:p w14:paraId="2103A406"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w:t>
      </w:r>
    </w:p>
    <w:p w14:paraId="23B83EAB"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6E48DA58"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p>
    <w:p w14:paraId="7BED52F5"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Recursive call: Calls the function with `n-1`.</w:t>
      </w:r>
    </w:p>
    <w:p w14:paraId="5A947DE8"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
    <w:p w14:paraId="0DAF25B2"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p>
    <w:p w14:paraId="1345CD2C"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the current value of `n` after the recursion.</w:t>
      </w:r>
    </w:p>
    <w:p w14:paraId="77DCCA9A"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C5569EF"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3CDD68F"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p>
    <w:p w14:paraId="2AACF29C"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 {</w:t>
      </w:r>
    </w:p>
    <w:p w14:paraId="47E40929"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p>
    <w:p w14:paraId="12405678"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Initialize the number up to which the numbers will be printed.</w:t>
      </w:r>
    </w:p>
    <w:p w14:paraId="4941F4A3"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p>
    <w:p w14:paraId="0252F027"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CDCAA"/>
          <w:kern w:val="0"/>
          <w:sz w:val="16"/>
          <w:szCs w:val="16"/>
          <w:lang w:eastAsia="en-IN" w:bidi="hi-IN"/>
          <w14:ligatures w14:val="none"/>
        </w:rPr>
        <w:t>numb</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p>
    <w:p w14:paraId="42D3C0F7"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Start the recursive process.</w:t>
      </w:r>
    </w:p>
    <w:p w14:paraId="509E916F"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p>
    <w:p w14:paraId="6E3E27AA"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
    <w:p w14:paraId="61848484"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Add a newline after the output for better formatting.</w:t>
      </w:r>
    </w:p>
    <w:p w14:paraId="33DC9B30"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p>
    <w:p w14:paraId="313A551C"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
    <w:p w14:paraId="25DFD064"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Return 0 to indicate successful program execution.</w:t>
      </w:r>
    </w:p>
    <w:p w14:paraId="164A4F2B" w14:textId="77777777" w:rsidR="003F2A0F" w:rsidRPr="005B1A00" w:rsidRDefault="003F2A0F" w:rsidP="003F2A0F">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BCBD8FF" w14:textId="77777777" w:rsidR="003F2A0F" w:rsidRPr="005B1A00" w:rsidRDefault="003F2A0F" w:rsidP="003F2A0F">
      <w:pPr>
        <w:shd w:val="clear" w:color="auto" w:fill="1F1F1F"/>
        <w:spacing w:after="0" w:line="315" w:lineRule="atLeast"/>
        <w:rPr>
          <w:rFonts w:eastAsia="Times New Roman" w:cs="Times New Roman"/>
          <w:color w:val="CCCCCC"/>
          <w:kern w:val="0"/>
          <w:sz w:val="23"/>
          <w:szCs w:val="23"/>
          <w:lang w:eastAsia="en-IN" w:bidi="hi-IN"/>
          <w14:ligatures w14:val="none"/>
        </w:rPr>
      </w:pPr>
    </w:p>
    <w:p w14:paraId="6030D8F2" w14:textId="77777777" w:rsidR="006E2EC9" w:rsidRPr="005B1A00" w:rsidRDefault="006E2EC9" w:rsidP="003F2A0F">
      <w:pPr>
        <w:rPr>
          <w:rFonts w:cs="Times New Roman"/>
          <w:b/>
          <w:bCs/>
        </w:rPr>
      </w:pPr>
    </w:p>
    <w:p w14:paraId="125F24D5" w14:textId="77777777" w:rsidR="005B7FD4" w:rsidRPr="005B1A00" w:rsidRDefault="005B7FD4" w:rsidP="005B7FD4">
      <w:pPr>
        <w:rPr>
          <w:rFonts w:cs="Times New Roman"/>
          <w:b/>
          <w:bCs/>
        </w:rPr>
      </w:pPr>
      <w:r w:rsidRPr="005B1A00">
        <w:rPr>
          <w:rFonts w:cs="Times New Roman"/>
          <w:b/>
          <w:bCs/>
        </w:rPr>
        <w:t>The output of the program is as follows:</w:t>
      </w:r>
    </w:p>
    <w:p w14:paraId="6714AC8F" w14:textId="005DA7E5" w:rsidR="005B7FD4" w:rsidRPr="005B1A00" w:rsidRDefault="005B7FD4" w:rsidP="005B7FD4">
      <w:pPr>
        <w:pStyle w:val="ListParagraph"/>
        <w:numPr>
          <w:ilvl w:val="0"/>
          <w:numId w:val="3"/>
        </w:numPr>
        <w:rPr>
          <w:rFonts w:cs="Times New Roman"/>
          <w:b/>
          <w:bCs/>
        </w:rPr>
      </w:pPr>
      <w:r w:rsidRPr="005B1A00">
        <w:rPr>
          <w:rFonts w:cs="Times New Roman"/>
          <w:b/>
          <w:bCs/>
        </w:rPr>
        <w:t xml:space="preserve">1 2 3 4 5 </w:t>
      </w:r>
    </w:p>
    <w:p w14:paraId="1AF3B478" w14:textId="16EDE050" w:rsidR="005B7FD4" w:rsidRPr="005B1A00" w:rsidRDefault="000B589A" w:rsidP="00A72E4F">
      <w:pPr>
        <w:pStyle w:val="ListParagraph"/>
        <w:numPr>
          <w:ilvl w:val="0"/>
          <w:numId w:val="89"/>
        </w:numPr>
        <w:rPr>
          <w:rFonts w:cs="Times New Roman"/>
          <w:b/>
          <w:bCs/>
        </w:rPr>
      </w:pPr>
      <w:r w:rsidRPr="005B1A00">
        <w:rPr>
          <w:rFonts w:cs="Times New Roman"/>
          <w:b/>
          <w:bCs/>
        </w:rPr>
        <w:t>Checking Palindrome.</w:t>
      </w:r>
    </w:p>
    <w:p w14:paraId="6A3F6A76"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1DE41234"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519B067E"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p>
    <w:p w14:paraId="4354F30E"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6A9955"/>
          <w:kern w:val="0"/>
          <w:sz w:val="16"/>
          <w:szCs w:val="16"/>
          <w:lang w:eastAsia="en-IN" w:bidi="hi-IN"/>
          <w14:ligatures w14:val="none"/>
        </w:rPr>
        <w:t>// Function to reverse a number using recursion</w:t>
      </w:r>
    </w:p>
    <w:p w14:paraId="2CFD2D6A"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pail</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result</w:t>
      </w:r>
      <w:r w:rsidRPr="005B1A00">
        <w:rPr>
          <w:rFonts w:eastAsia="Times New Roman" w:cs="Times New Roman"/>
          <w:color w:val="CCCCCC"/>
          <w:kern w:val="0"/>
          <w:sz w:val="16"/>
          <w:szCs w:val="16"/>
          <w:lang w:eastAsia="en-IN" w:bidi="hi-IN"/>
          <w14:ligatures w14:val="none"/>
        </w:rPr>
        <w:t>)</w:t>
      </w:r>
    </w:p>
    <w:p w14:paraId="07C4005F"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54EED38"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w:t>
      </w:r>
    </w:p>
    <w:p w14:paraId="3FEF335E"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Base case: when all digits are processed, return the reversed number</w:t>
      </w:r>
    </w:p>
    <w:p w14:paraId="5692759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result</w:t>
      </w:r>
      <w:r w:rsidRPr="005B1A00">
        <w:rPr>
          <w:rFonts w:eastAsia="Times New Roman" w:cs="Times New Roman"/>
          <w:color w:val="CCCCCC"/>
          <w:kern w:val="0"/>
          <w:sz w:val="16"/>
          <w:szCs w:val="16"/>
          <w:lang w:eastAsia="en-IN" w:bidi="hi-IN"/>
          <w14:ligatures w14:val="none"/>
        </w:rPr>
        <w:t>;</w:t>
      </w:r>
    </w:p>
    <w:p w14:paraId="4BB4FC0A"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7935E698"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Extract the last digit and build the reversed number</w:t>
      </w:r>
    </w:p>
    <w:p w14:paraId="23DC42B1"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pail</w:t>
      </w:r>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result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w:t>
      </w:r>
    </w:p>
    <w:p w14:paraId="53F7425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FB7D1E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9FB5DE8"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p>
    <w:p w14:paraId="1B4E7DD3"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2D3DDAC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8FDBC16"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B5CEA8"/>
          <w:kern w:val="0"/>
          <w:sz w:val="16"/>
          <w:szCs w:val="16"/>
          <w:lang w:eastAsia="en-IN" w:bidi="hi-IN"/>
          <w14:ligatures w14:val="none"/>
        </w:rPr>
        <w:t>123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 Input number</w:t>
      </w:r>
    </w:p>
    <w:p w14:paraId="792564A4"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reversed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pail</w:t>
      </w:r>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Call recursive function to reverse the number</w:t>
      </w:r>
    </w:p>
    <w:p w14:paraId="2A92E0D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p>
    <w:p w14:paraId="5FC76181"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Check if the reversed number equals the original number</w:t>
      </w:r>
    </w:p>
    <w:p w14:paraId="7EF478D0"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reversed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 {</w:t>
      </w:r>
    </w:p>
    <w:p w14:paraId="03CBB36F"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"It is a palindrome: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38AF6425"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3BA1A979"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"It is not a palindrome: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num</w:t>
      </w:r>
      <w:proofErr w:type="spellEnd"/>
      <w:r w:rsidRPr="005B1A00">
        <w:rPr>
          <w:rFonts w:eastAsia="Times New Roman" w:cs="Times New Roman"/>
          <w:color w:val="CCCCCC"/>
          <w:kern w:val="0"/>
          <w:sz w:val="16"/>
          <w:szCs w:val="16"/>
          <w:lang w:eastAsia="en-IN" w:bidi="hi-IN"/>
          <w14:ligatures w14:val="none"/>
        </w:rPr>
        <w:t>);</w:t>
      </w:r>
    </w:p>
    <w:p w14:paraId="43EF4C1E"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E47E779"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p>
    <w:p w14:paraId="3787FF39"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Wait for a key press</w:t>
      </w:r>
    </w:p>
    <w:p w14:paraId="7757079E"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Indicate successful program termination</w:t>
      </w:r>
    </w:p>
    <w:p w14:paraId="60CC3766"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5763FC4" w14:textId="77777777" w:rsidR="00D42C45" w:rsidRPr="005B1A00" w:rsidRDefault="00D42C45" w:rsidP="005A7278">
      <w:pPr>
        <w:shd w:val="clear" w:color="auto" w:fill="1F1F1F"/>
        <w:spacing w:after="0" w:line="276" w:lineRule="auto"/>
        <w:rPr>
          <w:rFonts w:eastAsia="Times New Roman" w:cs="Times New Roman"/>
          <w:color w:val="CCCCCC"/>
          <w:kern w:val="0"/>
          <w:sz w:val="16"/>
          <w:szCs w:val="16"/>
          <w:lang w:eastAsia="en-IN" w:bidi="hi-IN"/>
          <w14:ligatures w14:val="none"/>
        </w:rPr>
      </w:pPr>
    </w:p>
    <w:p w14:paraId="5CC5CB26" w14:textId="0561A599" w:rsidR="000B589A" w:rsidRPr="005B1A00" w:rsidRDefault="000B589A" w:rsidP="000B589A">
      <w:pPr>
        <w:rPr>
          <w:rFonts w:cs="Times New Roman"/>
          <w:b/>
          <w:bCs/>
        </w:rPr>
      </w:pPr>
    </w:p>
    <w:p w14:paraId="4893A2A7" w14:textId="77777777" w:rsidR="005A7278" w:rsidRPr="005B1A00" w:rsidRDefault="005A7278" w:rsidP="005A7278">
      <w:pPr>
        <w:rPr>
          <w:rFonts w:cs="Times New Roman"/>
          <w:b/>
          <w:bCs/>
        </w:rPr>
      </w:pPr>
      <w:r w:rsidRPr="005B1A00">
        <w:rPr>
          <w:rFonts w:cs="Times New Roman"/>
          <w:b/>
          <w:bCs/>
        </w:rPr>
        <w:t>The output of the program is as follows:</w:t>
      </w:r>
    </w:p>
    <w:p w14:paraId="0EC8CE01" w14:textId="7FCEC913" w:rsidR="005A7278" w:rsidRPr="005B1A00" w:rsidRDefault="001A46E2" w:rsidP="000B589A">
      <w:pPr>
        <w:pStyle w:val="ListParagraph"/>
        <w:numPr>
          <w:ilvl w:val="0"/>
          <w:numId w:val="3"/>
        </w:numPr>
        <w:rPr>
          <w:rFonts w:cs="Times New Roman"/>
          <w:b/>
          <w:bCs/>
        </w:rPr>
      </w:pPr>
      <w:r w:rsidRPr="005B1A00">
        <w:rPr>
          <w:rFonts w:cs="Times New Roman"/>
          <w:b/>
          <w:bCs/>
        </w:rPr>
        <w:t>It is not a palindrome: 123</w:t>
      </w:r>
    </w:p>
    <w:p w14:paraId="51044B09" w14:textId="3FA7A971" w:rsidR="000E5769" w:rsidRPr="005B1A00" w:rsidRDefault="000E5769" w:rsidP="00A72E4F">
      <w:pPr>
        <w:pStyle w:val="Heading1"/>
        <w:numPr>
          <w:ilvl w:val="0"/>
          <w:numId w:val="89"/>
        </w:numPr>
        <w:rPr>
          <w:rFonts w:cs="Times New Roman"/>
        </w:rPr>
      </w:pPr>
      <w:r w:rsidRPr="005B1A00">
        <w:rPr>
          <w:rFonts w:cs="Times New Roman"/>
        </w:rPr>
        <w:t>Array in data structure</w:t>
      </w:r>
    </w:p>
    <w:p w14:paraId="4986DEFF" w14:textId="53AA8D87" w:rsidR="005F7A85" w:rsidRPr="005B1A00" w:rsidRDefault="00A81279" w:rsidP="00F5542E">
      <w:pPr>
        <w:pStyle w:val="Heading3"/>
        <w:rPr>
          <w:rFonts w:cs="Times New Roman"/>
          <w:b w:val="0"/>
          <w:bCs/>
          <w:sz w:val="24"/>
        </w:rPr>
      </w:pPr>
      <w:r w:rsidRPr="005B1A00">
        <w:rPr>
          <w:rFonts w:cs="Times New Roman"/>
          <w:b w:val="0"/>
          <w:bCs/>
          <w:sz w:val="24"/>
        </w:rPr>
        <w:t>Array is a collection of items of the same variable type that are stored at contiguous memory locations. It is one of the most popular and simple data structures used in programming.</w:t>
      </w:r>
    </w:p>
    <w:p w14:paraId="1E4769AB" w14:textId="77777777" w:rsidR="005F7A85" w:rsidRPr="005B1A00" w:rsidRDefault="005F7A85" w:rsidP="00604CA5">
      <w:pPr>
        <w:pStyle w:val="Heading3"/>
        <w:rPr>
          <w:rFonts w:cs="Times New Roman"/>
        </w:rPr>
      </w:pPr>
      <w:r w:rsidRPr="005B1A00">
        <w:rPr>
          <w:rFonts w:cs="Times New Roman"/>
        </w:rPr>
        <w:t>Basic terminologies of Array</w:t>
      </w:r>
    </w:p>
    <w:p w14:paraId="6B93B6FC" w14:textId="77777777" w:rsidR="00334E5C" w:rsidRPr="005B1A00" w:rsidRDefault="00334E5C" w:rsidP="000E5769">
      <w:pPr>
        <w:pStyle w:val="ListParagraph"/>
        <w:numPr>
          <w:ilvl w:val="0"/>
          <w:numId w:val="24"/>
        </w:numPr>
        <w:spacing w:line="276" w:lineRule="auto"/>
        <w:rPr>
          <w:rFonts w:cs="Times New Roman"/>
          <w:sz w:val="24"/>
          <w:szCs w:val="24"/>
        </w:rPr>
      </w:pPr>
      <w:r w:rsidRPr="005B1A00">
        <w:rPr>
          <w:rFonts w:cs="Times New Roman"/>
          <w:b/>
          <w:bCs/>
          <w:sz w:val="24"/>
          <w:szCs w:val="24"/>
        </w:rPr>
        <w:t>Array Index:</w:t>
      </w:r>
      <w:r w:rsidRPr="005B1A00">
        <w:rPr>
          <w:rFonts w:cs="Times New Roman"/>
          <w:sz w:val="24"/>
          <w:szCs w:val="24"/>
        </w:rPr>
        <w:t> In an array, elements are identified by their indexes. Array index starts from 0.</w:t>
      </w:r>
    </w:p>
    <w:p w14:paraId="1CDFDAA2" w14:textId="77777777" w:rsidR="00334E5C" w:rsidRPr="005B1A00" w:rsidRDefault="00334E5C" w:rsidP="000E5769">
      <w:pPr>
        <w:pStyle w:val="ListParagraph"/>
        <w:numPr>
          <w:ilvl w:val="0"/>
          <w:numId w:val="24"/>
        </w:numPr>
        <w:spacing w:line="276" w:lineRule="auto"/>
        <w:rPr>
          <w:rFonts w:cs="Times New Roman"/>
          <w:sz w:val="24"/>
          <w:szCs w:val="24"/>
        </w:rPr>
      </w:pPr>
      <w:r w:rsidRPr="005B1A00">
        <w:rPr>
          <w:rFonts w:cs="Times New Roman"/>
          <w:b/>
          <w:bCs/>
          <w:sz w:val="24"/>
          <w:szCs w:val="24"/>
        </w:rPr>
        <w:t>Array element: </w:t>
      </w:r>
      <w:r w:rsidRPr="005B1A00">
        <w:rPr>
          <w:rFonts w:cs="Times New Roman"/>
          <w:sz w:val="24"/>
          <w:szCs w:val="24"/>
        </w:rPr>
        <w:t>Elements are items stored in an array and can be accessed by their index.</w:t>
      </w:r>
    </w:p>
    <w:p w14:paraId="003068B3" w14:textId="77777777" w:rsidR="00491DC3" w:rsidRPr="005B1A00" w:rsidRDefault="00334E5C" w:rsidP="000E5769">
      <w:pPr>
        <w:pStyle w:val="ListParagraph"/>
        <w:numPr>
          <w:ilvl w:val="0"/>
          <w:numId w:val="24"/>
        </w:numPr>
        <w:spacing w:line="276" w:lineRule="auto"/>
        <w:rPr>
          <w:rFonts w:cs="Times New Roman"/>
          <w:sz w:val="24"/>
          <w:szCs w:val="24"/>
        </w:rPr>
      </w:pPr>
      <w:r w:rsidRPr="005B1A00">
        <w:rPr>
          <w:rFonts w:cs="Times New Roman"/>
          <w:b/>
          <w:bCs/>
          <w:sz w:val="24"/>
          <w:szCs w:val="24"/>
        </w:rPr>
        <w:t>Array Length:</w:t>
      </w:r>
      <w:r w:rsidRPr="005B1A00">
        <w:rPr>
          <w:rFonts w:cs="Times New Roman"/>
          <w:sz w:val="24"/>
          <w:szCs w:val="24"/>
        </w:rPr>
        <w:t> The length of an array is determined by the number of elements it can contain. </w:t>
      </w:r>
    </w:p>
    <w:p w14:paraId="1369678F" w14:textId="1AD889EF" w:rsidR="00A84257" w:rsidRPr="005B1A00" w:rsidRDefault="00247549" w:rsidP="00604CA5">
      <w:pPr>
        <w:pStyle w:val="Heading3"/>
        <w:rPr>
          <w:rFonts w:cs="Times New Roman"/>
          <w:sz w:val="24"/>
        </w:rPr>
      </w:pPr>
      <w:r w:rsidRPr="005B1A00">
        <w:rPr>
          <w:rFonts w:cs="Times New Roman"/>
        </w:rPr>
        <w:t xml:space="preserve">Memory representation of Array </w:t>
      </w:r>
    </w:p>
    <w:p w14:paraId="69D6BFBB" w14:textId="42B4212C" w:rsidR="005F7A85" w:rsidRPr="005B1A00" w:rsidRDefault="00247549" w:rsidP="00604CA5">
      <w:pPr>
        <w:spacing w:line="276" w:lineRule="auto"/>
        <w:rPr>
          <w:rFonts w:cs="Times New Roman"/>
          <w:sz w:val="24"/>
          <w:szCs w:val="24"/>
        </w:rPr>
      </w:pPr>
      <w:r w:rsidRPr="005B1A00">
        <w:rPr>
          <w:rFonts w:cs="Times New Roman"/>
          <w:sz w:val="24"/>
          <w:szCs w:val="24"/>
        </w:rPr>
        <w:t>In an array, all the elements are stored in contiguous memory locations. So, if we initialize an array, the elements will be</w:t>
      </w:r>
      <w:r w:rsidRPr="005B1A00">
        <w:rPr>
          <w:rFonts w:cs="Times New Roman"/>
          <w:sz w:val="36"/>
          <w:szCs w:val="36"/>
        </w:rPr>
        <w:t xml:space="preserve"> </w:t>
      </w:r>
      <w:r w:rsidRPr="005B1A00">
        <w:rPr>
          <w:rFonts w:cs="Times New Roman"/>
          <w:sz w:val="24"/>
          <w:szCs w:val="24"/>
        </w:rPr>
        <w:t>allocated sequentially in memory. This allows for efficient access and manipulation of elements.</w:t>
      </w:r>
    </w:p>
    <w:p w14:paraId="48F60D33" w14:textId="1EF8CF1C" w:rsidR="000C1B99" w:rsidRPr="005B1A00" w:rsidRDefault="000C1B99" w:rsidP="000138B6">
      <w:pPr>
        <w:spacing w:line="276" w:lineRule="auto"/>
        <w:rPr>
          <w:rFonts w:cs="Times New Roman"/>
          <w:sz w:val="24"/>
          <w:szCs w:val="24"/>
        </w:rPr>
      </w:pPr>
      <w:r w:rsidRPr="005B1A00">
        <w:rPr>
          <w:rFonts w:cs="Times New Roman"/>
          <w:noProof/>
          <w:sz w:val="24"/>
          <w:szCs w:val="24"/>
        </w:rPr>
        <w:drawing>
          <wp:inline distT="0" distB="0" distL="0" distR="0" wp14:anchorId="4A2E2011" wp14:editId="2FB6064F">
            <wp:extent cx="6372225" cy="3368040"/>
            <wp:effectExtent l="0" t="0" r="9525" b="3810"/>
            <wp:docPr id="6198894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447" name="Picture 619889447"/>
                    <pic:cNvPicPr/>
                  </pic:nvPicPr>
                  <pic:blipFill>
                    <a:blip r:embed="rId24">
                      <a:extLst>
                        <a:ext uri="{28A0092B-C50C-407E-A947-70E740481C1C}">
                          <a14:useLocalDpi xmlns:a14="http://schemas.microsoft.com/office/drawing/2010/main" val="0"/>
                        </a:ext>
                      </a:extLst>
                    </a:blip>
                    <a:stretch>
                      <a:fillRect/>
                    </a:stretch>
                  </pic:blipFill>
                  <pic:spPr>
                    <a:xfrm>
                      <a:off x="0" y="0"/>
                      <a:ext cx="6373122" cy="3368514"/>
                    </a:xfrm>
                    <a:prstGeom prst="rect">
                      <a:avLst/>
                    </a:prstGeom>
                  </pic:spPr>
                </pic:pic>
              </a:graphicData>
            </a:graphic>
          </wp:inline>
        </w:drawing>
      </w:r>
    </w:p>
    <w:p w14:paraId="4C5DC195" w14:textId="77777777" w:rsidR="00491DC3" w:rsidRPr="005B1A00" w:rsidRDefault="00491DC3" w:rsidP="000138B6">
      <w:pPr>
        <w:spacing w:line="276" w:lineRule="auto"/>
        <w:ind w:left="1080"/>
        <w:rPr>
          <w:rFonts w:cs="Times New Roman"/>
          <w:sz w:val="24"/>
          <w:szCs w:val="24"/>
        </w:rPr>
      </w:pPr>
    </w:p>
    <w:p w14:paraId="1CA49788" w14:textId="77777777" w:rsidR="002B29C6" w:rsidRPr="005B1A00" w:rsidRDefault="00F0497F" w:rsidP="00550485">
      <w:pPr>
        <w:pStyle w:val="Heading3"/>
        <w:rPr>
          <w:rFonts w:cs="Times New Roman"/>
        </w:rPr>
      </w:pPr>
      <w:r w:rsidRPr="005B1A00">
        <w:rPr>
          <w:rFonts w:cs="Times New Roman"/>
        </w:rPr>
        <w:lastRenderedPageBreak/>
        <w:t xml:space="preserve">Declaration of Array </w:t>
      </w:r>
    </w:p>
    <w:p w14:paraId="012C489B" w14:textId="76806A61" w:rsidR="005F7A85" w:rsidRPr="005B1A00" w:rsidRDefault="00F0497F" w:rsidP="000138B6">
      <w:pPr>
        <w:spacing w:line="276" w:lineRule="auto"/>
        <w:rPr>
          <w:rFonts w:cs="Times New Roman"/>
          <w:sz w:val="24"/>
          <w:szCs w:val="24"/>
        </w:rPr>
      </w:pPr>
      <w:r w:rsidRPr="005B1A00">
        <w:rPr>
          <w:rFonts w:cs="Times New Roman"/>
          <w:sz w:val="24"/>
          <w:szCs w:val="24"/>
        </w:rPr>
        <w:t>Arrays can be declared in various ways in different languages.</w:t>
      </w:r>
      <w:r w:rsidR="00195C65" w:rsidRPr="005B1A00">
        <w:rPr>
          <w:rFonts w:cs="Times New Roman"/>
          <w:sz w:val="24"/>
          <w:szCs w:val="24"/>
        </w:rPr>
        <w:t xml:space="preserve"> </w:t>
      </w:r>
      <w:r w:rsidR="00FB50B4" w:rsidRPr="005B1A00">
        <w:rPr>
          <w:rFonts w:cs="Times New Roman"/>
          <w:sz w:val="24"/>
          <w:szCs w:val="24"/>
        </w:rPr>
        <w:t xml:space="preserve">In c-language we declare like </w:t>
      </w:r>
      <w:r w:rsidR="00CC74DA" w:rsidRPr="005B1A00">
        <w:rPr>
          <w:rFonts w:cs="Times New Roman"/>
          <w:sz w:val="24"/>
          <w:szCs w:val="24"/>
        </w:rPr>
        <w:t>this</w:t>
      </w:r>
      <w:r w:rsidR="00A26D4C" w:rsidRPr="005B1A00">
        <w:rPr>
          <w:rFonts w:cs="Times New Roman"/>
          <w:sz w:val="24"/>
          <w:szCs w:val="24"/>
        </w:rPr>
        <w:t>:</w:t>
      </w:r>
    </w:p>
    <w:p w14:paraId="44B087BA" w14:textId="6AEC5769" w:rsidR="00CC74DA" w:rsidRPr="005B1A00" w:rsidRDefault="00CC74DA" w:rsidP="000138B6">
      <w:pPr>
        <w:spacing w:line="276" w:lineRule="auto"/>
        <w:rPr>
          <w:rFonts w:cs="Times New Roman"/>
          <w:sz w:val="24"/>
          <w:szCs w:val="24"/>
        </w:rPr>
      </w:pPr>
      <w:r w:rsidRPr="005B1A00">
        <w:rPr>
          <w:rFonts w:cs="Times New Roman"/>
          <w:noProof/>
          <w:sz w:val="24"/>
          <w:szCs w:val="24"/>
        </w:rPr>
        <mc:AlternateContent>
          <mc:Choice Requires="wps">
            <w:drawing>
              <wp:anchor distT="0" distB="0" distL="114300" distR="114300" simplePos="0" relativeHeight="251658262" behindDoc="0" locked="0" layoutInCell="1" allowOverlap="1" wp14:anchorId="07E2528E" wp14:editId="16FC42B2">
                <wp:simplePos x="0" y="0"/>
                <wp:positionH relativeFrom="column">
                  <wp:posOffset>316523</wp:posOffset>
                </wp:positionH>
                <wp:positionV relativeFrom="paragraph">
                  <wp:posOffset>120259</wp:posOffset>
                </wp:positionV>
                <wp:extent cx="6032665" cy="2321169"/>
                <wp:effectExtent l="0" t="0" r="25400" b="22225"/>
                <wp:wrapNone/>
                <wp:docPr id="1644540748" name="Rectangle 53"/>
                <wp:cNvGraphicFramePr/>
                <a:graphic xmlns:a="http://schemas.openxmlformats.org/drawingml/2006/main">
                  <a:graphicData uri="http://schemas.microsoft.com/office/word/2010/wordprocessingShape">
                    <wps:wsp>
                      <wps:cNvSpPr/>
                      <wps:spPr>
                        <a:xfrm>
                          <a:off x="0" y="0"/>
                          <a:ext cx="6032665" cy="232116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BE7414" w14:textId="77777777" w:rsidR="00CC74DA" w:rsidRPr="00DF17AC" w:rsidRDefault="00CC74DA" w:rsidP="00CE09A3">
                            <w:pPr>
                              <w:spacing w:line="240" w:lineRule="auto"/>
                              <w:rPr>
                                <w:sz w:val="24"/>
                                <w:szCs w:val="24"/>
                              </w:rPr>
                            </w:pPr>
                            <w:r w:rsidRPr="00DF17AC">
                              <w:rPr>
                                <w:sz w:val="24"/>
                                <w:szCs w:val="24"/>
                              </w:rPr>
                              <w:t>// This array will store integer type element</w:t>
                            </w:r>
                          </w:p>
                          <w:p w14:paraId="4078068C" w14:textId="77777777" w:rsidR="00CC74DA" w:rsidRPr="00DF17AC" w:rsidRDefault="00CC74DA" w:rsidP="00CE09A3">
                            <w:pPr>
                              <w:spacing w:line="240" w:lineRule="auto"/>
                              <w:rPr>
                                <w:sz w:val="24"/>
                                <w:szCs w:val="24"/>
                              </w:rPr>
                            </w:pPr>
                            <w:r w:rsidRPr="00DF17AC">
                              <w:rPr>
                                <w:sz w:val="24"/>
                                <w:szCs w:val="24"/>
                              </w:rPr>
                              <w:t xml:space="preserve">int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 xml:space="preserve">5];      </w:t>
                            </w:r>
                          </w:p>
                          <w:p w14:paraId="579FF62F" w14:textId="77777777" w:rsidR="00CC74DA" w:rsidRPr="00DF17AC" w:rsidRDefault="00CC74DA" w:rsidP="00CE09A3">
                            <w:pPr>
                              <w:spacing w:line="240" w:lineRule="auto"/>
                              <w:rPr>
                                <w:sz w:val="24"/>
                                <w:szCs w:val="24"/>
                              </w:rPr>
                            </w:pPr>
                          </w:p>
                          <w:p w14:paraId="2EB4544C" w14:textId="77777777" w:rsidR="00CC74DA" w:rsidRPr="00DF17AC" w:rsidRDefault="00CC74DA" w:rsidP="00CE09A3">
                            <w:pPr>
                              <w:spacing w:line="240" w:lineRule="auto"/>
                              <w:rPr>
                                <w:sz w:val="24"/>
                                <w:szCs w:val="24"/>
                              </w:rPr>
                            </w:pPr>
                            <w:r w:rsidRPr="00DF17AC">
                              <w:rPr>
                                <w:sz w:val="24"/>
                                <w:szCs w:val="24"/>
                              </w:rPr>
                              <w:t>// This array will store char type element</w:t>
                            </w:r>
                          </w:p>
                          <w:p w14:paraId="5712BEAD" w14:textId="77777777" w:rsidR="00CC74DA" w:rsidRPr="00DF17AC" w:rsidRDefault="00CC74DA" w:rsidP="00CE09A3">
                            <w:pPr>
                              <w:spacing w:line="240" w:lineRule="auto"/>
                              <w:rPr>
                                <w:sz w:val="24"/>
                                <w:szCs w:val="24"/>
                              </w:rPr>
                            </w:pPr>
                            <w:r w:rsidRPr="00DF17AC">
                              <w:rPr>
                                <w:sz w:val="24"/>
                                <w:szCs w:val="24"/>
                              </w:rPr>
                              <w:t xml:space="preserve">char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 xml:space="preserve">10];   </w:t>
                            </w:r>
                          </w:p>
                          <w:p w14:paraId="0529CF3D" w14:textId="77777777" w:rsidR="00CC74DA" w:rsidRPr="00DF17AC" w:rsidRDefault="00CC74DA" w:rsidP="00CE09A3">
                            <w:pPr>
                              <w:spacing w:line="240" w:lineRule="auto"/>
                              <w:rPr>
                                <w:sz w:val="24"/>
                                <w:szCs w:val="24"/>
                              </w:rPr>
                            </w:pPr>
                          </w:p>
                          <w:p w14:paraId="30000937" w14:textId="77777777" w:rsidR="00CC74DA" w:rsidRPr="00DF17AC" w:rsidRDefault="00CC74DA" w:rsidP="00CE09A3">
                            <w:pPr>
                              <w:spacing w:line="240" w:lineRule="auto"/>
                              <w:rPr>
                                <w:sz w:val="24"/>
                                <w:szCs w:val="24"/>
                              </w:rPr>
                            </w:pPr>
                            <w:r w:rsidRPr="00DF17AC">
                              <w:rPr>
                                <w:sz w:val="24"/>
                                <w:szCs w:val="24"/>
                              </w:rPr>
                              <w:t>// This array will store float type element</w:t>
                            </w:r>
                          </w:p>
                          <w:p w14:paraId="469D2BA0" w14:textId="0C6E4359" w:rsidR="00CC74DA" w:rsidRPr="00DF17AC" w:rsidRDefault="00CC74DA" w:rsidP="00CE09A3">
                            <w:pPr>
                              <w:spacing w:line="240" w:lineRule="auto"/>
                              <w:rPr>
                                <w:sz w:val="24"/>
                                <w:szCs w:val="24"/>
                              </w:rPr>
                            </w:pPr>
                            <w:r w:rsidRPr="00DF17AC">
                              <w:rPr>
                                <w:sz w:val="24"/>
                                <w:szCs w:val="24"/>
                              </w:rPr>
                              <w:t xml:space="preserve">float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2528E" id="Rectangle 53" o:spid="_x0000_s1033" style="position:absolute;margin-left:24.9pt;margin-top:9.45pt;width:475pt;height:182.7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" filled="f" strokecolor="black [3200]">
                <v:stroke joinstyle="round"/>
                <v:textbox>
                  <w:txbxContent>
                    <w:p w14:paraId="57BE7414" w14:textId="77777777" w:rsidR="00CC74DA" w:rsidRPr="00DF17AC" w:rsidRDefault="00CC74DA" w:rsidP="00CE09A3">
                      <w:pPr>
                        <w:spacing w:line="240" w:lineRule="auto"/>
                        <w:rPr>
                          <w:sz w:val="24"/>
                          <w:szCs w:val="24"/>
                        </w:rPr>
                      </w:pPr>
                      <w:r w:rsidRPr="00DF17AC">
                        <w:rPr>
                          <w:sz w:val="24"/>
                          <w:szCs w:val="24"/>
                        </w:rPr>
                        <w:t>// This array will store integer type element</w:t>
                      </w:r>
                    </w:p>
                    <w:p w14:paraId="4078068C" w14:textId="77777777" w:rsidR="00CC74DA" w:rsidRPr="00DF17AC" w:rsidRDefault="00CC74DA" w:rsidP="00CE09A3">
                      <w:pPr>
                        <w:spacing w:line="240" w:lineRule="auto"/>
                        <w:rPr>
                          <w:sz w:val="24"/>
                          <w:szCs w:val="24"/>
                        </w:rPr>
                      </w:pPr>
                      <w:r w:rsidRPr="00DF17AC">
                        <w:rPr>
                          <w:sz w:val="24"/>
                          <w:szCs w:val="24"/>
                        </w:rPr>
                        <w:t xml:space="preserve">int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 xml:space="preserve">5];      </w:t>
                      </w:r>
                    </w:p>
                    <w:p w14:paraId="579FF62F" w14:textId="77777777" w:rsidR="00CC74DA" w:rsidRPr="00DF17AC" w:rsidRDefault="00CC74DA" w:rsidP="00CE09A3">
                      <w:pPr>
                        <w:spacing w:line="240" w:lineRule="auto"/>
                        <w:rPr>
                          <w:sz w:val="24"/>
                          <w:szCs w:val="24"/>
                        </w:rPr>
                      </w:pPr>
                    </w:p>
                    <w:p w14:paraId="2EB4544C" w14:textId="77777777" w:rsidR="00CC74DA" w:rsidRPr="00DF17AC" w:rsidRDefault="00CC74DA" w:rsidP="00CE09A3">
                      <w:pPr>
                        <w:spacing w:line="240" w:lineRule="auto"/>
                        <w:rPr>
                          <w:sz w:val="24"/>
                          <w:szCs w:val="24"/>
                        </w:rPr>
                      </w:pPr>
                      <w:r w:rsidRPr="00DF17AC">
                        <w:rPr>
                          <w:sz w:val="24"/>
                          <w:szCs w:val="24"/>
                        </w:rPr>
                        <w:t>// This array will store char type element</w:t>
                      </w:r>
                    </w:p>
                    <w:p w14:paraId="5712BEAD" w14:textId="77777777" w:rsidR="00CC74DA" w:rsidRPr="00DF17AC" w:rsidRDefault="00CC74DA" w:rsidP="00CE09A3">
                      <w:pPr>
                        <w:spacing w:line="240" w:lineRule="auto"/>
                        <w:rPr>
                          <w:sz w:val="24"/>
                          <w:szCs w:val="24"/>
                        </w:rPr>
                      </w:pPr>
                      <w:r w:rsidRPr="00DF17AC">
                        <w:rPr>
                          <w:sz w:val="24"/>
                          <w:szCs w:val="24"/>
                        </w:rPr>
                        <w:t xml:space="preserve">char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 xml:space="preserve">10];   </w:t>
                      </w:r>
                    </w:p>
                    <w:p w14:paraId="0529CF3D" w14:textId="77777777" w:rsidR="00CC74DA" w:rsidRPr="00DF17AC" w:rsidRDefault="00CC74DA" w:rsidP="00CE09A3">
                      <w:pPr>
                        <w:spacing w:line="240" w:lineRule="auto"/>
                        <w:rPr>
                          <w:sz w:val="24"/>
                          <w:szCs w:val="24"/>
                        </w:rPr>
                      </w:pPr>
                    </w:p>
                    <w:p w14:paraId="30000937" w14:textId="77777777" w:rsidR="00CC74DA" w:rsidRPr="00DF17AC" w:rsidRDefault="00CC74DA" w:rsidP="00CE09A3">
                      <w:pPr>
                        <w:spacing w:line="240" w:lineRule="auto"/>
                        <w:rPr>
                          <w:sz w:val="24"/>
                          <w:szCs w:val="24"/>
                        </w:rPr>
                      </w:pPr>
                      <w:r w:rsidRPr="00DF17AC">
                        <w:rPr>
                          <w:sz w:val="24"/>
                          <w:szCs w:val="24"/>
                        </w:rPr>
                        <w:t>// This array will store float type element</w:t>
                      </w:r>
                    </w:p>
                    <w:p w14:paraId="469D2BA0" w14:textId="0C6E4359" w:rsidR="00CC74DA" w:rsidRPr="00DF17AC" w:rsidRDefault="00CC74DA" w:rsidP="00CE09A3">
                      <w:pPr>
                        <w:spacing w:line="240" w:lineRule="auto"/>
                        <w:rPr>
                          <w:sz w:val="24"/>
                          <w:szCs w:val="24"/>
                        </w:rPr>
                      </w:pPr>
                      <w:r w:rsidRPr="00DF17AC">
                        <w:rPr>
                          <w:sz w:val="24"/>
                          <w:szCs w:val="24"/>
                        </w:rPr>
                        <w:t xml:space="preserve">float </w:t>
                      </w:r>
                      <w:proofErr w:type="spellStart"/>
                      <w:proofErr w:type="gramStart"/>
                      <w:r w:rsidRPr="00DF17AC">
                        <w:rPr>
                          <w:sz w:val="24"/>
                          <w:szCs w:val="24"/>
                        </w:rPr>
                        <w:t>arr</w:t>
                      </w:r>
                      <w:proofErr w:type="spellEnd"/>
                      <w:r w:rsidRPr="00DF17AC">
                        <w:rPr>
                          <w:sz w:val="24"/>
                          <w:szCs w:val="24"/>
                        </w:rPr>
                        <w:t>[</w:t>
                      </w:r>
                      <w:proofErr w:type="gramEnd"/>
                      <w:r w:rsidRPr="00DF17AC">
                        <w:rPr>
                          <w:sz w:val="24"/>
                          <w:szCs w:val="24"/>
                        </w:rPr>
                        <w:t>20];</w:t>
                      </w:r>
                    </w:p>
                  </w:txbxContent>
                </v:textbox>
              </v:rect>
            </w:pict>
          </mc:Fallback>
        </mc:AlternateContent>
      </w:r>
    </w:p>
    <w:p w14:paraId="23503CB7" w14:textId="77777777" w:rsidR="00A81279" w:rsidRPr="005B1A00" w:rsidRDefault="00A81279" w:rsidP="000138B6">
      <w:pPr>
        <w:pStyle w:val="ListParagraph"/>
        <w:spacing w:line="276" w:lineRule="auto"/>
        <w:ind w:left="1440"/>
        <w:rPr>
          <w:rFonts w:cs="Times New Roman"/>
          <w:sz w:val="36"/>
          <w:szCs w:val="36"/>
        </w:rPr>
      </w:pPr>
    </w:p>
    <w:p w14:paraId="170FAAE0" w14:textId="77777777" w:rsidR="00DF17AC" w:rsidRPr="005B1A00" w:rsidRDefault="00DF17AC" w:rsidP="000138B6">
      <w:pPr>
        <w:spacing w:line="276" w:lineRule="auto"/>
        <w:rPr>
          <w:rFonts w:cs="Times New Roman"/>
        </w:rPr>
      </w:pPr>
    </w:p>
    <w:p w14:paraId="5F075B25" w14:textId="77777777" w:rsidR="00DF17AC" w:rsidRPr="005B1A00" w:rsidRDefault="00DF17AC" w:rsidP="000138B6">
      <w:pPr>
        <w:spacing w:line="276" w:lineRule="auto"/>
        <w:rPr>
          <w:rFonts w:cs="Times New Roman"/>
        </w:rPr>
      </w:pPr>
    </w:p>
    <w:p w14:paraId="1DBC48AE" w14:textId="77777777" w:rsidR="00DF17AC" w:rsidRPr="005B1A00" w:rsidRDefault="00DF17AC" w:rsidP="000138B6">
      <w:pPr>
        <w:spacing w:line="276" w:lineRule="auto"/>
        <w:rPr>
          <w:rFonts w:cs="Times New Roman"/>
        </w:rPr>
      </w:pPr>
    </w:p>
    <w:p w14:paraId="4FFBD54D" w14:textId="77777777" w:rsidR="00DF17AC" w:rsidRPr="005B1A00" w:rsidRDefault="00DF17AC" w:rsidP="000138B6">
      <w:pPr>
        <w:spacing w:line="276" w:lineRule="auto"/>
        <w:rPr>
          <w:rFonts w:cs="Times New Roman"/>
        </w:rPr>
      </w:pPr>
    </w:p>
    <w:p w14:paraId="36DD43EA" w14:textId="77777777" w:rsidR="00DF17AC" w:rsidRPr="005B1A00" w:rsidRDefault="00DF17AC" w:rsidP="000138B6">
      <w:pPr>
        <w:spacing w:line="276" w:lineRule="auto"/>
        <w:rPr>
          <w:rFonts w:cs="Times New Roman"/>
        </w:rPr>
      </w:pPr>
    </w:p>
    <w:p w14:paraId="7FF07724" w14:textId="77777777" w:rsidR="00B07739" w:rsidRPr="005B1A00" w:rsidRDefault="00B07739" w:rsidP="000138B6">
      <w:pPr>
        <w:spacing w:line="276" w:lineRule="auto"/>
        <w:rPr>
          <w:rFonts w:cs="Times New Roman"/>
          <w:sz w:val="36"/>
          <w:szCs w:val="36"/>
        </w:rPr>
      </w:pPr>
    </w:p>
    <w:p w14:paraId="746959E3" w14:textId="77777777" w:rsidR="004401B8" w:rsidRPr="005B1A00" w:rsidRDefault="004401B8" w:rsidP="00A07E85">
      <w:pPr>
        <w:pStyle w:val="Heading3"/>
        <w:rPr>
          <w:rFonts w:cs="Times New Roman"/>
        </w:rPr>
      </w:pPr>
      <w:r w:rsidRPr="005B1A00">
        <w:rPr>
          <w:rFonts w:cs="Times New Roman"/>
        </w:rPr>
        <w:t xml:space="preserve">Initialization of Array </w:t>
      </w:r>
    </w:p>
    <w:p w14:paraId="55E27C7C" w14:textId="1FFB4B95" w:rsidR="00A26D4C" w:rsidRPr="005B1A00" w:rsidRDefault="00B07739" w:rsidP="000138B6">
      <w:pPr>
        <w:spacing w:line="276" w:lineRule="auto"/>
        <w:rPr>
          <w:rFonts w:cs="Times New Roman"/>
        </w:rPr>
      </w:pPr>
      <w:r w:rsidRPr="005B1A00">
        <w:rPr>
          <w:rFonts w:cs="Times New Roman"/>
          <w:noProof/>
        </w:rPr>
        <mc:AlternateContent>
          <mc:Choice Requires="wps">
            <w:drawing>
              <wp:anchor distT="0" distB="0" distL="114300" distR="114300" simplePos="0" relativeHeight="251658263" behindDoc="0" locked="0" layoutInCell="1" allowOverlap="1" wp14:anchorId="767D5C37" wp14:editId="5C05096A">
                <wp:simplePos x="0" y="0"/>
                <wp:positionH relativeFrom="margin">
                  <wp:align>center</wp:align>
                </wp:positionH>
                <wp:positionV relativeFrom="paragraph">
                  <wp:posOffset>423611</wp:posOffset>
                </wp:positionV>
                <wp:extent cx="6198920" cy="890649"/>
                <wp:effectExtent l="0" t="0" r="11430" b="24130"/>
                <wp:wrapNone/>
                <wp:docPr id="2011627831" name="Rectangle 54"/>
                <wp:cNvGraphicFramePr/>
                <a:graphic xmlns:a="http://schemas.openxmlformats.org/drawingml/2006/main">
                  <a:graphicData uri="http://schemas.microsoft.com/office/word/2010/wordprocessingShape">
                    <wps:wsp>
                      <wps:cNvSpPr/>
                      <wps:spPr>
                        <a:xfrm>
                          <a:off x="0" y="0"/>
                          <a:ext cx="6198920" cy="89064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C9DEF1" w14:textId="77777777" w:rsidR="00B07739" w:rsidRDefault="00B07739" w:rsidP="00B07739">
                            <w:r>
                              <w:t xml:space="preserve">int </w:t>
                            </w:r>
                            <w:proofErr w:type="spellStart"/>
                            <w:proofErr w:type="gramStart"/>
                            <w:r>
                              <w:t>arr</w:t>
                            </w:r>
                            <w:proofErr w:type="spellEnd"/>
                            <w:r>
                              <w:t>[</w:t>
                            </w:r>
                            <w:proofErr w:type="gramEnd"/>
                            <w:r>
                              <w:t>] = { 1, 2, 3, 4, 5 };</w:t>
                            </w:r>
                          </w:p>
                          <w:p w14:paraId="1E7A93E0" w14:textId="77777777" w:rsidR="00B07739" w:rsidRDefault="00B07739" w:rsidP="00B07739">
                            <w:r>
                              <w:t xml:space="preserve">char </w:t>
                            </w:r>
                            <w:proofErr w:type="spellStart"/>
                            <w:proofErr w:type="gramStart"/>
                            <w:r>
                              <w:t>arr</w:t>
                            </w:r>
                            <w:proofErr w:type="spellEnd"/>
                            <w:r>
                              <w:t>[</w:t>
                            </w:r>
                            <w:proofErr w:type="gramEnd"/>
                            <w:r>
                              <w:t>5] = { 'a', 'b', 'c', 'd', 'e' };</w:t>
                            </w:r>
                          </w:p>
                          <w:p w14:paraId="0F0ABB2E" w14:textId="5F87C76C" w:rsidR="00B07739" w:rsidRDefault="00B07739" w:rsidP="00B07739">
                            <w:r>
                              <w:t xml:space="preserve">float </w:t>
                            </w:r>
                            <w:proofErr w:type="spellStart"/>
                            <w:proofErr w:type="gramStart"/>
                            <w:r>
                              <w:t>arr</w:t>
                            </w:r>
                            <w:proofErr w:type="spellEnd"/>
                            <w:r>
                              <w:t>[</w:t>
                            </w:r>
                            <w:proofErr w:type="gramEnd"/>
                            <w:r>
                              <w:t>10] = { 1.4, 2.0, 24, 5.0, 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D5C37" id="Rectangle 54" o:spid="_x0000_s1034" style="position:absolute;margin-left:0;margin-top:33.35pt;width:488.1pt;height:70.15pt;z-index:25165826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" filled="f" strokecolor="black [3200]">
                <v:stroke joinstyle="round"/>
                <v:textbox>
                  <w:txbxContent>
                    <w:p w14:paraId="1FC9DEF1" w14:textId="77777777" w:rsidR="00B07739" w:rsidRDefault="00B07739" w:rsidP="00B07739">
                      <w:r>
                        <w:t xml:space="preserve">int </w:t>
                      </w:r>
                      <w:proofErr w:type="spellStart"/>
                      <w:proofErr w:type="gramStart"/>
                      <w:r>
                        <w:t>arr</w:t>
                      </w:r>
                      <w:proofErr w:type="spellEnd"/>
                      <w:r>
                        <w:t>[</w:t>
                      </w:r>
                      <w:proofErr w:type="gramEnd"/>
                      <w:r>
                        <w:t>] = { 1, 2, 3, 4, 5 };</w:t>
                      </w:r>
                    </w:p>
                    <w:p w14:paraId="1E7A93E0" w14:textId="77777777" w:rsidR="00B07739" w:rsidRDefault="00B07739" w:rsidP="00B07739">
                      <w:r>
                        <w:t xml:space="preserve">char </w:t>
                      </w:r>
                      <w:proofErr w:type="spellStart"/>
                      <w:proofErr w:type="gramStart"/>
                      <w:r>
                        <w:t>arr</w:t>
                      </w:r>
                      <w:proofErr w:type="spellEnd"/>
                      <w:r>
                        <w:t>[</w:t>
                      </w:r>
                      <w:proofErr w:type="gramEnd"/>
                      <w:r>
                        <w:t>5] = { 'a', 'b', 'c', 'd', 'e' };</w:t>
                      </w:r>
                    </w:p>
                    <w:p w14:paraId="0F0ABB2E" w14:textId="5F87C76C" w:rsidR="00B07739" w:rsidRDefault="00B07739" w:rsidP="00B07739">
                      <w:r>
                        <w:t xml:space="preserve">float </w:t>
                      </w:r>
                      <w:proofErr w:type="spellStart"/>
                      <w:proofErr w:type="gramStart"/>
                      <w:r>
                        <w:t>arr</w:t>
                      </w:r>
                      <w:proofErr w:type="spellEnd"/>
                      <w:r>
                        <w:t>[</w:t>
                      </w:r>
                      <w:proofErr w:type="gramEnd"/>
                      <w:r>
                        <w:t>10] = { 1.4, 2.0, 24, 5.0, 0.0 };</w:t>
                      </w:r>
                    </w:p>
                  </w:txbxContent>
                </v:textbox>
                <w10:wrap anchorx="margin"/>
              </v:rect>
            </w:pict>
          </mc:Fallback>
        </mc:AlternateContent>
      </w:r>
      <w:r w:rsidR="004401B8" w:rsidRPr="005B1A00">
        <w:rPr>
          <w:rFonts w:cs="Times New Roman"/>
        </w:rPr>
        <w:t>Arrays can be initialized in different ways in different languages. Below are some language-specific array initializations:</w:t>
      </w:r>
    </w:p>
    <w:p w14:paraId="27E7A984" w14:textId="77777777" w:rsidR="00B07739" w:rsidRPr="005B1A00" w:rsidRDefault="00B07739" w:rsidP="000138B6">
      <w:pPr>
        <w:spacing w:line="276" w:lineRule="auto"/>
        <w:rPr>
          <w:rFonts w:cs="Times New Roman"/>
        </w:rPr>
      </w:pPr>
    </w:p>
    <w:p w14:paraId="180D95E6" w14:textId="77777777" w:rsidR="00B07739" w:rsidRPr="005B1A00" w:rsidRDefault="00B07739" w:rsidP="000138B6">
      <w:pPr>
        <w:spacing w:line="276" w:lineRule="auto"/>
        <w:rPr>
          <w:rFonts w:cs="Times New Roman"/>
        </w:rPr>
      </w:pPr>
    </w:p>
    <w:p w14:paraId="0B641915" w14:textId="14A0BB2F" w:rsidR="0004789C" w:rsidRPr="005B1A00" w:rsidRDefault="00471DA9" w:rsidP="000138B6">
      <w:pPr>
        <w:spacing w:line="276" w:lineRule="auto"/>
        <w:rPr>
          <w:rFonts w:cs="Times New Roman"/>
        </w:rPr>
      </w:pPr>
      <w:r w:rsidRPr="005B1A00">
        <w:rPr>
          <w:rFonts w:cs="Times New Roman"/>
        </w:rPr>
        <w:t xml:space="preserve"> </w:t>
      </w:r>
    </w:p>
    <w:p w14:paraId="5C9969B4" w14:textId="77777777" w:rsidR="00536B28" w:rsidRPr="005B1A00" w:rsidRDefault="00536B28" w:rsidP="00A07E85">
      <w:pPr>
        <w:pStyle w:val="Heading3"/>
        <w:rPr>
          <w:rFonts w:cs="Times New Roman"/>
        </w:rPr>
      </w:pPr>
      <w:r w:rsidRPr="005B1A00">
        <w:rPr>
          <w:rFonts w:cs="Times New Roman"/>
        </w:rPr>
        <w:t xml:space="preserve">Need or Applications of Array </w:t>
      </w:r>
    </w:p>
    <w:p w14:paraId="1DF760A2" w14:textId="77777777" w:rsidR="00536B28" w:rsidRPr="005B1A00" w:rsidRDefault="00536B28" w:rsidP="00A4486E">
      <w:pPr>
        <w:pStyle w:val="ListParagraph"/>
        <w:numPr>
          <w:ilvl w:val="0"/>
          <w:numId w:val="25"/>
        </w:numPr>
        <w:spacing w:line="276" w:lineRule="auto"/>
        <w:rPr>
          <w:rFonts w:cs="Times New Roman"/>
        </w:rPr>
      </w:pPr>
      <w:r w:rsidRPr="005B1A00">
        <w:rPr>
          <w:rFonts w:cs="Times New Roman"/>
        </w:rPr>
        <w:t xml:space="preserve">Data Structures Array is a fundamental data structure and many other data structure are implemented using this. Implementing data structures such as stacks and queues. </w:t>
      </w:r>
    </w:p>
    <w:p w14:paraId="0B22861E" w14:textId="77777777" w:rsidR="00536B28" w:rsidRPr="005B1A00" w:rsidRDefault="00536B28" w:rsidP="00A4486E">
      <w:pPr>
        <w:pStyle w:val="ListParagraph"/>
        <w:numPr>
          <w:ilvl w:val="0"/>
          <w:numId w:val="25"/>
        </w:numPr>
        <w:spacing w:line="276" w:lineRule="auto"/>
        <w:rPr>
          <w:rFonts w:cs="Times New Roman"/>
        </w:rPr>
      </w:pPr>
      <w:r w:rsidRPr="005B1A00">
        <w:rPr>
          <w:rFonts w:cs="Times New Roman"/>
        </w:rPr>
        <w:t xml:space="preserve">Representing data in tables and matrices. </w:t>
      </w:r>
    </w:p>
    <w:p w14:paraId="30D2CB70" w14:textId="77777777" w:rsidR="00536B28" w:rsidRPr="005B1A00" w:rsidRDefault="00536B28" w:rsidP="00A4486E">
      <w:pPr>
        <w:pStyle w:val="ListParagraph"/>
        <w:numPr>
          <w:ilvl w:val="0"/>
          <w:numId w:val="25"/>
        </w:numPr>
        <w:spacing w:line="276" w:lineRule="auto"/>
        <w:rPr>
          <w:rFonts w:cs="Times New Roman"/>
        </w:rPr>
      </w:pPr>
      <w:r w:rsidRPr="005B1A00">
        <w:rPr>
          <w:rFonts w:cs="Times New Roman"/>
        </w:rPr>
        <w:t xml:space="preserve">Creating dynamic data structures such as Hash Tables and Graph. </w:t>
      </w:r>
    </w:p>
    <w:p w14:paraId="18F84EA8" w14:textId="451746C1" w:rsidR="00536B28" w:rsidRPr="005B1A00" w:rsidRDefault="00536B28" w:rsidP="00A4486E">
      <w:pPr>
        <w:pStyle w:val="ListParagraph"/>
        <w:numPr>
          <w:ilvl w:val="0"/>
          <w:numId w:val="25"/>
        </w:numPr>
        <w:spacing w:line="276" w:lineRule="auto"/>
        <w:rPr>
          <w:rFonts w:cs="Times New Roman"/>
        </w:rPr>
      </w:pPr>
      <w:r w:rsidRPr="005B1A00">
        <w:rPr>
          <w:rFonts w:cs="Times New Roman"/>
        </w:rPr>
        <w:t xml:space="preserve">When compared to other data structures, arrays have the advantages like random access (we can quickly access </w:t>
      </w:r>
      <w:proofErr w:type="spellStart"/>
      <w:r w:rsidRPr="005B1A00">
        <w:rPr>
          <w:rFonts w:cs="Times New Roman"/>
        </w:rPr>
        <w:t>i-th</w:t>
      </w:r>
      <w:proofErr w:type="spellEnd"/>
      <w:r w:rsidRPr="005B1A00">
        <w:rPr>
          <w:rFonts w:cs="Times New Roman"/>
        </w:rPr>
        <w:t xml:space="preserve"> item) and cache friendliness (all items are stored at contiguous location)</w:t>
      </w:r>
      <w:r w:rsidR="00681190" w:rsidRPr="005B1A00">
        <w:rPr>
          <w:rFonts w:cs="Times New Roman"/>
        </w:rPr>
        <w:t>.</w:t>
      </w:r>
    </w:p>
    <w:p w14:paraId="4726CC2F" w14:textId="77777777" w:rsidR="00681190" w:rsidRPr="005B1A00" w:rsidRDefault="00681190" w:rsidP="003F0D99">
      <w:pPr>
        <w:pStyle w:val="Heading2"/>
        <w:rPr>
          <w:rFonts w:cs="Times New Roman"/>
        </w:rPr>
      </w:pPr>
      <w:r w:rsidRPr="005B1A00">
        <w:rPr>
          <w:rFonts w:cs="Times New Roman"/>
        </w:rPr>
        <w:t xml:space="preserve">Types of Arrays </w:t>
      </w:r>
    </w:p>
    <w:p w14:paraId="62680480" w14:textId="77777777" w:rsidR="00F141D6" w:rsidRPr="005B1A00" w:rsidRDefault="00681190" w:rsidP="000138B6">
      <w:pPr>
        <w:spacing w:line="276" w:lineRule="auto"/>
        <w:rPr>
          <w:rFonts w:cs="Times New Roman"/>
        </w:rPr>
      </w:pPr>
      <w:r w:rsidRPr="005B1A00">
        <w:rPr>
          <w:rFonts w:cs="Times New Roman"/>
        </w:rPr>
        <w:t xml:space="preserve">Arrays can be classified in two ways: </w:t>
      </w:r>
    </w:p>
    <w:p w14:paraId="0B8301C1" w14:textId="77777777" w:rsidR="00F141D6" w:rsidRPr="005B1A00" w:rsidRDefault="00681190" w:rsidP="00A4486E">
      <w:pPr>
        <w:pStyle w:val="ListParagraph"/>
        <w:numPr>
          <w:ilvl w:val="0"/>
          <w:numId w:val="26"/>
        </w:numPr>
        <w:spacing w:line="276" w:lineRule="auto"/>
        <w:rPr>
          <w:rFonts w:cs="Times New Roman"/>
        </w:rPr>
      </w:pPr>
      <w:proofErr w:type="gramStart"/>
      <w:r w:rsidRPr="005B1A00">
        <w:rPr>
          <w:rFonts w:cs="Times New Roman"/>
        </w:rPr>
        <w:t>On the basis of</w:t>
      </w:r>
      <w:proofErr w:type="gramEnd"/>
      <w:r w:rsidRPr="005B1A00">
        <w:rPr>
          <w:rFonts w:cs="Times New Roman"/>
        </w:rPr>
        <w:t xml:space="preserve"> Size</w:t>
      </w:r>
      <w:r w:rsidR="00F141D6" w:rsidRPr="005B1A00">
        <w:rPr>
          <w:rFonts w:cs="Times New Roman"/>
        </w:rPr>
        <w:t>.</w:t>
      </w:r>
    </w:p>
    <w:p w14:paraId="5495A90E" w14:textId="58DA9DDF" w:rsidR="00681190" w:rsidRPr="005B1A00" w:rsidRDefault="00681190" w:rsidP="00A4486E">
      <w:pPr>
        <w:pStyle w:val="ListParagraph"/>
        <w:numPr>
          <w:ilvl w:val="0"/>
          <w:numId w:val="26"/>
        </w:numPr>
        <w:spacing w:line="276" w:lineRule="auto"/>
        <w:rPr>
          <w:rFonts w:cs="Times New Roman"/>
        </w:rPr>
      </w:pPr>
      <w:proofErr w:type="gramStart"/>
      <w:r w:rsidRPr="005B1A00">
        <w:rPr>
          <w:rFonts w:cs="Times New Roman"/>
        </w:rPr>
        <w:t>On the basis of</w:t>
      </w:r>
      <w:proofErr w:type="gramEnd"/>
      <w:r w:rsidRPr="005B1A00">
        <w:rPr>
          <w:rFonts w:cs="Times New Roman"/>
        </w:rPr>
        <w:t xml:space="preserve"> Dimensions</w:t>
      </w:r>
      <w:r w:rsidR="00027212" w:rsidRPr="005B1A00">
        <w:rPr>
          <w:rFonts w:cs="Times New Roman"/>
        </w:rPr>
        <w:t>.</w:t>
      </w:r>
    </w:p>
    <w:p w14:paraId="13981D02" w14:textId="6F4EC930" w:rsidR="008D40D8" w:rsidRPr="005B1A00" w:rsidRDefault="008D40D8" w:rsidP="000138B6">
      <w:pPr>
        <w:spacing w:line="276" w:lineRule="auto"/>
        <w:rPr>
          <w:rFonts w:cs="Times New Roman"/>
        </w:rPr>
      </w:pPr>
      <w:r w:rsidRPr="005B1A00">
        <w:rPr>
          <w:rFonts w:cs="Times New Roman"/>
          <w:noProof/>
        </w:rPr>
        <w:lastRenderedPageBreak/>
        <w:drawing>
          <wp:inline distT="0" distB="0" distL="0" distR="0" wp14:anchorId="3C892F99" wp14:editId="5CBB293B">
            <wp:extent cx="6645910" cy="2987040"/>
            <wp:effectExtent l="0" t="0" r="2540" b="3810"/>
            <wp:docPr id="138889769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7694" name="Picture 1388897694"/>
                    <pic:cNvPicPr/>
                  </pic:nvPicPr>
                  <pic:blipFill>
                    <a:blip r:embed="rId25">
                      <a:extLst>
                        <a:ext uri="{28A0092B-C50C-407E-A947-70E740481C1C}">
                          <a14:useLocalDpi xmlns:a14="http://schemas.microsoft.com/office/drawing/2010/main" val="0"/>
                        </a:ext>
                      </a:extLst>
                    </a:blip>
                    <a:stretch>
                      <a:fillRect/>
                    </a:stretch>
                  </pic:blipFill>
                  <pic:spPr>
                    <a:xfrm>
                      <a:off x="0" y="0"/>
                      <a:ext cx="6645910" cy="2987040"/>
                    </a:xfrm>
                    <a:prstGeom prst="rect">
                      <a:avLst/>
                    </a:prstGeom>
                  </pic:spPr>
                </pic:pic>
              </a:graphicData>
            </a:graphic>
          </wp:inline>
        </w:drawing>
      </w:r>
    </w:p>
    <w:p w14:paraId="5E8FA928" w14:textId="6BD6A3FD" w:rsidR="00C53009" w:rsidRPr="005B1A00" w:rsidRDefault="00207021" w:rsidP="00A72E4F">
      <w:pPr>
        <w:pStyle w:val="Heading2"/>
        <w:numPr>
          <w:ilvl w:val="1"/>
          <w:numId w:val="83"/>
        </w:numPr>
        <w:rPr>
          <w:rFonts w:cs="Times New Roman"/>
        </w:rPr>
      </w:pPr>
      <w:r w:rsidRPr="005B1A00">
        <w:rPr>
          <w:rFonts w:cs="Times New Roman"/>
        </w:rPr>
        <w:t xml:space="preserve">Types of Arrays </w:t>
      </w:r>
      <w:proofErr w:type="gramStart"/>
      <w:r w:rsidRPr="005B1A00">
        <w:rPr>
          <w:rFonts w:cs="Times New Roman"/>
        </w:rPr>
        <w:t>on the basis of</w:t>
      </w:r>
      <w:proofErr w:type="gramEnd"/>
      <w:r w:rsidRPr="005B1A00">
        <w:rPr>
          <w:rFonts w:cs="Times New Roman"/>
        </w:rPr>
        <w:t xml:space="preserve"> Size: </w:t>
      </w:r>
    </w:p>
    <w:p w14:paraId="7A09EE5D" w14:textId="308A2674" w:rsidR="00C70D75" w:rsidRPr="005B1A00" w:rsidRDefault="00207021" w:rsidP="00A72E4F">
      <w:pPr>
        <w:pStyle w:val="Heading3"/>
        <w:numPr>
          <w:ilvl w:val="1"/>
          <w:numId w:val="66"/>
        </w:numPr>
        <w:rPr>
          <w:rFonts w:cs="Times New Roman"/>
        </w:rPr>
      </w:pPr>
      <w:r w:rsidRPr="005B1A00">
        <w:rPr>
          <w:rFonts w:cs="Times New Roman"/>
        </w:rPr>
        <w:t xml:space="preserve">Fixed Sized Arrays: </w:t>
      </w:r>
    </w:p>
    <w:p w14:paraId="05475CE1" w14:textId="1160F7BD" w:rsidR="00B07739" w:rsidRPr="005B1A00" w:rsidRDefault="00762DB6" w:rsidP="00083ECC">
      <w:pPr>
        <w:spacing w:line="276" w:lineRule="auto"/>
        <w:ind w:left="501"/>
        <w:rPr>
          <w:rFonts w:cs="Times New Roman"/>
        </w:rPr>
      </w:pPr>
      <w:r w:rsidRPr="005B1A00">
        <w:rPr>
          <w:rFonts w:cs="Times New Roman"/>
          <w:noProof/>
        </w:rPr>
        <mc:AlternateContent>
          <mc:Choice Requires="wps">
            <w:drawing>
              <wp:anchor distT="0" distB="0" distL="114300" distR="114300" simplePos="0" relativeHeight="251658264" behindDoc="0" locked="0" layoutInCell="1" allowOverlap="1" wp14:anchorId="73814931" wp14:editId="68F541A0">
                <wp:simplePos x="0" y="0"/>
                <wp:positionH relativeFrom="margin">
                  <wp:align>center</wp:align>
                </wp:positionH>
                <wp:positionV relativeFrom="paragraph">
                  <wp:posOffset>416560</wp:posOffset>
                </wp:positionV>
                <wp:extent cx="6127667" cy="2186940"/>
                <wp:effectExtent l="0" t="0" r="26035" b="22860"/>
                <wp:wrapNone/>
                <wp:docPr id="219311284" name="Rectangle 56"/>
                <wp:cNvGraphicFramePr/>
                <a:graphic xmlns:a="http://schemas.openxmlformats.org/drawingml/2006/main">
                  <a:graphicData uri="http://schemas.microsoft.com/office/word/2010/wordprocessingShape">
                    <wps:wsp>
                      <wps:cNvSpPr/>
                      <wps:spPr>
                        <a:xfrm>
                          <a:off x="0" y="0"/>
                          <a:ext cx="6127667" cy="21869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5B7122" w14:textId="77777777" w:rsidR="0003481A" w:rsidRPr="00762DB6" w:rsidRDefault="0003481A" w:rsidP="00701114">
                            <w:pPr>
                              <w:rPr>
                                <w:sz w:val="16"/>
                                <w:szCs w:val="16"/>
                              </w:rPr>
                            </w:pPr>
                            <w:r w:rsidRPr="00762DB6">
                              <w:rPr>
                                <w:sz w:val="16"/>
                                <w:szCs w:val="16"/>
                              </w:rPr>
                              <w:t xml:space="preserve">// Method 1 to create a fixed sized array. </w:t>
                            </w:r>
                          </w:p>
                          <w:p w14:paraId="090FCB32" w14:textId="77777777" w:rsidR="0003481A" w:rsidRPr="00762DB6" w:rsidRDefault="0003481A" w:rsidP="00701114">
                            <w:pPr>
                              <w:rPr>
                                <w:sz w:val="16"/>
                                <w:szCs w:val="16"/>
                              </w:rPr>
                            </w:pPr>
                            <w:r w:rsidRPr="00762DB6">
                              <w:rPr>
                                <w:sz w:val="16"/>
                                <w:szCs w:val="16"/>
                              </w:rPr>
                              <w:t>// Here the memory is allocated at compile time.</w:t>
                            </w:r>
                          </w:p>
                          <w:p w14:paraId="3DF2E63A" w14:textId="77777777" w:rsidR="0003481A" w:rsidRPr="00762DB6" w:rsidRDefault="0003481A" w:rsidP="00701114">
                            <w:pPr>
                              <w:rPr>
                                <w:sz w:val="16"/>
                                <w:szCs w:val="16"/>
                              </w:rPr>
                            </w:pPr>
                            <w:r w:rsidRPr="00762DB6">
                              <w:rPr>
                                <w:sz w:val="16"/>
                                <w:szCs w:val="16"/>
                              </w:rPr>
                              <w:t>int arr1[5];</w:t>
                            </w:r>
                          </w:p>
                          <w:p w14:paraId="2A771E39" w14:textId="77777777" w:rsidR="0003481A" w:rsidRPr="00762DB6" w:rsidRDefault="0003481A" w:rsidP="00701114">
                            <w:pPr>
                              <w:rPr>
                                <w:sz w:val="16"/>
                                <w:szCs w:val="16"/>
                              </w:rPr>
                            </w:pPr>
                            <w:r w:rsidRPr="00762DB6">
                              <w:rPr>
                                <w:sz w:val="16"/>
                                <w:szCs w:val="16"/>
                              </w:rPr>
                              <w:t>// Another way (creation and initialization both)</w:t>
                            </w:r>
                          </w:p>
                          <w:p w14:paraId="1A680CD1" w14:textId="6A25DBCA" w:rsidR="0003481A" w:rsidRPr="00762DB6" w:rsidRDefault="0003481A" w:rsidP="00701114">
                            <w:pPr>
                              <w:rPr>
                                <w:sz w:val="16"/>
                                <w:szCs w:val="16"/>
                              </w:rPr>
                            </w:pPr>
                            <w:r w:rsidRPr="00762DB6">
                              <w:rPr>
                                <w:sz w:val="16"/>
                                <w:szCs w:val="16"/>
                              </w:rPr>
                              <w:t xml:space="preserve">int arr2[5] = {1, 2, 3, 4, 5}; </w:t>
                            </w:r>
                          </w:p>
                          <w:p w14:paraId="24C06620" w14:textId="77777777" w:rsidR="0003481A" w:rsidRPr="00762DB6" w:rsidRDefault="0003481A" w:rsidP="00701114">
                            <w:pPr>
                              <w:rPr>
                                <w:sz w:val="16"/>
                                <w:szCs w:val="16"/>
                              </w:rPr>
                            </w:pPr>
                            <w:r w:rsidRPr="00762DB6">
                              <w:rPr>
                                <w:sz w:val="16"/>
                                <w:szCs w:val="16"/>
                              </w:rPr>
                              <w:t>// Method 2 to create a fixed sized array</w:t>
                            </w:r>
                          </w:p>
                          <w:p w14:paraId="041A95F2" w14:textId="77777777" w:rsidR="0003481A" w:rsidRPr="00762DB6" w:rsidRDefault="0003481A" w:rsidP="00701114">
                            <w:pPr>
                              <w:rPr>
                                <w:sz w:val="16"/>
                                <w:szCs w:val="16"/>
                              </w:rPr>
                            </w:pPr>
                            <w:r w:rsidRPr="00762DB6">
                              <w:rPr>
                                <w:sz w:val="16"/>
                                <w:szCs w:val="16"/>
                              </w:rPr>
                              <w:t>// Here memory is allocated at run time (Also</w:t>
                            </w:r>
                          </w:p>
                          <w:p w14:paraId="0AF720DC" w14:textId="77777777" w:rsidR="0003481A" w:rsidRPr="00762DB6" w:rsidRDefault="0003481A" w:rsidP="00701114">
                            <w:pPr>
                              <w:rPr>
                                <w:sz w:val="16"/>
                                <w:szCs w:val="16"/>
                              </w:rPr>
                            </w:pPr>
                            <w:r w:rsidRPr="00762DB6">
                              <w:rPr>
                                <w:sz w:val="16"/>
                                <w:szCs w:val="16"/>
                              </w:rPr>
                              <w:t>// known as dynamically allocated arrays)</w:t>
                            </w:r>
                          </w:p>
                          <w:p w14:paraId="4DE5F45B" w14:textId="45B45763" w:rsidR="0003481A" w:rsidRPr="00762DB6" w:rsidRDefault="0003481A" w:rsidP="00701114">
                            <w:pPr>
                              <w:rPr>
                                <w:sz w:val="16"/>
                                <w:szCs w:val="16"/>
                              </w:rPr>
                            </w:pPr>
                            <w:r w:rsidRPr="00762DB6">
                              <w:rPr>
                                <w:sz w:val="16"/>
                                <w:szCs w:val="16"/>
                              </w:rPr>
                              <w:t>int *</w:t>
                            </w:r>
                            <w:proofErr w:type="spellStart"/>
                            <w:r w:rsidRPr="00762DB6">
                              <w:rPr>
                                <w:sz w:val="16"/>
                                <w:szCs w:val="16"/>
                              </w:rPr>
                              <w:t>arr</w:t>
                            </w:r>
                            <w:proofErr w:type="spellEnd"/>
                            <w:r w:rsidRPr="00762DB6">
                              <w:rPr>
                                <w:sz w:val="16"/>
                                <w:szCs w:val="16"/>
                              </w:rPr>
                              <w:t xml:space="preserve"> = (int</w:t>
                            </w:r>
                            <w:proofErr w:type="gramStart"/>
                            <w:r w:rsidRPr="00762DB6">
                              <w:rPr>
                                <w:sz w:val="16"/>
                                <w:szCs w:val="16"/>
                              </w:rPr>
                              <w:t>*)malloc</w:t>
                            </w:r>
                            <w:proofErr w:type="gramEnd"/>
                            <w:r w:rsidRPr="00762DB6">
                              <w:rPr>
                                <w:sz w:val="16"/>
                                <w:szCs w:val="16"/>
                              </w:rPr>
                              <w:t xml:space="preserve">(n * </w:t>
                            </w:r>
                            <w:proofErr w:type="spellStart"/>
                            <w:r w:rsidRPr="00762DB6">
                              <w:rPr>
                                <w:sz w:val="16"/>
                                <w:szCs w:val="16"/>
                              </w:rPr>
                              <w:t>sizeof</w:t>
                            </w:r>
                            <w:proofErr w:type="spellEnd"/>
                            <w:r w:rsidRPr="00762DB6">
                              <w:rPr>
                                <w:sz w:val="16"/>
                                <w:szCs w:val="16"/>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14931" id="Rectangle 56" o:spid="_x0000_s1035" style="position:absolute;left:0;text-align:left;margin-left:0;margin-top:32.8pt;width:482.5pt;height:172.2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" filled="f" strokecolor="black [3200]">
                <v:stroke joinstyle="round"/>
                <v:textbox>
                  <w:txbxContent>
                    <w:p w14:paraId="025B7122" w14:textId="77777777" w:rsidR="0003481A" w:rsidRPr="00762DB6" w:rsidRDefault="0003481A" w:rsidP="00701114">
                      <w:pPr>
                        <w:rPr>
                          <w:sz w:val="16"/>
                          <w:szCs w:val="16"/>
                        </w:rPr>
                      </w:pPr>
                      <w:r w:rsidRPr="00762DB6">
                        <w:rPr>
                          <w:sz w:val="16"/>
                          <w:szCs w:val="16"/>
                        </w:rPr>
                        <w:t xml:space="preserve">// Method 1 to create a fixed sized array. </w:t>
                      </w:r>
                    </w:p>
                    <w:p w14:paraId="090FCB32" w14:textId="77777777" w:rsidR="0003481A" w:rsidRPr="00762DB6" w:rsidRDefault="0003481A" w:rsidP="00701114">
                      <w:pPr>
                        <w:rPr>
                          <w:sz w:val="16"/>
                          <w:szCs w:val="16"/>
                        </w:rPr>
                      </w:pPr>
                      <w:r w:rsidRPr="00762DB6">
                        <w:rPr>
                          <w:sz w:val="16"/>
                          <w:szCs w:val="16"/>
                        </w:rPr>
                        <w:t>// Here the memory is allocated at compile time.</w:t>
                      </w:r>
                    </w:p>
                    <w:p w14:paraId="3DF2E63A" w14:textId="77777777" w:rsidR="0003481A" w:rsidRPr="00762DB6" w:rsidRDefault="0003481A" w:rsidP="00701114">
                      <w:pPr>
                        <w:rPr>
                          <w:sz w:val="16"/>
                          <w:szCs w:val="16"/>
                        </w:rPr>
                      </w:pPr>
                      <w:r w:rsidRPr="00762DB6">
                        <w:rPr>
                          <w:sz w:val="16"/>
                          <w:szCs w:val="16"/>
                        </w:rPr>
                        <w:t>int arr1[5];</w:t>
                      </w:r>
                    </w:p>
                    <w:p w14:paraId="2A771E39" w14:textId="77777777" w:rsidR="0003481A" w:rsidRPr="00762DB6" w:rsidRDefault="0003481A" w:rsidP="00701114">
                      <w:pPr>
                        <w:rPr>
                          <w:sz w:val="16"/>
                          <w:szCs w:val="16"/>
                        </w:rPr>
                      </w:pPr>
                      <w:r w:rsidRPr="00762DB6">
                        <w:rPr>
                          <w:sz w:val="16"/>
                          <w:szCs w:val="16"/>
                        </w:rPr>
                        <w:t>// Another way (creation and initialization both)</w:t>
                      </w:r>
                    </w:p>
                    <w:p w14:paraId="1A680CD1" w14:textId="6A25DBCA" w:rsidR="0003481A" w:rsidRPr="00762DB6" w:rsidRDefault="0003481A" w:rsidP="00701114">
                      <w:pPr>
                        <w:rPr>
                          <w:sz w:val="16"/>
                          <w:szCs w:val="16"/>
                        </w:rPr>
                      </w:pPr>
                      <w:r w:rsidRPr="00762DB6">
                        <w:rPr>
                          <w:sz w:val="16"/>
                          <w:szCs w:val="16"/>
                        </w:rPr>
                        <w:t xml:space="preserve">int arr2[5] = {1, 2, 3, 4, 5}; </w:t>
                      </w:r>
                    </w:p>
                    <w:p w14:paraId="24C06620" w14:textId="77777777" w:rsidR="0003481A" w:rsidRPr="00762DB6" w:rsidRDefault="0003481A" w:rsidP="00701114">
                      <w:pPr>
                        <w:rPr>
                          <w:sz w:val="16"/>
                          <w:szCs w:val="16"/>
                        </w:rPr>
                      </w:pPr>
                      <w:r w:rsidRPr="00762DB6">
                        <w:rPr>
                          <w:sz w:val="16"/>
                          <w:szCs w:val="16"/>
                        </w:rPr>
                        <w:t>// Method 2 to create a fixed sized array</w:t>
                      </w:r>
                    </w:p>
                    <w:p w14:paraId="041A95F2" w14:textId="77777777" w:rsidR="0003481A" w:rsidRPr="00762DB6" w:rsidRDefault="0003481A" w:rsidP="00701114">
                      <w:pPr>
                        <w:rPr>
                          <w:sz w:val="16"/>
                          <w:szCs w:val="16"/>
                        </w:rPr>
                      </w:pPr>
                      <w:r w:rsidRPr="00762DB6">
                        <w:rPr>
                          <w:sz w:val="16"/>
                          <w:szCs w:val="16"/>
                        </w:rPr>
                        <w:t>// Here memory is allocated at run time (Also</w:t>
                      </w:r>
                    </w:p>
                    <w:p w14:paraId="0AF720DC" w14:textId="77777777" w:rsidR="0003481A" w:rsidRPr="00762DB6" w:rsidRDefault="0003481A" w:rsidP="00701114">
                      <w:pPr>
                        <w:rPr>
                          <w:sz w:val="16"/>
                          <w:szCs w:val="16"/>
                        </w:rPr>
                      </w:pPr>
                      <w:r w:rsidRPr="00762DB6">
                        <w:rPr>
                          <w:sz w:val="16"/>
                          <w:szCs w:val="16"/>
                        </w:rPr>
                        <w:t>// known as dynamically allocated arrays)</w:t>
                      </w:r>
                    </w:p>
                    <w:p w14:paraId="4DE5F45B" w14:textId="45B45763" w:rsidR="0003481A" w:rsidRPr="00762DB6" w:rsidRDefault="0003481A" w:rsidP="00701114">
                      <w:pPr>
                        <w:rPr>
                          <w:sz w:val="16"/>
                          <w:szCs w:val="16"/>
                        </w:rPr>
                      </w:pPr>
                      <w:r w:rsidRPr="00762DB6">
                        <w:rPr>
                          <w:sz w:val="16"/>
                          <w:szCs w:val="16"/>
                        </w:rPr>
                        <w:t>int *</w:t>
                      </w:r>
                      <w:proofErr w:type="spellStart"/>
                      <w:r w:rsidRPr="00762DB6">
                        <w:rPr>
                          <w:sz w:val="16"/>
                          <w:szCs w:val="16"/>
                        </w:rPr>
                        <w:t>arr</w:t>
                      </w:r>
                      <w:proofErr w:type="spellEnd"/>
                      <w:r w:rsidRPr="00762DB6">
                        <w:rPr>
                          <w:sz w:val="16"/>
                          <w:szCs w:val="16"/>
                        </w:rPr>
                        <w:t xml:space="preserve"> = (int</w:t>
                      </w:r>
                      <w:proofErr w:type="gramStart"/>
                      <w:r w:rsidRPr="00762DB6">
                        <w:rPr>
                          <w:sz w:val="16"/>
                          <w:szCs w:val="16"/>
                        </w:rPr>
                        <w:t>*)malloc</w:t>
                      </w:r>
                      <w:proofErr w:type="gramEnd"/>
                      <w:r w:rsidRPr="00762DB6">
                        <w:rPr>
                          <w:sz w:val="16"/>
                          <w:szCs w:val="16"/>
                        </w:rPr>
                        <w:t xml:space="preserve">(n * </w:t>
                      </w:r>
                      <w:proofErr w:type="spellStart"/>
                      <w:r w:rsidRPr="00762DB6">
                        <w:rPr>
                          <w:sz w:val="16"/>
                          <w:szCs w:val="16"/>
                        </w:rPr>
                        <w:t>sizeof</w:t>
                      </w:r>
                      <w:proofErr w:type="spellEnd"/>
                      <w:r w:rsidRPr="00762DB6">
                        <w:rPr>
                          <w:sz w:val="16"/>
                          <w:szCs w:val="16"/>
                        </w:rPr>
                        <w:t>(int));</w:t>
                      </w:r>
                    </w:p>
                  </w:txbxContent>
                </v:textbox>
                <w10:wrap anchorx="margin"/>
              </v:rect>
            </w:pict>
          </mc:Fallback>
        </mc:AlternateContent>
      </w:r>
      <w:r w:rsidR="00207021" w:rsidRPr="005B1A00">
        <w:rPr>
          <w:rFonts w:cs="Times New Roman"/>
        </w:rPr>
        <w:t>We cannot alter or update the size of this array. Here only a fixed size (</w:t>
      </w:r>
      <w:proofErr w:type="spellStart"/>
      <w:proofErr w:type="gramStart"/>
      <w:r w:rsidR="00207021" w:rsidRPr="005B1A00">
        <w:rPr>
          <w:rFonts w:cs="Times New Roman"/>
        </w:rPr>
        <w:t>i,e</w:t>
      </w:r>
      <w:proofErr w:type="spellEnd"/>
      <w:r w:rsidR="00207021" w:rsidRPr="005B1A00">
        <w:rPr>
          <w:rFonts w:cs="Times New Roman"/>
        </w:rPr>
        <w:t>.</w:t>
      </w:r>
      <w:proofErr w:type="gramEnd"/>
      <w:r w:rsidR="00207021" w:rsidRPr="005B1A00">
        <w:rPr>
          <w:rFonts w:cs="Times New Roman"/>
        </w:rPr>
        <w:t xml:space="preserve"> the size that is mentioned in square brackets []) of memory will be allocated for storage.</w:t>
      </w:r>
    </w:p>
    <w:p w14:paraId="4944E302" w14:textId="16E95B51" w:rsidR="00766316" w:rsidRPr="005B1A00" w:rsidRDefault="00766316" w:rsidP="000138B6">
      <w:pPr>
        <w:pStyle w:val="ListParagraph"/>
        <w:spacing w:line="276" w:lineRule="auto"/>
        <w:rPr>
          <w:rFonts w:cs="Times New Roman"/>
        </w:rPr>
      </w:pPr>
    </w:p>
    <w:p w14:paraId="3F97E2A5" w14:textId="77777777" w:rsidR="00786CD5" w:rsidRPr="005B1A00" w:rsidRDefault="00786CD5" w:rsidP="000138B6">
      <w:pPr>
        <w:spacing w:line="276" w:lineRule="auto"/>
        <w:rPr>
          <w:rFonts w:cs="Times New Roman"/>
        </w:rPr>
      </w:pPr>
    </w:p>
    <w:p w14:paraId="399B24E1" w14:textId="77777777" w:rsidR="00786CD5" w:rsidRPr="005B1A00" w:rsidRDefault="00786CD5" w:rsidP="000138B6">
      <w:pPr>
        <w:spacing w:line="276" w:lineRule="auto"/>
        <w:rPr>
          <w:rFonts w:cs="Times New Roman"/>
        </w:rPr>
      </w:pPr>
    </w:p>
    <w:p w14:paraId="068F1E14" w14:textId="77777777" w:rsidR="00786CD5" w:rsidRPr="005B1A00" w:rsidRDefault="00786CD5" w:rsidP="000138B6">
      <w:pPr>
        <w:spacing w:line="276" w:lineRule="auto"/>
        <w:rPr>
          <w:rFonts w:cs="Times New Roman"/>
        </w:rPr>
      </w:pPr>
    </w:p>
    <w:p w14:paraId="74469448" w14:textId="77777777" w:rsidR="00786CD5" w:rsidRPr="005B1A00" w:rsidRDefault="00786CD5" w:rsidP="000138B6">
      <w:pPr>
        <w:spacing w:line="276" w:lineRule="auto"/>
        <w:rPr>
          <w:rFonts w:cs="Times New Roman"/>
        </w:rPr>
      </w:pPr>
    </w:p>
    <w:p w14:paraId="4B190BCF" w14:textId="77777777" w:rsidR="00786CD5" w:rsidRPr="005B1A00" w:rsidRDefault="00786CD5" w:rsidP="000138B6">
      <w:pPr>
        <w:spacing w:line="276" w:lineRule="auto"/>
        <w:rPr>
          <w:rFonts w:cs="Times New Roman"/>
        </w:rPr>
      </w:pPr>
    </w:p>
    <w:p w14:paraId="3445A8A6" w14:textId="77777777" w:rsidR="00786CD5" w:rsidRPr="005B1A00" w:rsidRDefault="00786CD5" w:rsidP="000138B6">
      <w:pPr>
        <w:spacing w:line="276" w:lineRule="auto"/>
        <w:rPr>
          <w:rFonts w:cs="Times New Roman"/>
        </w:rPr>
      </w:pPr>
    </w:p>
    <w:p w14:paraId="690996C0" w14:textId="77777777" w:rsidR="006461F9" w:rsidRPr="005B1A00" w:rsidRDefault="006461F9" w:rsidP="000138B6">
      <w:pPr>
        <w:spacing w:line="276" w:lineRule="auto"/>
        <w:rPr>
          <w:rFonts w:cs="Times New Roman"/>
        </w:rPr>
      </w:pPr>
    </w:p>
    <w:p w14:paraId="5EF3EFF1" w14:textId="77777777" w:rsidR="00786CD5" w:rsidRPr="005B1A00" w:rsidRDefault="00786CD5" w:rsidP="000138B6">
      <w:pPr>
        <w:spacing w:line="276" w:lineRule="auto"/>
        <w:rPr>
          <w:rFonts w:cs="Times New Roman"/>
        </w:rPr>
      </w:pPr>
    </w:p>
    <w:p w14:paraId="3A158722" w14:textId="4918569A" w:rsidR="00786CD5" w:rsidRPr="005B1A00" w:rsidRDefault="001018B6" w:rsidP="00A72E4F">
      <w:pPr>
        <w:pStyle w:val="Heading3"/>
        <w:numPr>
          <w:ilvl w:val="1"/>
          <w:numId w:val="66"/>
        </w:numPr>
        <w:rPr>
          <w:rFonts w:cs="Times New Roman"/>
        </w:rPr>
      </w:pPr>
      <w:r w:rsidRPr="005B1A00">
        <w:rPr>
          <w:rFonts w:cs="Times New Roman"/>
        </w:rPr>
        <w:t>Dynamic Sized Arrays:</w:t>
      </w:r>
    </w:p>
    <w:p w14:paraId="745A9598" w14:textId="2629543F" w:rsidR="00A5630F" w:rsidRPr="005B1A00" w:rsidRDefault="005F096C" w:rsidP="000138B6">
      <w:pPr>
        <w:pStyle w:val="ListParagraph"/>
        <w:spacing w:line="276" w:lineRule="auto"/>
        <w:rPr>
          <w:rFonts w:cs="Times New Roman"/>
          <w:sz w:val="24"/>
          <w:szCs w:val="24"/>
        </w:rPr>
      </w:pPr>
      <w:r w:rsidRPr="005B1A00">
        <w:rPr>
          <w:rFonts w:cs="Times New Roman"/>
          <w:sz w:val="24"/>
          <w:szCs w:val="24"/>
        </w:rPr>
        <w:t>The size of the array changes as per user requirements during execution of code so the coders do not have to worry about sizes. They can add and removed the elements as per the need. The memory is mostly dynamically allocated and de-allocated in these arrays.</w:t>
      </w:r>
    </w:p>
    <w:p w14:paraId="2E1A594F" w14:textId="51705202" w:rsidR="005F096C" w:rsidRPr="005B1A00" w:rsidRDefault="005F096C" w:rsidP="000138B6">
      <w:pPr>
        <w:pStyle w:val="ListParagraph"/>
        <w:spacing w:line="276" w:lineRule="auto"/>
        <w:rPr>
          <w:rFonts w:cs="Times New Roman"/>
          <w:sz w:val="24"/>
          <w:szCs w:val="24"/>
        </w:rPr>
      </w:pPr>
      <w:r w:rsidRPr="005B1A00">
        <w:rPr>
          <w:rFonts w:cs="Times New Roman"/>
          <w:noProof/>
          <w:sz w:val="24"/>
          <w:szCs w:val="24"/>
        </w:rPr>
        <mc:AlternateContent>
          <mc:Choice Requires="wps">
            <w:drawing>
              <wp:anchor distT="0" distB="0" distL="114300" distR="114300" simplePos="0" relativeHeight="251658265" behindDoc="0" locked="0" layoutInCell="1" allowOverlap="1" wp14:anchorId="5D06FFC6" wp14:editId="0D78D893">
                <wp:simplePos x="0" y="0"/>
                <wp:positionH relativeFrom="column">
                  <wp:posOffset>469075</wp:posOffset>
                </wp:positionH>
                <wp:positionV relativeFrom="paragraph">
                  <wp:posOffset>91679</wp:posOffset>
                </wp:positionV>
                <wp:extent cx="5890161" cy="724395"/>
                <wp:effectExtent l="0" t="0" r="15875" b="19050"/>
                <wp:wrapNone/>
                <wp:docPr id="2106245344" name="Rectangle 57"/>
                <wp:cNvGraphicFramePr/>
                <a:graphic xmlns:a="http://schemas.openxmlformats.org/drawingml/2006/main">
                  <a:graphicData uri="http://schemas.microsoft.com/office/word/2010/wordprocessingShape">
                    <wps:wsp>
                      <wps:cNvSpPr/>
                      <wps:spPr>
                        <a:xfrm>
                          <a:off x="0" y="0"/>
                          <a:ext cx="5890161" cy="7243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EDAEA5" w14:textId="77777777" w:rsidR="00DD5F40" w:rsidRPr="00E21E5E" w:rsidRDefault="00DD5F40" w:rsidP="00DD5F40">
                            <w:pPr>
                              <w:rPr>
                                <w:sz w:val="24"/>
                                <w:szCs w:val="24"/>
                              </w:rPr>
                            </w:pPr>
                            <w:r w:rsidRPr="00E21E5E">
                              <w:rPr>
                                <w:sz w:val="24"/>
                                <w:szCs w:val="24"/>
                              </w:rPr>
                              <w:t>// C does not seem to support</w:t>
                            </w:r>
                          </w:p>
                          <w:p w14:paraId="713C5862" w14:textId="3751BD7E" w:rsidR="00DD5F40" w:rsidRPr="00E21E5E" w:rsidRDefault="00DD5F40" w:rsidP="00DD5F40">
                            <w:pPr>
                              <w:rPr>
                                <w:sz w:val="24"/>
                                <w:szCs w:val="24"/>
                              </w:rPr>
                            </w:pPr>
                            <w:r w:rsidRPr="00E21E5E">
                              <w:rPr>
                                <w:sz w:val="24"/>
                                <w:szCs w:val="24"/>
                              </w:rPr>
                              <w:t>// dynamic sized arrays as of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6FFC6" id="Rectangle 57" o:spid="_x0000_s1036" style="position:absolute;left:0;text-align:left;margin-left:36.95pt;margin-top:7.2pt;width:463.8pt;height:57.05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" filled="f" strokecolor="black [3200]">
                <v:stroke joinstyle="round"/>
                <v:textbox>
                  <w:txbxContent>
                    <w:p w14:paraId="16EDAEA5" w14:textId="77777777" w:rsidR="00DD5F40" w:rsidRPr="00E21E5E" w:rsidRDefault="00DD5F40" w:rsidP="00DD5F40">
                      <w:pPr>
                        <w:rPr>
                          <w:sz w:val="24"/>
                          <w:szCs w:val="24"/>
                        </w:rPr>
                      </w:pPr>
                      <w:r w:rsidRPr="00E21E5E">
                        <w:rPr>
                          <w:sz w:val="24"/>
                          <w:szCs w:val="24"/>
                        </w:rPr>
                        <w:t>// C does not seem to support</w:t>
                      </w:r>
                    </w:p>
                    <w:p w14:paraId="713C5862" w14:textId="3751BD7E" w:rsidR="00DD5F40" w:rsidRPr="00E21E5E" w:rsidRDefault="00DD5F40" w:rsidP="00DD5F40">
                      <w:pPr>
                        <w:rPr>
                          <w:sz w:val="24"/>
                          <w:szCs w:val="24"/>
                        </w:rPr>
                      </w:pPr>
                      <w:r w:rsidRPr="00E21E5E">
                        <w:rPr>
                          <w:sz w:val="24"/>
                          <w:szCs w:val="24"/>
                        </w:rPr>
                        <w:t>// dynamic sized arrays as of now</w:t>
                      </w:r>
                    </w:p>
                  </w:txbxContent>
                </v:textbox>
              </v:rect>
            </w:pict>
          </mc:Fallback>
        </mc:AlternateContent>
      </w:r>
    </w:p>
    <w:p w14:paraId="71E169EE" w14:textId="77777777" w:rsidR="001018B6" w:rsidRPr="005B1A00" w:rsidRDefault="001018B6" w:rsidP="000138B6">
      <w:pPr>
        <w:pStyle w:val="ListParagraph"/>
        <w:spacing w:line="276" w:lineRule="auto"/>
        <w:rPr>
          <w:rFonts w:cs="Times New Roman"/>
          <w:b/>
          <w:bCs/>
        </w:rPr>
      </w:pPr>
    </w:p>
    <w:p w14:paraId="09270392" w14:textId="77777777" w:rsidR="0015181A" w:rsidRPr="005B1A00" w:rsidRDefault="0015181A" w:rsidP="000138B6">
      <w:pPr>
        <w:spacing w:line="276" w:lineRule="auto"/>
        <w:rPr>
          <w:rFonts w:cs="Times New Roman"/>
        </w:rPr>
      </w:pPr>
    </w:p>
    <w:p w14:paraId="51D72041" w14:textId="77777777" w:rsidR="0015181A" w:rsidRPr="005B1A00" w:rsidRDefault="0015181A" w:rsidP="000138B6">
      <w:pPr>
        <w:spacing w:line="276" w:lineRule="auto"/>
        <w:rPr>
          <w:rFonts w:cs="Times New Roman"/>
        </w:rPr>
      </w:pPr>
    </w:p>
    <w:p w14:paraId="17B84B62" w14:textId="0676A99F" w:rsidR="0015181A" w:rsidRPr="005B1A00" w:rsidRDefault="0015181A" w:rsidP="00A72E4F">
      <w:pPr>
        <w:pStyle w:val="Heading2"/>
        <w:numPr>
          <w:ilvl w:val="0"/>
          <w:numId w:val="66"/>
        </w:numPr>
        <w:rPr>
          <w:rFonts w:cs="Times New Roman"/>
        </w:rPr>
      </w:pPr>
      <w:r w:rsidRPr="005B1A00">
        <w:rPr>
          <w:rFonts w:cs="Times New Roman"/>
        </w:rPr>
        <w:lastRenderedPageBreak/>
        <w:t xml:space="preserve">Types of Arrays </w:t>
      </w:r>
      <w:proofErr w:type="gramStart"/>
      <w:r w:rsidRPr="005B1A00">
        <w:rPr>
          <w:rFonts w:cs="Times New Roman"/>
        </w:rPr>
        <w:t>on the basis of</w:t>
      </w:r>
      <w:proofErr w:type="gramEnd"/>
      <w:r w:rsidRPr="005B1A00">
        <w:rPr>
          <w:rFonts w:cs="Times New Roman"/>
        </w:rPr>
        <w:t xml:space="preserve"> Dimensions:</w:t>
      </w:r>
    </w:p>
    <w:p w14:paraId="7A029E64" w14:textId="60E5C8FF" w:rsidR="0015181A" w:rsidRPr="005B1A00" w:rsidRDefault="008F4402" w:rsidP="00A72E4F">
      <w:pPr>
        <w:pStyle w:val="Heading3"/>
        <w:numPr>
          <w:ilvl w:val="1"/>
          <w:numId w:val="90"/>
        </w:numPr>
        <w:rPr>
          <w:rFonts w:cs="Times New Roman"/>
        </w:rPr>
      </w:pPr>
      <w:r w:rsidRPr="005B1A00">
        <w:rPr>
          <w:rFonts w:cs="Times New Roman"/>
        </w:rPr>
        <w:t xml:space="preserve">One-dimensional </w:t>
      </w:r>
      <w:proofErr w:type="gramStart"/>
      <w:r w:rsidRPr="005B1A00">
        <w:rPr>
          <w:rFonts w:cs="Times New Roman"/>
        </w:rPr>
        <w:t>Array(</w:t>
      </w:r>
      <w:proofErr w:type="gramEnd"/>
      <w:r w:rsidRPr="005B1A00">
        <w:rPr>
          <w:rFonts w:cs="Times New Roman"/>
        </w:rPr>
        <w:t>1-D Array):</w:t>
      </w:r>
    </w:p>
    <w:p w14:paraId="0B8DA93E" w14:textId="5B1BF4AF" w:rsidR="008F4402" w:rsidRPr="005B1A00" w:rsidRDefault="00190D81" w:rsidP="000138B6">
      <w:pPr>
        <w:pStyle w:val="ListParagraph"/>
        <w:spacing w:line="276" w:lineRule="auto"/>
        <w:rPr>
          <w:rFonts w:cs="Times New Roman"/>
          <w:sz w:val="24"/>
          <w:szCs w:val="24"/>
        </w:rPr>
      </w:pPr>
      <w:r w:rsidRPr="005B1A00">
        <w:rPr>
          <w:rFonts w:cs="Times New Roman"/>
          <w:sz w:val="24"/>
          <w:szCs w:val="24"/>
        </w:rPr>
        <w:t xml:space="preserve">You can imagine a </w:t>
      </w:r>
      <w:r w:rsidR="001C313E" w:rsidRPr="005B1A00">
        <w:rPr>
          <w:rFonts w:cs="Times New Roman"/>
          <w:sz w:val="24"/>
          <w:szCs w:val="24"/>
        </w:rPr>
        <w:t>1D</w:t>
      </w:r>
      <w:r w:rsidRPr="005B1A00">
        <w:rPr>
          <w:rFonts w:cs="Times New Roman"/>
          <w:sz w:val="24"/>
          <w:szCs w:val="24"/>
        </w:rPr>
        <w:t xml:space="preserve"> array as a row, where elements are stored one after another.</w:t>
      </w:r>
    </w:p>
    <w:p w14:paraId="561A0A25" w14:textId="77777777" w:rsidR="00CE4413" w:rsidRPr="005B1A00" w:rsidRDefault="00817567" w:rsidP="00F20A73">
      <w:pPr>
        <w:spacing w:line="276" w:lineRule="auto"/>
        <w:rPr>
          <w:rStyle w:val="Heading3Char"/>
          <w:rFonts w:cs="Times New Roman"/>
        </w:rPr>
      </w:pPr>
      <w:r w:rsidRPr="005B1A00">
        <w:rPr>
          <w:rFonts w:cs="Times New Roman"/>
          <w:noProof/>
        </w:rPr>
        <w:drawing>
          <wp:inline distT="0" distB="0" distL="0" distR="0" wp14:anchorId="77103E90" wp14:editId="427643B2">
            <wp:extent cx="6460176" cy="2200275"/>
            <wp:effectExtent l="0" t="0" r="0" b="0"/>
            <wp:docPr id="17929680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6807" name="Picture 179296807"/>
                    <pic:cNvPicPr/>
                  </pic:nvPicPr>
                  <pic:blipFill>
                    <a:blip r:embed="rId26">
                      <a:extLst>
                        <a:ext uri="{28A0092B-C50C-407E-A947-70E740481C1C}">
                          <a14:useLocalDpi xmlns:a14="http://schemas.microsoft.com/office/drawing/2010/main" val="0"/>
                        </a:ext>
                      </a:extLst>
                    </a:blip>
                    <a:stretch>
                      <a:fillRect/>
                    </a:stretch>
                  </pic:blipFill>
                  <pic:spPr>
                    <a:xfrm>
                      <a:off x="0" y="0"/>
                      <a:ext cx="6463757" cy="2201495"/>
                    </a:xfrm>
                    <a:prstGeom prst="rect">
                      <a:avLst/>
                    </a:prstGeom>
                  </pic:spPr>
                </pic:pic>
              </a:graphicData>
            </a:graphic>
          </wp:inline>
        </w:drawing>
      </w:r>
    </w:p>
    <w:p w14:paraId="138E6F37" w14:textId="570AD855" w:rsidR="00817567" w:rsidRPr="005B1A00" w:rsidRDefault="00817567" w:rsidP="00A72E4F">
      <w:pPr>
        <w:pStyle w:val="Heading3"/>
        <w:numPr>
          <w:ilvl w:val="0"/>
          <w:numId w:val="91"/>
        </w:numPr>
        <w:rPr>
          <w:rFonts w:cs="Times New Roman"/>
        </w:rPr>
      </w:pPr>
      <w:r w:rsidRPr="005B1A00">
        <w:rPr>
          <w:rFonts w:cs="Times New Roman"/>
        </w:rPr>
        <w:t>Multi-dimensional Array:</w:t>
      </w:r>
    </w:p>
    <w:p w14:paraId="3C8D1166" w14:textId="2D1474BE" w:rsidR="00C23832" w:rsidRPr="005B1A00" w:rsidRDefault="00817567" w:rsidP="00CE4413">
      <w:pPr>
        <w:spacing w:line="276" w:lineRule="auto"/>
        <w:rPr>
          <w:rFonts w:cs="Times New Roman"/>
          <w:sz w:val="24"/>
          <w:szCs w:val="24"/>
        </w:rPr>
      </w:pPr>
      <w:r w:rsidRPr="005B1A00">
        <w:rPr>
          <w:rFonts w:cs="Times New Roman"/>
          <w:sz w:val="24"/>
          <w:szCs w:val="24"/>
        </w:rPr>
        <w:t xml:space="preserve">This array </w:t>
      </w:r>
      <w:proofErr w:type="gramStart"/>
      <w:r w:rsidRPr="005B1A00">
        <w:rPr>
          <w:rFonts w:cs="Times New Roman"/>
          <w:sz w:val="24"/>
          <w:szCs w:val="24"/>
        </w:rPr>
        <w:t>are</w:t>
      </w:r>
      <w:proofErr w:type="gramEnd"/>
      <w:r w:rsidRPr="005B1A00">
        <w:rPr>
          <w:rFonts w:cs="Times New Roman"/>
          <w:sz w:val="24"/>
          <w:szCs w:val="24"/>
        </w:rPr>
        <w:t xml:space="preserve"> used to store complex data in the form of </w:t>
      </w:r>
      <w:r w:rsidR="001C313E" w:rsidRPr="005B1A00">
        <w:rPr>
          <w:rFonts w:cs="Times New Roman"/>
          <w:sz w:val="24"/>
          <w:szCs w:val="24"/>
        </w:rPr>
        <w:t xml:space="preserve">a </w:t>
      </w:r>
      <w:r w:rsidRPr="005B1A00">
        <w:rPr>
          <w:rFonts w:cs="Times New Roman"/>
          <w:sz w:val="24"/>
          <w:szCs w:val="24"/>
        </w:rPr>
        <w:t>row and column</w:t>
      </w:r>
      <w:r w:rsidR="00F91FDB" w:rsidRPr="005B1A00">
        <w:rPr>
          <w:rFonts w:cs="Times New Roman"/>
          <w:sz w:val="24"/>
          <w:szCs w:val="24"/>
        </w:rPr>
        <w:t xml:space="preserve"> or table</w:t>
      </w:r>
      <w:r w:rsidRPr="005B1A00">
        <w:rPr>
          <w:rFonts w:cs="Times New Roman"/>
          <w:sz w:val="24"/>
          <w:szCs w:val="24"/>
        </w:rPr>
        <w:t xml:space="preserve">. </w:t>
      </w:r>
      <w:r w:rsidR="00C23832" w:rsidRPr="005B1A00">
        <w:rPr>
          <w:rFonts w:cs="Times New Roman"/>
          <w:sz w:val="24"/>
          <w:szCs w:val="24"/>
        </w:rPr>
        <w:t>We can have 2-D arrays, 3-D arrays, 4-D arrays</w:t>
      </w:r>
      <w:r w:rsidR="00AF320B" w:rsidRPr="005B1A00">
        <w:rPr>
          <w:rFonts w:cs="Times New Roman"/>
          <w:sz w:val="24"/>
          <w:szCs w:val="24"/>
        </w:rPr>
        <w:t>,</w:t>
      </w:r>
      <w:r w:rsidR="00C23832" w:rsidRPr="005B1A00">
        <w:rPr>
          <w:rFonts w:cs="Times New Roman"/>
          <w:sz w:val="24"/>
          <w:szCs w:val="24"/>
        </w:rPr>
        <w:t xml:space="preserve"> and so on.</w:t>
      </w:r>
    </w:p>
    <w:p w14:paraId="27964036" w14:textId="4595C965" w:rsidR="00B87B99" w:rsidRPr="005B1A00" w:rsidRDefault="00E602BD" w:rsidP="00A72E4F">
      <w:pPr>
        <w:pStyle w:val="ListParagraph"/>
        <w:numPr>
          <w:ilvl w:val="0"/>
          <w:numId w:val="92"/>
        </w:numPr>
        <w:rPr>
          <w:rFonts w:cs="Times New Roman"/>
          <w:b/>
          <w:bCs/>
          <w:sz w:val="24"/>
          <w:szCs w:val="24"/>
        </w:rPr>
      </w:pPr>
      <w:r w:rsidRPr="005B1A00">
        <w:rPr>
          <w:rFonts w:cs="Times New Roman"/>
          <w:b/>
          <w:bCs/>
          <w:sz w:val="24"/>
          <w:szCs w:val="24"/>
        </w:rPr>
        <w:t xml:space="preserve">Two </w:t>
      </w:r>
      <w:r w:rsidR="00EB6F2E" w:rsidRPr="005B1A00">
        <w:rPr>
          <w:rFonts w:cs="Times New Roman"/>
          <w:b/>
          <w:bCs/>
          <w:sz w:val="24"/>
          <w:szCs w:val="24"/>
        </w:rPr>
        <w:t xml:space="preserve">dimensional </w:t>
      </w:r>
      <w:proofErr w:type="gramStart"/>
      <w:r w:rsidR="00EB6F2E" w:rsidRPr="005B1A00">
        <w:rPr>
          <w:rFonts w:cs="Times New Roman"/>
          <w:b/>
          <w:bCs/>
          <w:sz w:val="24"/>
          <w:szCs w:val="24"/>
        </w:rPr>
        <w:t>array(</w:t>
      </w:r>
      <w:proofErr w:type="gramEnd"/>
      <w:r w:rsidR="00EB6F2E" w:rsidRPr="005B1A00">
        <w:rPr>
          <w:rFonts w:cs="Times New Roman"/>
          <w:b/>
          <w:bCs/>
          <w:sz w:val="24"/>
          <w:szCs w:val="24"/>
        </w:rPr>
        <w:t xml:space="preserve">2-D Array </w:t>
      </w:r>
      <w:r w:rsidR="004B51C9" w:rsidRPr="005B1A00">
        <w:rPr>
          <w:rFonts w:cs="Times New Roman"/>
          <w:b/>
          <w:bCs/>
          <w:sz w:val="24"/>
          <w:szCs w:val="24"/>
        </w:rPr>
        <w:t xml:space="preserve">or </w:t>
      </w:r>
      <w:r w:rsidR="00B30D8F" w:rsidRPr="005B1A00">
        <w:rPr>
          <w:rFonts w:cs="Times New Roman"/>
          <w:b/>
          <w:bCs/>
          <w:sz w:val="24"/>
          <w:szCs w:val="24"/>
        </w:rPr>
        <w:t>Matrix</w:t>
      </w:r>
      <w:r w:rsidR="00C51303" w:rsidRPr="005B1A00">
        <w:rPr>
          <w:rFonts w:cs="Times New Roman"/>
          <w:b/>
          <w:bCs/>
          <w:sz w:val="24"/>
          <w:szCs w:val="24"/>
        </w:rPr>
        <w:t xml:space="preserve">): </w:t>
      </w:r>
      <w:r w:rsidR="00762A27" w:rsidRPr="005B1A00">
        <w:rPr>
          <w:rFonts w:cs="Times New Roman"/>
          <w:b/>
          <w:bCs/>
          <w:sz w:val="24"/>
          <w:szCs w:val="24"/>
        </w:rPr>
        <w:t xml:space="preserve"> </w:t>
      </w:r>
    </w:p>
    <w:p w14:paraId="5720EB3D" w14:textId="4D6D30A7" w:rsidR="00273D86" w:rsidRPr="005B1A00" w:rsidRDefault="00E727AD" w:rsidP="00CE23B8">
      <w:pPr>
        <w:spacing w:line="276" w:lineRule="auto"/>
        <w:ind w:firstLine="643"/>
        <w:rPr>
          <w:rFonts w:cs="Times New Roman"/>
          <w:sz w:val="24"/>
          <w:szCs w:val="24"/>
        </w:rPr>
      </w:pPr>
      <w:r w:rsidRPr="005B1A00">
        <w:rPr>
          <w:rFonts w:cs="Times New Roman"/>
          <w:sz w:val="24"/>
          <w:szCs w:val="24"/>
        </w:rPr>
        <w:t>In this array</w:t>
      </w:r>
      <w:r w:rsidR="00EE57A6" w:rsidRPr="005B1A00">
        <w:rPr>
          <w:rFonts w:cs="Times New Roman"/>
          <w:sz w:val="24"/>
          <w:szCs w:val="24"/>
        </w:rPr>
        <w:t>,</w:t>
      </w:r>
      <w:r w:rsidRPr="005B1A00">
        <w:rPr>
          <w:rFonts w:cs="Times New Roman"/>
          <w:sz w:val="24"/>
          <w:szCs w:val="24"/>
        </w:rPr>
        <w:t xml:space="preserve"> data can </w:t>
      </w:r>
      <w:r w:rsidR="000C4AAA" w:rsidRPr="005B1A00">
        <w:rPr>
          <w:rFonts w:cs="Times New Roman"/>
          <w:sz w:val="24"/>
          <w:szCs w:val="24"/>
        </w:rPr>
        <w:t>be stored</w:t>
      </w:r>
      <w:r w:rsidRPr="005B1A00">
        <w:rPr>
          <w:rFonts w:cs="Times New Roman"/>
          <w:sz w:val="24"/>
          <w:szCs w:val="24"/>
        </w:rPr>
        <w:t xml:space="preserve"> in the form of </w:t>
      </w:r>
      <w:r w:rsidR="00EE57A6" w:rsidRPr="005B1A00">
        <w:rPr>
          <w:rFonts w:cs="Times New Roman"/>
          <w:sz w:val="24"/>
          <w:szCs w:val="24"/>
        </w:rPr>
        <w:t xml:space="preserve">a </w:t>
      </w:r>
      <w:r w:rsidRPr="005B1A00">
        <w:rPr>
          <w:rFonts w:cs="Times New Roman"/>
          <w:sz w:val="24"/>
          <w:szCs w:val="24"/>
        </w:rPr>
        <w:t xml:space="preserve">matrix </w:t>
      </w:r>
      <w:r w:rsidR="007D1FF1" w:rsidRPr="005B1A00">
        <w:rPr>
          <w:rFonts w:cs="Times New Roman"/>
          <w:sz w:val="24"/>
          <w:szCs w:val="24"/>
        </w:rPr>
        <w:t xml:space="preserve">consisting of </w:t>
      </w:r>
      <w:r w:rsidR="00EE57A6" w:rsidRPr="005B1A00">
        <w:rPr>
          <w:rFonts w:cs="Times New Roman"/>
          <w:sz w:val="24"/>
          <w:szCs w:val="24"/>
        </w:rPr>
        <w:t>rows</w:t>
      </w:r>
      <w:r w:rsidR="007D1FF1" w:rsidRPr="005B1A00">
        <w:rPr>
          <w:rFonts w:cs="Times New Roman"/>
          <w:sz w:val="24"/>
          <w:szCs w:val="24"/>
        </w:rPr>
        <w:t xml:space="preserve"> and </w:t>
      </w:r>
      <w:r w:rsidR="00EE57A6" w:rsidRPr="005B1A00">
        <w:rPr>
          <w:rFonts w:cs="Times New Roman"/>
          <w:sz w:val="24"/>
          <w:szCs w:val="24"/>
        </w:rPr>
        <w:t>columns</w:t>
      </w:r>
      <w:r w:rsidR="007D1FF1" w:rsidRPr="005B1A00">
        <w:rPr>
          <w:rFonts w:cs="Times New Roman"/>
          <w:sz w:val="24"/>
          <w:szCs w:val="24"/>
        </w:rPr>
        <w:t>.</w:t>
      </w:r>
    </w:p>
    <w:p w14:paraId="53ED1FA5" w14:textId="4C947F7B" w:rsidR="00600F8B" w:rsidRPr="005B1A00" w:rsidRDefault="00600F8B" w:rsidP="000138B6">
      <w:pPr>
        <w:spacing w:line="276" w:lineRule="auto"/>
        <w:rPr>
          <w:rFonts w:cs="Times New Roman"/>
          <w:sz w:val="24"/>
          <w:szCs w:val="24"/>
        </w:rPr>
      </w:pPr>
      <w:r w:rsidRPr="005B1A00">
        <w:rPr>
          <w:rFonts w:cs="Times New Roman"/>
          <w:sz w:val="24"/>
          <w:szCs w:val="24"/>
        </w:rPr>
        <w:tab/>
      </w:r>
      <w:r w:rsidRPr="005B1A00">
        <w:rPr>
          <w:rFonts w:cs="Times New Roman"/>
          <w:sz w:val="24"/>
          <w:szCs w:val="24"/>
        </w:rPr>
        <w:tab/>
      </w:r>
      <w:r w:rsidRPr="005B1A00">
        <w:rPr>
          <w:rFonts w:cs="Times New Roman"/>
          <w:noProof/>
          <w:sz w:val="24"/>
          <w:szCs w:val="24"/>
        </w:rPr>
        <w:drawing>
          <wp:inline distT="0" distB="0" distL="0" distR="0" wp14:anchorId="77EB6513" wp14:editId="0049C387">
            <wp:extent cx="4951730" cy="2725616"/>
            <wp:effectExtent l="0" t="0" r="1270" b="0"/>
            <wp:docPr id="88389764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97648" name="Picture 883897648"/>
                    <pic:cNvPicPr/>
                  </pic:nvPicPr>
                  <pic:blipFill>
                    <a:blip r:embed="rId27">
                      <a:extLst>
                        <a:ext uri="{28A0092B-C50C-407E-A947-70E740481C1C}">
                          <a14:useLocalDpi xmlns:a14="http://schemas.microsoft.com/office/drawing/2010/main" val="0"/>
                        </a:ext>
                      </a:extLst>
                    </a:blip>
                    <a:stretch>
                      <a:fillRect/>
                    </a:stretch>
                  </pic:blipFill>
                  <pic:spPr>
                    <a:xfrm>
                      <a:off x="0" y="0"/>
                      <a:ext cx="4994385" cy="2749095"/>
                    </a:xfrm>
                    <a:prstGeom prst="rect">
                      <a:avLst/>
                    </a:prstGeom>
                  </pic:spPr>
                </pic:pic>
              </a:graphicData>
            </a:graphic>
          </wp:inline>
        </w:drawing>
      </w:r>
    </w:p>
    <w:p w14:paraId="6BC5D9F9" w14:textId="49F4C597" w:rsidR="001C313E" w:rsidRPr="005B1A00" w:rsidRDefault="00054280" w:rsidP="00A72E4F">
      <w:pPr>
        <w:pStyle w:val="ListParagraph"/>
        <w:numPr>
          <w:ilvl w:val="0"/>
          <w:numId w:val="28"/>
        </w:numPr>
        <w:spacing w:line="276" w:lineRule="auto"/>
        <w:rPr>
          <w:rFonts w:cs="Times New Roman"/>
          <w:sz w:val="24"/>
          <w:szCs w:val="24"/>
        </w:rPr>
      </w:pPr>
      <w:r w:rsidRPr="005B1A00">
        <w:rPr>
          <w:rFonts w:cs="Times New Roman"/>
          <w:b/>
          <w:bCs/>
          <w:sz w:val="24"/>
          <w:szCs w:val="24"/>
        </w:rPr>
        <w:t xml:space="preserve">Three-Dimensional </w:t>
      </w:r>
      <w:proofErr w:type="gramStart"/>
      <w:r w:rsidRPr="005B1A00">
        <w:rPr>
          <w:rFonts w:cs="Times New Roman"/>
          <w:b/>
          <w:bCs/>
          <w:sz w:val="24"/>
          <w:szCs w:val="24"/>
        </w:rPr>
        <w:t>Array(</w:t>
      </w:r>
      <w:proofErr w:type="gramEnd"/>
      <w:r w:rsidRPr="005B1A00">
        <w:rPr>
          <w:rFonts w:cs="Times New Roman"/>
          <w:b/>
          <w:bCs/>
          <w:sz w:val="24"/>
          <w:szCs w:val="24"/>
        </w:rPr>
        <w:t>3-D Array):</w:t>
      </w:r>
    </w:p>
    <w:p w14:paraId="1E50A30B" w14:textId="4C1073F6" w:rsidR="005C2DE9" w:rsidRPr="005B1A00" w:rsidRDefault="005C2DE9" w:rsidP="004940CC">
      <w:pPr>
        <w:spacing w:line="276" w:lineRule="auto"/>
        <w:ind w:left="643"/>
        <w:rPr>
          <w:rFonts w:cs="Times New Roman"/>
          <w:sz w:val="24"/>
          <w:szCs w:val="24"/>
        </w:rPr>
      </w:pPr>
      <w:r w:rsidRPr="005B1A00">
        <w:rPr>
          <w:rFonts w:cs="Times New Roman"/>
          <w:sz w:val="24"/>
          <w:szCs w:val="24"/>
        </w:rPr>
        <w:t>A 3-D Multidimensional array contains three dimensions, so it can be considered an array of two-dimensional arrays.</w:t>
      </w:r>
    </w:p>
    <w:p w14:paraId="01E03F5F" w14:textId="77777777" w:rsidR="00D44757" w:rsidRPr="005B1A00" w:rsidRDefault="00D44757" w:rsidP="0078499C">
      <w:pPr>
        <w:pStyle w:val="Heading2"/>
        <w:rPr>
          <w:rFonts w:cs="Times New Roman"/>
        </w:rPr>
      </w:pPr>
      <w:r w:rsidRPr="005B1A00">
        <w:rPr>
          <w:rFonts w:cs="Times New Roman"/>
        </w:rPr>
        <w:t>Operations on Array</w:t>
      </w:r>
    </w:p>
    <w:p w14:paraId="105C69FB" w14:textId="6B74FEEB" w:rsidR="005D2ACC" w:rsidRPr="005B1A00" w:rsidRDefault="00F25F9E" w:rsidP="00A72E4F">
      <w:pPr>
        <w:pStyle w:val="Heading3"/>
        <w:numPr>
          <w:ilvl w:val="0"/>
          <w:numId w:val="93"/>
        </w:numPr>
        <w:rPr>
          <w:rStyle w:val="Heading3Char"/>
          <w:rFonts w:cs="Times New Roman"/>
          <w:b/>
        </w:rPr>
      </w:pPr>
      <w:r w:rsidRPr="005B1A00">
        <w:rPr>
          <w:rStyle w:val="Heading3Char"/>
          <w:rFonts w:cs="Times New Roman"/>
          <w:b/>
        </w:rPr>
        <w:t>Array Traversal</w:t>
      </w:r>
    </w:p>
    <w:p w14:paraId="303C5FCE" w14:textId="4C15629D" w:rsidR="00F25F9E" w:rsidRPr="005B1A00" w:rsidRDefault="00895A29" w:rsidP="005D2ACC">
      <w:pPr>
        <w:spacing w:line="276" w:lineRule="auto"/>
        <w:rPr>
          <w:rFonts w:cs="Times New Roman"/>
          <w:sz w:val="24"/>
          <w:szCs w:val="24"/>
        </w:rPr>
      </w:pPr>
      <w:r w:rsidRPr="005B1A00">
        <w:rPr>
          <w:rFonts w:cs="Times New Roman"/>
          <w:sz w:val="24"/>
          <w:szCs w:val="24"/>
        </w:rPr>
        <w:t>Array traversal involves visiting all the elements of the array once. Below is the implementation of Array traversal in different Languages:</w:t>
      </w:r>
    </w:p>
    <w:p w14:paraId="7F40E31E" w14:textId="357F573D" w:rsidR="00C23832" w:rsidRPr="005B1A00" w:rsidRDefault="00B61C08" w:rsidP="000138B6">
      <w:pPr>
        <w:pStyle w:val="ListParagraph"/>
        <w:spacing w:line="276" w:lineRule="auto"/>
        <w:ind w:left="1080"/>
        <w:rPr>
          <w:rFonts w:cs="Times New Roman"/>
          <w:sz w:val="24"/>
          <w:szCs w:val="24"/>
        </w:rPr>
      </w:pPr>
      <w:r w:rsidRPr="005B1A00">
        <w:rPr>
          <w:rFonts w:cs="Times New Roman"/>
          <w:noProof/>
          <w:sz w:val="24"/>
          <w:szCs w:val="24"/>
        </w:rPr>
        <w:lastRenderedPageBreak/>
        <w:drawing>
          <wp:inline distT="0" distB="0" distL="0" distR="0" wp14:anchorId="714290FB" wp14:editId="18D9FA43">
            <wp:extent cx="5769313" cy="3016322"/>
            <wp:effectExtent l="0" t="0" r="3175" b="0"/>
            <wp:docPr id="940670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0209" name="Picture 940670209"/>
                    <pic:cNvPicPr/>
                  </pic:nvPicPr>
                  <pic:blipFill>
                    <a:blip r:embed="rId28">
                      <a:extLst>
                        <a:ext uri="{28A0092B-C50C-407E-A947-70E740481C1C}">
                          <a14:useLocalDpi xmlns:a14="http://schemas.microsoft.com/office/drawing/2010/main" val="0"/>
                        </a:ext>
                      </a:extLst>
                    </a:blip>
                    <a:stretch>
                      <a:fillRect/>
                    </a:stretch>
                  </pic:blipFill>
                  <pic:spPr>
                    <a:xfrm>
                      <a:off x="0" y="0"/>
                      <a:ext cx="5798671" cy="3031671"/>
                    </a:xfrm>
                    <a:prstGeom prst="rect">
                      <a:avLst/>
                    </a:prstGeom>
                  </pic:spPr>
                </pic:pic>
              </a:graphicData>
            </a:graphic>
          </wp:inline>
        </w:drawing>
      </w:r>
    </w:p>
    <w:p w14:paraId="21CB7F0F" w14:textId="08752915" w:rsidR="00B61C08" w:rsidRPr="005B1A00" w:rsidRDefault="00135DB5" w:rsidP="000138B6">
      <w:pPr>
        <w:spacing w:line="276" w:lineRule="auto"/>
        <w:rPr>
          <w:rFonts w:cs="Times New Roman"/>
          <w:b/>
          <w:bCs/>
          <w:sz w:val="24"/>
          <w:szCs w:val="24"/>
        </w:rPr>
      </w:pPr>
      <w:r w:rsidRPr="005B1A00">
        <w:rPr>
          <w:rFonts w:cs="Times New Roman"/>
          <w:b/>
          <w:bCs/>
          <w:sz w:val="24"/>
          <w:szCs w:val="24"/>
        </w:rPr>
        <w:tab/>
        <w:t xml:space="preserve">      Output: </w:t>
      </w:r>
      <w:r w:rsidR="00D96635" w:rsidRPr="005B1A00">
        <w:rPr>
          <w:rFonts w:cs="Times New Roman"/>
          <w:b/>
          <w:bCs/>
          <w:sz w:val="24"/>
          <w:szCs w:val="24"/>
        </w:rPr>
        <w:t>1 2 3 4 5</w:t>
      </w:r>
    </w:p>
    <w:p w14:paraId="53CB780A" w14:textId="6CF1F284" w:rsidR="00AC2D20" w:rsidRPr="005B1A00" w:rsidRDefault="00814B5B" w:rsidP="00A72E4F">
      <w:pPr>
        <w:pStyle w:val="Heading3"/>
        <w:numPr>
          <w:ilvl w:val="0"/>
          <w:numId w:val="93"/>
        </w:numPr>
        <w:rPr>
          <w:rFonts w:cs="Times New Roman"/>
        </w:rPr>
      </w:pPr>
      <w:r w:rsidRPr="005B1A00">
        <w:rPr>
          <w:rStyle w:val="Heading3Char"/>
          <w:rFonts w:cs="Times New Roman"/>
          <w:b/>
        </w:rPr>
        <w:t>Insertion in Array</w:t>
      </w:r>
      <w:r w:rsidR="006F72DD" w:rsidRPr="005B1A00">
        <w:rPr>
          <w:rFonts w:cs="Times New Roman"/>
        </w:rPr>
        <w:t xml:space="preserve"> </w:t>
      </w:r>
    </w:p>
    <w:p w14:paraId="7C1203F3" w14:textId="4BF01110" w:rsidR="00814B5B" w:rsidRPr="005B1A00" w:rsidRDefault="006F72DD" w:rsidP="005D2ACC">
      <w:pPr>
        <w:spacing w:line="276" w:lineRule="auto"/>
        <w:rPr>
          <w:rFonts w:cs="Times New Roman"/>
          <w:b/>
          <w:bCs/>
          <w:sz w:val="24"/>
          <w:szCs w:val="24"/>
        </w:rPr>
      </w:pPr>
      <w:r w:rsidRPr="005B1A00">
        <w:rPr>
          <w:rFonts w:cs="Times New Roman"/>
          <w:sz w:val="24"/>
          <w:szCs w:val="24"/>
        </w:rPr>
        <w:t>We can insert one or multiple elements at any position in the array. Below is the implementation of Insertion in Array in different languages:</w:t>
      </w:r>
    </w:p>
    <w:p w14:paraId="3BF43EE5"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9"/>
          <w:szCs w:val="19"/>
          <w:lang w:eastAsia="en-IN" w:bidi="hi-IN"/>
          <w14:ligatures w14:val="none"/>
        </w:rPr>
        <w:t>#</w:t>
      </w: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241DAE8F"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21BE75D9"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22BBCDC4"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 {</w:t>
      </w:r>
    </w:p>
    <w:p w14:paraId="19D19A11"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100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Initialized array</w:t>
      </w:r>
    </w:p>
    <w:p w14:paraId="19104B0E"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211C1980"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char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w:t>
      </w:r>
    </w:p>
    <w:p w14:paraId="4E0B0CEE"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18FBE09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capacity of the array</w:t>
      </w:r>
    </w:p>
    <w:p w14:paraId="11E43B21"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7BBD29E4"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capacity of the array: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w:t>
      </w:r>
    </w:p>
    <w:p w14:paraId="22FD05EB"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5FD8C609"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Count the number of initialized elements</w:t>
      </w:r>
    </w:p>
    <w:p w14:paraId="1A3233EB"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w:t>
      </w:r>
    </w:p>
    <w:p w14:paraId="12FE806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proofErr w:type="gramStart"/>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proofErr w:type="gram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w:t>
      </w:r>
    </w:p>
    <w:p w14:paraId="48900A6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8EC640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FC6C42C"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760C572"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total number of elements in the array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26836AD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1AA5F446"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free space in the array</w:t>
      </w:r>
    </w:p>
    <w:p w14:paraId="6B98F02D"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"Total number of free spaces in the array: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6542EAE0"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53398F61"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"How can I help you? If you want to insert an element, press Y or N: "</w:t>
      </w:r>
      <w:r w:rsidRPr="005B1A00">
        <w:rPr>
          <w:rFonts w:eastAsia="Times New Roman" w:cs="Times New Roman"/>
          <w:color w:val="CCCCCC"/>
          <w:kern w:val="0"/>
          <w:sz w:val="16"/>
          <w:szCs w:val="16"/>
          <w:lang w:eastAsia="en-IN" w:bidi="hi-IN"/>
          <w14:ligatures w14:val="none"/>
        </w:rPr>
        <w:t>);</w:t>
      </w:r>
    </w:p>
    <w:p w14:paraId="623E6DAE"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Leading space to handle leftover newline</w:t>
      </w:r>
    </w:p>
    <w:p w14:paraId="10028634"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BE3322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 {</w:t>
      </w:r>
    </w:p>
    <w:p w14:paraId="660739DC"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"Which position do you want to insert the element? (0 to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3E43A24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w:t>
      </w:r>
    </w:p>
    <w:p w14:paraId="43B4A90D"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04C620DB"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w:t>
      </w:r>
    </w:p>
    <w:p w14:paraId="3FE72FD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"Invalid position! Please enter a position between 0 and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23228952"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7EFAD631"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element to insert in the array: "</w:t>
      </w:r>
      <w:r w:rsidRPr="005B1A00">
        <w:rPr>
          <w:rFonts w:eastAsia="Times New Roman" w:cs="Times New Roman"/>
          <w:color w:val="CCCCCC"/>
          <w:kern w:val="0"/>
          <w:sz w:val="16"/>
          <w:szCs w:val="16"/>
          <w:lang w:eastAsia="en-IN" w:bidi="hi-IN"/>
          <w14:ligatures w14:val="none"/>
        </w:rPr>
        <w:t>);</w:t>
      </w:r>
    </w:p>
    <w:p w14:paraId="77F819F9"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04094F2F"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742F7CF0"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Shift elements to the right if needed</w:t>
      </w:r>
    </w:p>
    <w:p w14:paraId="5CD8EC3C"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w:t>
      </w:r>
    </w:p>
    <w:p w14:paraId="08EBAD1D"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545CF9E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DEC71AF"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2D1FAB9"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Insert the element at the desired position</w:t>
      </w:r>
    </w:p>
    <w:p w14:paraId="0C8C753C"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037A331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20717AF"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652440A1"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Determine time complexity</w:t>
      </w:r>
    </w:p>
    <w:p w14:paraId="3AD0593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w:t>
      </w:r>
    </w:p>
    <w:p w14:paraId="65FADBE8"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"This is a best-case O(1) time complexity.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3D3401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p>
    <w:p w14:paraId="3A4E0F37"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"This is a worst-case O(n) time complexity.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FAA838D"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B859882"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F38765D"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4219E08"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8B8875A"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Traverse and display the updated array</w:t>
      </w:r>
    </w:p>
    <w:p w14:paraId="6A2D57A4"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w:t>
      </w:r>
      <w:proofErr w:type="spellStart"/>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Array</w:t>
      </w:r>
      <w:proofErr w:type="spellEnd"/>
      <w:r w:rsidRPr="005B1A00">
        <w:rPr>
          <w:rFonts w:eastAsia="Times New Roman" w:cs="Times New Roman"/>
          <w:color w:val="CE9178"/>
          <w:kern w:val="0"/>
          <w:sz w:val="16"/>
          <w:szCs w:val="16"/>
          <w:lang w:eastAsia="en-IN" w:bidi="hi-IN"/>
          <w14:ligatures w14:val="none"/>
        </w:rPr>
        <w:t xml:space="preserve"> after insertion: "</w:t>
      </w:r>
      <w:r w:rsidRPr="005B1A00">
        <w:rPr>
          <w:rFonts w:eastAsia="Times New Roman" w:cs="Times New Roman"/>
          <w:color w:val="CCCCCC"/>
          <w:kern w:val="0"/>
          <w:sz w:val="16"/>
          <w:szCs w:val="16"/>
          <w:lang w:eastAsia="en-IN" w:bidi="hi-IN"/>
          <w14:ligatures w14:val="none"/>
        </w:rPr>
        <w:t>);</w:t>
      </w:r>
    </w:p>
    <w:p w14:paraId="6888278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w:t>
      </w:r>
    </w:p>
    <w:p w14:paraId="4A60ACDF"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79D4D082"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45001D6"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w:t>
      </w:r>
      <w:proofErr w:type="spellStart"/>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Thank</w:t>
      </w:r>
      <w:proofErr w:type="spellEnd"/>
      <w:r w:rsidRPr="005B1A00">
        <w:rPr>
          <w:rFonts w:eastAsia="Times New Roman" w:cs="Times New Roman"/>
          <w:color w:val="CE9178"/>
          <w:kern w:val="0"/>
          <w:sz w:val="16"/>
          <w:szCs w:val="16"/>
          <w:lang w:eastAsia="en-IN" w:bidi="hi-IN"/>
          <w14:ligatures w14:val="none"/>
        </w:rPr>
        <w:t xml:space="preserve"> you for using the program!"</w:t>
      </w:r>
      <w:r w:rsidRPr="005B1A00">
        <w:rPr>
          <w:rFonts w:eastAsia="Times New Roman" w:cs="Times New Roman"/>
          <w:color w:val="CCCCCC"/>
          <w:kern w:val="0"/>
          <w:sz w:val="16"/>
          <w:szCs w:val="16"/>
          <w:lang w:eastAsia="en-IN" w:bidi="hi-IN"/>
          <w14:ligatures w14:val="none"/>
        </w:rPr>
        <w:t>);</w:t>
      </w:r>
    </w:p>
    <w:p w14:paraId="3C635D43"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AFDAA2E" w14:textId="77777777"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02DF05D" w14:textId="5F1E0CF4" w:rsidR="00A550FA" w:rsidRPr="005B1A00" w:rsidRDefault="00A550FA"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17E461C" w14:textId="2C334501" w:rsidR="001235A7" w:rsidRPr="005B1A00" w:rsidRDefault="001235A7" w:rsidP="000138B6">
      <w:pPr>
        <w:pStyle w:val="ListParagraph"/>
        <w:spacing w:line="276" w:lineRule="auto"/>
        <w:ind w:left="1080"/>
        <w:rPr>
          <w:rFonts w:cs="Times New Roman"/>
          <w:b/>
          <w:bCs/>
          <w:sz w:val="24"/>
          <w:szCs w:val="24"/>
        </w:rPr>
      </w:pPr>
    </w:p>
    <w:p w14:paraId="0F66DBBC" w14:textId="77777777" w:rsidR="007A3833" w:rsidRPr="005B1A00" w:rsidRDefault="007A3833" w:rsidP="000138B6">
      <w:pPr>
        <w:pStyle w:val="ListParagraph"/>
        <w:spacing w:line="276" w:lineRule="auto"/>
        <w:ind w:left="1080"/>
        <w:rPr>
          <w:rFonts w:cs="Times New Roman"/>
          <w:b/>
          <w:bCs/>
          <w:sz w:val="24"/>
          <w:szCs w:val="24"/>
        </w:rPr>
      </w:pPr>
    </w:p>
    <w:p w14:paraId="71A6B2E3" w14:textId="6934F6F2" w:rsidR="007A3833" w:rsidRPr="005B1A00" w:rsidRDefault="00CE173B" w:rsidP="00A72E4F">
      <w:pPr>
        <w:pStyle w:val="Heading3"/>
        <w:numPr>
          <w:ilvl w:val="0"/>
          <w:numId w:val="93"/>
        </w:numPr>
        <w:rPr>
          <w:rStyle w:val="Heading3Char"/>
          <w:rFonts w:cs="Times New Roman"/>
          <w:b/>
        </w:rPr>
      </w:pPr>
      <w:r w:rsidRPr="005B1A00">
        <w:rPr>
          <w:rStyle w:val="Heading3Char"/>
          <w:rFonts w:cs="Times New Roman"/>
          <w:b/>
        </w:rPr>
        <w:t>Deletion in Array</w:t>
      </w:r>
    </w:p>
    <w:p w14:paraId="5EAF49F5" w14:textId="21D4895F" w:rsidR="00CE173B" w:rsidRPr="005B1A00" w:rsidRDefault="00CE173B" w:rsidP="005D2ACC">
      <w:pPr>
        <w:spacing w:line="276" w:lineRule="auto"/>
        <w:rPr>
          <w:rFonts w:cs="Times New Roman"/>
          <w:b/>
          <w:bCs/>
        </w:rPr>
      </w:pPr>
      <w:r w:rsidRPr="005B1A00">
        <w:rPr>
          <w:rFonts w:cs="Times New Roman"/>
          <w:sz w:val="24"/>
          <w:szCs w:val="24"/>
        </w:rPr>
        <w:t>We can delete an element at any index in an array. Below is the implementation of Deletion of element in an array:</w:t>
      </w:r>
    </w:p>
    <w:p w14:paraId="69CF8FE5" w14:textId="51BD1C38" w:rsidR="00491131" w:rsidRPr="005B1A00" w:rsidRDefault="001804B2" w:rsidP="00A72E4F">
      <w:pPr>
        <w:pStyle w:val="ListParagraph"/>
        <w:numPr>
          <w:ilvl w:val="0"/>
          <w:numId w:val="29"/>
        </w:numPr>
        <w:spacing w:line="276" w:lineRule="auto"/>
        <w:rPr>
          <w:rFonts w:cs="Times New Roman"/>
          <w:b/>
          <w:bCs/>
        </w:rPr>
      </w:pPr>
      <w:r w:rsidRPr="005B1A00">
        <w:rPr>
          <w:rFonts w:cs="Times New Roman"/>
          <w:b/>
          <w:bCs/>
        </w:rPr>
        <w:t>Deleting by element.</w:t>
      </w:r>
    </w:p>
    <w:p w14:paraId="2FB6C6E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11FA51A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4B1A7E08"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5261CC00"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CDC06B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100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6FF9CDA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5D545F15"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char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con</w:t>
      </w:r>
      <w:r w:rsidRPr="005B1A00">
        <w:rPr>
          <w:rFonts w:eastAsia="Times New Roman" w:cs="Times New Roman"/>
          <w:color w:val="CCCCCC"/>
          <w:kern w:val="0"/>
          <w:sz w:val="16"/>
          <w:szCs w:val="16"/>
          <w:lang w:eastAsia="en-IN" w:bidi="hi-IN"/>
          <w14:ligatures w14:val="none"/>
        </w:rPr>
        <w:t>;</w:t>
      </w:r>
    </w:p>
    <w:p w14:paraId="08D07E9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41948DFE"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capacity of the array.</w:t>
      </w:r>
    </w:p>
    <w:p w14:paraId="7B1812C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65953D6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capacity of array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w:t>
      </w:r>
    </w:p>
    <w:p w14:paraId="29615B7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16FF46F7"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Count the number of elements in the array.</w:t>
      </w:r>
    </w:p>
    <w:p w14:paraId="5A523DEE"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201EC940"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81B6468"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2DE7C08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ED2A1B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193923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55C6D6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5DD7E60"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total number of elements in the array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4D461C30"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15B44C4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free space in the array.</w:t>
      </w:r>
    </w:p>
    <w:p w14:paraId="40DE4C41"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"Total number of free spaces in the array: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2B20300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0CDE80C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Perform delete operation.</w:t>
      </w:r>
    </w:p>
    <w:p w14:paraId="4EFE8FF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"Tell me! How can I help you.</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6E6738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"If you want to delete an element, press Y or N: "</w:t>
      </w:r>
      <w:r w:rsidRPr="005B1A00">
        <w:rPr>
          <w:rFonts w:eastAsia="Times New Roman" w:cs="Times New Roman"/>
          <w:color w:val="CCCCCC"/>
          <w:kern w:val="0"/>
          <w:sz w:val="16"/>
          <w:szCs w:val="16"/>
          <w:lang w:eastAsia="en-IN" w:bidi="hi-IN"/>
          <w14:ligatures w14:val="none"/>
        </w:rPr>
        <w:t>);</w:t>
      </w:r>
    </w:p>
    <w:p w14:paraId="21EB496E"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Space before %c to clear buffer</w:t>
      </w:r>
    </w:p>
    <w:p w14:paraId="5A6CC1B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94FC779"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24A41F7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w:t>
      </w:r>
    </w:p>
    <w:p w14:paraId="4757B5A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AE1967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Delete by element</w:t>
      </w:r>
    </w:p>
    <w:p w14:paraId="0B55832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element to delete: "</w:t>
      </w:r>
      <w:r w:rsidRPr="005B1A00">
        <w:rPr>
          <w:rFonts w:eastAsia="Times New Roman" w:cs="Times New Roman"/>
          <w:color w:val="CCCCCC"/>
          <w:kern w:val="0"/>
          <w:sz w:val="16"/>
          <w:szCs w:val="16"/>
          <w:lang w:eastAsia="en-IN" w:bidi="hi-IN"/>
          <w14:ligatures w14:val="none"/>
        </w:rPr>
        <w:t>);</w:t>
      </w:r>
    </w:p>
    <w:p w14:paraId="6A948285"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5E6019F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27D1A11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301D4F8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F8026DC"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225FB0B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C0A705C"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47854F2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039EA1F"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&amp;&amp;</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28D7A37F"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3A7F8C1"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0DFEF81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980DE2E"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FD8514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w:t>
      </w:r>
    </w:p>
    <w:p w14:paraId="18B3882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A7A4AAE"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08FD63F"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91AEAF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08B56C97"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3138DD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"This element was not found in the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03492E3"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BF3C54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1E3F677"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0173284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9DCAE44"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"Thank you for using the program!</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2164051"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AAE5206"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5C8D678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7CA6EF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"Invalid choice!</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C105618"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9C3B86D"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p>
    <w:p w14:paraId="7487020A"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Traverse the array</w:t>
      </w:r>
    </w:p>
    <w:p w14:paraId="7A662EAB"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"Array after operation: "</w:t>
      </w:r>
      <w:r w:rsidRPr="005B1A00">
        <w:rPr>
          <w:rFonts w:eastAsia="Times New Roman" w:cs="Times New Roman"/>
          <w:color w:val="CCCCCC"/>
          <w:kern w:val="0"/>
          <w:sz w:val="16"/>
          <w:szCs w:val="16"/>
          <w:lang w:eastAsia="en-IN" w:bidi="hi-IN"/>
          <w14:ligatures w14:val="none"/>
        </w:rPr>
        <w:t>);</w:t>
      </w:r>
    </w:p>
    <w:p w14:paraId="3D194BD5"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E7F1202"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BE29238"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7E1050B9"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2F5B601" w14:textId="77777777" w:rsidR="009763F0"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3755E793" w14:textId="37541450" w:rsidR="00BF0AA8" w:rsidRPr="005B1A00" w:rsidRDefault="009763F0" w:rsidP="009A7661">
      <w:pPr>
        <w:shd w:val="clear" w:color="auto" w:fill="1F1F1F"/>
        <w:spacing w:after="0" w:line="276" w:lineRule="auto"/>
        <w:ind w:left="425"/>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BEC334B" w14:textId="54D8F07A" w:rsidR="001804B2" w:rsidRPr="005B1A00" w:rsidRDefault="000D281D" w:rsidP="00A72E4F">
      <w:pPr>
        <w:pStyle w:val="ListParagraph"/>
        <w:numPr>
          <w:ilvl w:val="0"/>
          <w:numId w:val="29"/>
        </w:numPr>
        <w:spacing w:line="276" w:lineRule="auto"/>
        <w:rPr>
          <w:rFonts w:cs="Times New Roman"/>
          <w:b/>
          <w:bCs/>
        </w:rPr>
      </w:pPr>
      <w:r w:rsidRPr="005B1A00">
        <w:rPr>
          <w:rFonts w:cs="Times New Roman"/>
          <w:b/>
          <w:bCs/>
        </w:rPr>
        <w:t>Deleting</w:t>
      </w:r>
      <w:r w:rsidR="006D22DE" w:rsidRPr="005B1A00">
        <w:rPr>
          <w:rFonts w:cs="Times New Roman"/>
          <w:b/>
          <w:bCs/>
        </w:rPr>
        <w:t xml:space="preserve"> by </w:t>
      </w:r>
      <w:r w:rsidR="00E04A96" w:rsidRPr="005B1A00">
        <w:rPr>
          <w:rFonts w:cs="Times New Roman"/>
          <w:b/>
          <w:bCs/>
        </w:rPr>
        <w:t>position</w:t>
      </w:r>
      <w:r w:rsidR="006D22DE" w:rsidRPr="005B1A00">
        <w:rPr>
          <w:rFonts w:cs="Times New Roman"/>
          <w:b/>
          <w:bCs/>
        </w:rPr>
        <w:t>.</w:t>
      </w:r>
    </w:p>
    <w:p w14:paraId="35CF8C1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763D29B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23770F07"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29885197"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DAEE3B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6963103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100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1870F58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40871733"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char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con</w:t>
      </w:r>
      <w:r w:rsidRPr="005B1A00">
        <w:rPr>
          <w:rFonts w:eastAsia="Times New Roman" w:cs="Times New Roman"/>
          <w:color w:val="CCCCCC"/>
          <w:kern w:val="0"/>
          <w:sz w:val="16"/>
          <w:szCs w:val="16"/>
          <w:lang w:eastAsia="en-IN" w:bidi="hi-IN"/>
          <w14:ligatures w14:val="none"/>
        </w:rPr>
        <w:t>;</w:t>
      </w:r>
    </w:p>
    <w:p w14:paraId="1991E85B"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0D8BA2F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capacity of the array.</w:t>
      </w:r>
    </w:p>
    <w:p w14:paraId="40F757D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6BF092FD"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capacity of array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w:t>
      </w:r>
    </w:p>
    <w:p w14:paraId="0743D83E"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50CB7E64"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Count the number of elements in the array.</w:t>
      </w:r>
    </w:p>
    <w:p w14:paraId="29BCA13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48086A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1B9A05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1947DE07"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51D7886"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6A59F8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AE682DF"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83763A8"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"The total number of elements in the array is: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1FF6D1D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5ADBF1BA"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free space in the array.</w:t>
      </w:r>
    </w:p>
    <w:p w14:paraId="42D54C4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"Total number of free spaces in the array: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len</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0BDB31B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730F9DC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Perform delete operation.</w:t>
      </w:r>
    </w:p>
    <w:p w14:paraId="39251378"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"Tell me! How can I help you.</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E68A85A"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"If you want to delete an element, press Y or N: "</w:t>
      </w:r>
      <w:r w:rsidRPr="005B1A00">
        <w:rPr>
          <w:rFonts w:eastAsia="Times New Roman" w:cs="Times New Roman"/>
          <w:color w:val="CCCCCC"/>
          <w:kern w:val="0"/>
          <w:sz w:val="16"/>
          <w:szCs w:val="16"/>
          <w:lang w:eastAsia="en-IN" w:bidi="hi-IN"/>
          <w14:ligatures w14:val="none"/>
        </w:rPr>
        <w:t>);</w:t>
      </w:r>
    </w:p>
    <w:p w14:paraId="700F62A7"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Space before %c to clear buffer</w:t>
      </w:r>
    </w:p>
    <w:p w14:paraId="1948985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108AB8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14A8374D"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'Y'</w:t>
      </w:r>
      <w:r w:rsidRPr="005B1A00">
        <w:rPr>
          <w:rFonts w:eastAsia="Times New Roman" w:cs="Times New Roman"/>
          <w:color w:val="CCCCCC"/>
          <w:kern w:val="0"/>
          <w:sz w:val="16"/>
          <w:szCs w:val="16"/>
          <w:lang w:eastAsia="en-IN" w:bidi="hi-IN"/>
          <w14:ligatures w14:val="none"/>
        </w:rPr>
        <w:t>)</w:t>
      </w:r>
    </w:p>
    <w:p w14:paraId="145E4AB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065C5E6"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Delete by position</w:t>
      </w:r>
    </w:p>
    <w:p w14:paraId="5B65B37D"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position of the element: "</w:t>
      </w:r>
      <w:r w:rsidRPr="005B1A00">
        <w:rPr>
          <w:rFonts w:eastAsia="Times New Roman" w:cs="Times New Roman"/>
          <w:color w:val="CCCCCC"/>
          <w:kern w:val="0"/>
          <w:sz w:val="16"/>
          <w:szCs w:val="16"/>
          <w:lang w:eastAsia="en-IN" w:bidi="hi-IN"/>
          <w14:ligatures w14:val="none"/>
        </w:rPr>
        <w:t>);</w:t>
      </w:r>
    </w:p>
    <w:p w14:paraId="67A39F52"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w:t>
      </w:r>
    </w:p>
    <w:p w14:paraId="0B23FE02"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7ED457CF"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33398C2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1C3441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"This position is not valid!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B17BA22"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84CA8C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0FF2DE7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34C3ED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pos</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F146566"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C82CE0C"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proofErr w:type="gramEnd"/>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212793F4"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663B93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3AC4D742"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C82D0E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193E94F"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dis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'N'</w:t>
      </w:r>
      <w:r w:rsidRPr="005B1A00">
        <w:rPr>
          <w:rFonts w:eastAsia="Times New Roman" w:cs="Times New Roman"/>
          <w:color w:val="CCCCCC"/>
          <w:kern w:val="0"/>
          <w:sz w:val="16"/>
          <w:szCs w:val="16"/>
          <w:lang w:eastAsia="en-IN" w:bidi="hi-IN"/>
          <w14:ligatures w14:val="none"/>
        </w:rPr>
        <w:t>)</w:t>
      </w:r>
    </w:p>
    <w:p w14:paraId="126A3D90"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0C88A31"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"Thank you for using the program!</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86A3B36"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E6E766A"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else</w:t>
      </w:r>
    </w:p>
    <w:p w14:paraId="0EC1744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E96DBB4"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"Invalid choice!</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C77514B"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876A05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p>
    <w:p w14:paraId="39F1C0E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Traverse the array</w:t>
      </w:r>
    </w:p>
    <w:p w14:paraId="0A8270EE"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"Array after operation: "</w:t>
      </w:r>
      <w:r w:rsidRPr="005B1A00">
        <w:rPr>
          <w:rFonts w:eastAsia="Times New Roman" w:cs="Times New Roman"/>
          <w:color w:val="CCCCCC"/>
          <w:kern w:val="0"/>
          <w:sz w:val="16"/>
          <w:szCs w:val="16"/>
          <w:lang w:eastAsia="en-IN" w:bidi="hi-IN"/>
          <w14:ligatures w14:val="none"/>
        </w:rPr>
        <w:t>);</w:t>
      </w:r>
    </w:p>
    <w:p w14:paraId="49331C7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8D828C5"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7A0ED1A"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63B4C89F"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9817539" w14:textId="77777777"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108C02A7" w14:textId="4BFDE87B" w:rsidR="009777C6" w:rsidRPr="005B1A00" w:rsidRDefault="009777C6" w:rsidP="000138B6">
      <w:pPr>
        <w:shd w:val="clear" w:color="auto" w:fill="1F1F1F"/>
        <w:spacing w:after="0" w:line="276" w:lineRule="auto"/>
        <w:ind w:left="108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0681222" w14:textId="77777777" w:rsidR="00E04A96" w:rsidRPr="005B1A00" w:rsidRDefault="00E04A96" w:rsidP="000138B6">
      <w:pPr>
        <w:spacing w:line="276" w:lineRule="auto"/>
        <w:ind w:left="1440"/>
        <w:rPr>
          <w:rFonts w:cs="Times New Roman"/>
          <w:b/>
          <w:bCs/>
        </w:rPr>
      </w:pPr>
    </w:p>
    <w:p w14:paraId="13D95FD0" w14:textId="46E09DAB" w:rsidR="00925CF7" w:rsidRPr="005B1A00" w:rsidRDefault="008D5843" w:rsidP="00A72E4F">
      <w:pPr>
        <w:pStyle w:val="Heading3"/>
        <w:numPr>
          <w:ilvl w:val="0"/>
          <w:numId w:val="93"/>
        </w:numPr>
        <w:rPr>
          <w:rStyle w:val="Heading3Char"/>
          <w:rFonts w:cs="Times New Roman"/>
          <w:b/>
        </w:rPr>
      </w:pPr>
      <w:r w:rsidRPr="005B1A00">
        <w:rPr>
          <w:rStyle w:val="Heading3Char"/>
          <w:rFonts w:cs="Times New Roman"/>
          <w:b/>
        </w:rPr>
        <w:t>Searching in Array</w:t>
      </w:r>
    </w:p>
    <w:p w14:paraId="68DBB31B" w14:textId="1B7C8A7B" w:rsidR="006F72DD" w:rsidRPr="005B1A00" w:rsidRDefault="008D5843" w:rsidP="006326EB">
      <w:pPr>
        <w:spacing w:line="276" w:lineRule="auto"/>
        <w:rPr>
          <w:rFonts w:cs="Times New Roman"/>
          <w:b/>
          <w:bCs/>
        </w:rPr>
      </w:pPr>
      <w:r w:rsidRPr="005B1A00">
        <w:rPr>
          <w:rFonts w:cs="Times New Roman"/>
          <w:sz w:val="24"/>
          <w:szCs w:val="24"/>
        </w:rPr>
        <w:t>We can traverse over an array and search for an element. Below is the implementation of Searching of element in an array:</w:t>
      </w:r>
    </w:p>
    <w:p w14:paraId="76BDAED8"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65E97D5E"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97B6460"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1DC69FED"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67F213E6"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Static array (not dynamic)</w:t>
      </w:r>
    </w:p>
    <w:p w14:paraId="4CF23F5D"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569CD6"/>
          <w:kern w:val="0"/>
          <w:sz w:val="16"/>
          <w:szCs w:val="16"/>
          <w:lang w:eastAsia="en-IN" w:bidi="hi-IN"/>
          <w14:ligatures w14:val="none"/>
        </w:rPr>
        <w:t>[</w:t>
      </w:r>
      <w:proofErr w:type="gramEnd"/>
      <w:r w:rsidRPr="005B1A00">
        <w:rPr>
          <w:rFonts w:eastAsia="Times New Roman" w:cs="Times New Roman"/>
          <w:color w:val="569CD6"/>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56</w:t>
      </w:r>
      <w:r w:rsidRPr="005B1A00">
        <w:rPr>
          <w:rFonts w:eastAsia="Times New Roman" w:cs="Times New Roman"/>
          <w:color w:val="CCCCCC"/>
          <w:kern w:val="0"/>
          <w:sz w:val="16"/>
          <w:szCs w:val="16"/>
          <w:lang w:eastAsia="en-IN" w:bidi="hi-IN"/>
          <w14:ligatures w14:val="none"/>
        </w:rPr>
        <w:t>};</w:t>
      </w:r>
    </w:p>
    <w:p w14:paraId="0475A057"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2F94DD02"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7CEF606D"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Find the length of the array</w:t>
      </w:r>
    </w:p>
    <w:p w14:paraId="0653397A"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41D0A4CF"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"Length of the array: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w:t>
      </w:r>
    </w:p>
    <w:p w14:paraId="7C4F6878"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0D67CA8B"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Handle edge case: empty array</w:t>
      </w:r>
    </w:p>
    <w:p w14:paraId="61D1EF37"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4DD2FE13"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26A0ABA"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"The array is empty. Nothing to search.</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292A43A9"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w:t>
      </w:r>
    </w:p>
    <w:p w14:paraId="557265D0"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w:t>
      </w:r>
    </w:p>
    <w:p w14:paraId="20B8B7FA"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6976BC5F"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Search operation</w:t>
      </w:r>
    </w:p>
    <w:p w14:paraId="0B257E74"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element in the array you want to search: "</w:t>
      </w:r>
      <w:r w:rsidRPr="005B1A00">
        <w:rPr>
          <w:rFonts w:eastAsia="Times New Roman" w:cs="Times New Roman"/>
          <w:color w:val="CCCCCC"/>
          <w:kern w:val="0"/>
          <w:sz w:val="16"/>
          <w:szCs w:val="16"/>
          <w:lang w:eastAsia="en-IN" w:bidi="hi-IN"/>
          <w14:ligatures w14:val="none"/>
        </w:rPr>
        <w:t>);</w:t>
      </w:r>
    </w:p>
    <w:p w14:paraId="3870D7DF"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5C165489"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5FB5F365"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2474B8C"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count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42A1C3D"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E8A3CF5"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585152F4"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2E82D36"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"Element found at index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601B50E6"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12FB710F"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32CF655"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EF30952"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CB984F3"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If element is not found</w:t>
      </w:r>
    </w:p>
    <w:p w14:paraId="042E495B"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found</w:t>
      </w:r>
      <w:proofErr w:type="gramEnd"/>
      <w:r w:rsidRPr="005B1A00">
        <w:rPr>
          <w:rFonts w:eastAsia="Times New Roman" w:cs="Times New Roman"/>
          <w:color w:val="CCCCCC"/>
          <w:kern w:val="0"/>
          <w:sz w:val="16"/>
          <w:szCs w:val="16"/>
          <w:lang w:eastAsia="en-IN" w:bidi="hi-IN"/>
          <w14:ligatures w14:val="none"/>
        </w:rPr>
        <w:t>)</w:t>
      </w:r>
    </w:p>
    <w:p w14:paraId="7EC0CAD2"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531E548"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"The element was not found in the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2635D2E6"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9E88FED"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69E67726"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"Thank you for using the program.</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975D6FA"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48C51D6C"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D068197"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DA65107" w14:textId="77777777" w:rsidR="00F011CC" w:rsidRPr="005B1A00" w:rsidRDefault="00F011CC" w:rsidP="000138B6">
      <w:pPr>
        <w:shd w:val="clear" w:color="auto" w:fill="1F1F1F"/>
        <w:spacing w:after="0" w:line="276" w:lineRule="auto"/>
        <w:ind w:left="720"/>
        <w:rPr>
          <w:rFonts w:eastAsia="Times New Roman" w:cs="Times New Roman"/>
          <w:color w:val="CCCCCC"/>
          <w:kern w:val="0"/>
          <w:sz w:val="16"/>
          <w:szCs w:val="16"/>
          <w:lang w:eastAsia="en-IN" w:bidi="hi-IN"/>
          <w14:ligatures w14:val="none"/>
        </w:rPr>
      </w:pPr>
    </w:p>
    <w:p w14:paraId="05472C8C" w14:textId="77777777" w:rsidR="002C1155" w:rsidRPr="005B1A00" w:rsidRDefault="002C1155" w:rsidP="000138B6">
      <w:pPr>
        <w:pStyle w:val="ListParagraph"/>
        <w:spacing w:line="276" w:lineRule="auto"/>
        <w:ind w:left="1080"/>
        <w:rPr>
          <w:rFonts w:cs="Times New Roman"/>
          <w:b/>
          <w:bCs/>
          <w:lang w:val="en-GB"/>
        </w:rPr>
      </w:pPr>
    </w:p>
    <w:p w14:paraId="3CB8BAFA" w14:textId="77777777" w:rsidR="00CA04D3" w:rsidRPr="005B1A00" w:rsidRDefault="00CA04D3" w:rsidP="000138B6">
      <w:pPr>
        <w:pStyle w:val="ListParagraph"/>
        <w:spacing w:line="276" w:lineRule="auto"/>
        <w:ind w:left="1080"/>
        <w:rPr>
          <w:rFonts w:cs="Times New Roman"/>
          <w:b/>
          <w:bCs/>
          <w:lang w:val="en-GB"/>
        </w:rPr>
      </w:pPr>
    </w:p>
    <w:p w14:paraId="45E05F24" w14:textId="77777777" w:rsidR="00CA04D3" w:rsidRPr="005B1A00" w:rsidRDefault="00CA04D3" w:rsidP="000138B6">
      <w:pPr>
        <w:pStyle w:val="ListParagraph"/>
        <w:spacing w:line="276" w:lineRule="auto"/>
        <w:ind w:left="1080"/>
        <w:rPr>
          <w:rFonts w:cs="Times New Roman"/>
          <w:b/>
          <w:bCs/>
          <w:lang w:val="en-GB"/>
        </w:rPr>
      </w:pPr>
    </w:p>
    <w:p w14:paraId="518597D3" w14:textId="77777777" w:rsidR="00360C48" w:rsidRPr="005B1A00" w:rsidRDefault="00360C48" w:rsidP="000138B6">
      <w:pPr>
        <w:pStyle w:val="ListParagraph"/>
        <w:spacing w:line="276" w:lineRule="auto"/>
        <w:ind w:left="1080"/>
        <w:rPr>
          <w:rFonts w:cs="Times New Roman"/>
          <w:b/>
          <w:bCs/>
          <w:lang w:val="en-GB"/>
        </w:rPr>
      </w:pPr>
    </w:p>
    <w:p w14:paraId="611F474E" w14:textId="77777777" w:rsidR="00360C48" w:rsidRPr="005B1A00" w:rsidRDefault="00360C48" w:rsidP="000138B6">
      <w:pPr>
        <w:pStyle w:val="ListParagraph"/>
        <w:spacing w:line="276" w:lineRule="auto"/>
        <w:ind w:left="1080"/>
        <w:rPr>
          <w:rFonts w:cs="Times New Roman"/>
          <w:b/>
          <w:bCs/>
          <w:lang w:val="en-GB"/>
        </w:rPr>
      </w:pPr>
    </w:p>
    <w:p w14:paraId="0634B444" w14:textId="77777777" w:rsidR="00476E52" w:rsidRPr="005B1A00" w:rsidRDefault="00476E52" w:rsidP="00F627A1">
      <w:pPr>
        <w:pStyle w:val="Heading2"/>
        <w:rPr>
          <w:rFonts w:cs="Times New Roman"/>
        </w:rPr>
      </w:pPr>
      <w:r w:rsidRPr="005B1A00">
        <w:rPr>
          <w:rFonts w:cs="Times New Roman"/>
        </w:rPr>
        <w:t>Advantages of Array</w:t>
      </w:r>
    </w:p>
    <w:p w14:paraId="2EF4566B" w14:textId="77777777" w:rsidR="00476E52" w:rsidRPr="005B1A00" w:rsidRDefault="00476E52" w:rsidP="00A72E4F">
      <w:pPr>
        <w:numPr>
          <w:ilvl w:val="0"/>
          <w:numId w:val="30"/>
        </w:numPr>
        <w:spacing w:line="276" w:lineRule="auto"/>
        <w:rPr>
          <w:rFonts w:cs="Times New Roman"/>
          <w:sz w:val="24"/>
          <w:szCs w:val="24"/>
        </w:rPr>
      </w:pPr>
      <w:r w:rsidRPr="005B1A00">
        <w:rPr>
          <w:rFonts w:cs="Times New Roman"/>
          <w:sz w:val="24"/>
          <w:szCs w:val="24"/>
        </w:rPr>
        <w:t>Arrays allow random access to elements. This makes accessing elements by position faster.</w:t>
      </w:r>
    </w:p>
    <w:p w14:paraId="6EA405CF" w14:textId="77777777" w:rsidR="00476E52" w:rsidRPr="005B1A00" w:rsidRDefault="00476E52" w:rsidP="00A72E4F">
      <w:pPr>
        <w:numPr>
          <w:ilvl w:val="0"/>
          <w:numId w:val="31"/>
        </w:numPr>
        <w:spacing w:line="276" w:lineRule="auto"/>
        <w:rPr>
          <w:rFonts w:cs="Times New Roman"/>
          <w:sz w:val="24"/>
          <w:szCs w:val="24"/>
        </w:rPr>
      </w:pPr>
      <w:r w:rsidRPr="005B1A00">
        <w:rPr>
          <w:rFonts w:cs="Times New Roman"/>
          <w:sz w:val="24"/>
          <w:szCs w:val="24"/>
        </w:rPr>
        <w:t>Arrays have better cache locality which makes a pretty big difference in performance.</w:t>
      </w:r>
    </w:p>
    <w:p w14:paraId="257FC638" w14:textId="77777777" w:rsidR="00476E52" w:rsidRPr="005B1A00" w:rsidRDefault="00476E52" w:rsidP="00A72E4F">
      <w:pPr>
        <w:numPr>
          <w:ilvl w:val="0"/>
          <w:numId w:val="32"/>
        </w:numPr>
        <w:spacing w:line="276" w:lineRule="auto"/>
        <w:rPr>
          <w:rFonts w:cs="Times New Roman"/>
          <w:sz w:val="24"/>
          <w:szCs w:val="24"/>
        </w:rPr>
      </w:pPr>
      <w:r w:rsidRPr="005B1A00">
        <w:rPr>
          <w:rFonts w:cs="Times New Roman"/>
          <w:sz w:val="24"/>
          <w:szCs w:val="24"/>
        </w:rPr>
        <w:t>Arrays represent multiple data items of the same type using a single name.</w:t>
      </w:r>
    </w:p>
    <w:p w14:paraId="31E41B1A" w14:textId="77777777" w:rsidR="00476E52" w:rsidRPr="005B1A00" w:rsidRDefault="00476E52" w:rsidP="00A72E4F">
      <w:pPr>
        <w:numPr>
          <w:ilvl w:val="0"/>
          <w:numId w:val="33"/>
        </w:numPr>
        <w:spacing w:line="276" w:lineRule="auto"/>
        <w:rPr>
          <w:rFonts w:cs="Times New Roman"/>
          <w:sz w:val="24"/>
          <w:szCs w:val="24"/>
        </w:rPr>
      </w:pPr>
      <w:r w:rsidRPr="005B1A00">
        <w:rPr>
          <w:rFonts w:cs="Times New Roman"/>
          <w:sz w:val="24"/>
          <w:szCs w:val="24"/>
        </w:rPr>
        <w:t>Arrays are used to implement the other data structures like linked lists, stacks, queues, trees, graphs, etc.</w:t>
      </w:r>
    </w:p>
    <w:p w14:paraId="16F0763C" w14:textId="77777777" w:rsidR="00476E52" w:rsidRPr="005B1A00" w:rsidRDefault="00476E52" w:rsidP="00F627A1">
      <w:pPr>
        <w:pStyle w:val="Heading2"/>
        <w:rPr>
          <w:rFonts w:cs="Times New Roman"/>
        </w:rPr>
      </w:pPr>
      <w:r w:rsidRPr="005B1A00">
        <w:rPr>
          <w:rFonts w:cs="Times New Roman"/>
        </w:rPr>
        <w:t>Disadvantages of Array</w:t>
      </w:r>
    </w:p>
    <w:p w14:paraId="21F4A1B5" w14:textId="77777777" w:rsidR="00476E52" w:rsidRPr="005B1A00" w:rsidRDefault="00476E52" w:rsidP="00A72E4F">
      <w:pPr>
        <w:numPr>
          <w:ilvl w:val="0"/>
          <w:numId w:val="34"/>
        </w:numPr>
        <w:spacing w:line="276" w:lineRule="auto"/>
        <w:rPr>
          <w:rFonts w:cs="Times New Roman"/>
          <w:sz w:val="24"/>
          <w:szCs w:val="24"/>
        </w:rPr>
      </w:pPr>
      <w:r w:rsidRPr="005B1A00">
        <w:rPr>
          <w:rFonts w:cs="Times New Roman"/>
          <w:sz w:val="24"/>
          <w:szCs w:val="24"/>
        </w:rPr>
        <w:t>As arrays have a fixed size, once the memory is allocated to them, it cannot be increased or decreased, making it impossible to store extra data if required. An array of fixed size is referred to as a static array. </w:t>
      </w:r>
    </w:p>
    <w:p w14:paraId="40EC624A" w14:textId="77777777" w:rsidR="00476E52" w:rsidRPr="005B1A00" w:rsidRDefault="00476E52" w:rsidP="00A72E4F">
      <w:pPr>
        <w:numPr>
          <w:ilvl w:val="0"/>
          <w:numId w:val="35"/>
        </w:numPr>
        <w:spacing w:line="276" w:lineRule="auto"/>
        <w:rPr>
          <w:rFonts w:cs="Times New Roman"/>
          <w:sz w:val="24"/>
          <w:szCs w:val="24"/>
        </w:rPr>
      </w:pPr>
      <w:r w:rsidRPr="005B1A00">
        <w:rPr>
          <w:rFonts w:cs="Times New Roman"/>
          <w:sz w:val="24"/>
          <w:szCs w:val="24"/>
        </w:rPr>
        <w:t>Allocating less memory than required to an array leads to loss of data.</w:t>
      </w:r>
    </w:p>
    <w:p w14:paraId="478379F0" w14:textId="77777777" w:rsidR="00476E52" w:rsidRPr="005B1A00" w:rsidRDefault="00476E52" w:rsidP="00A72E4F">
      <w:pPr>
        <w:numPr>
          <w:ilvl w:val="0"/>
          <w:numId w:val="36"/>
        </w:numPr>
        <w:spacing w:line="276" w:lineRule="auto"/>
        <w:rPr>
          <w:rFonts w:cs="Times New Roman"/>
          <w:sz w:val="24"/>
          <w:szCs w:val="24"/>
        </w:rPr>
      </w:pPr>
      <w:r w:rsidRPr="005B1A00">
        <w:rPr>
          <w:rFonts w:cs="Times New Roman"/>
          <w:sz w:val="24"/>
          <w:szCs w:val="24"/>
        </w:rPr>
        <w:t>An array is homogeneous in nature so, a single array cannot store values of different data types. </w:t>
      </w:r>
    </w:p>
    <w:p w14:paraId="19E9C9DA" w14:textId="77777777" w:rsidR="00476E52" w:rsidRPr="005B1A00" w:rsidRDefault="00476E52" w:rsidP="00A72E4F">
      <w:pPr>
        <w:numPr>
          <w:ilvl w:val="0"/>
          <w:numId w:val="37"/>
        </w:numPr>
        <w:spacing w:line="276" w:lineRule="auto"/>
        <w:rPr>
          <w:rFonts w:cs="Times New Roman"/>
          <w:sz w:val="24"/>
          <w:szCs w:val="24"/>
        </w:rPr>
      </w:pPr>
      <w:r w:rsidRPr="005B1A00">
        <w:rPr>
          <w:rFonts w:cs="Times New Roman"/>
          <w:sz w:val="24"/>
          <w:szCs w:val="24"/>
        </w:rPr>
        <w:t>Arrays store data in contiguous memory locations, which makes deletion and insertion very difficult to implement. This problem is overcome by implementing linked lists, which allow elements to be accessed sequentially.  </w:t>
      </w:r>
    </w:p>
    <w:p w14:paraId="38F1659F" w14:textId="77777777" w:rsidR="00476E52" w:rsidRPr="005B1A00" w:rsidRDefault="00476E52" w:rsidP="00F627A1">
      <w:pPr>
        <w:pStyle w:val="Heading2"/>
        <w:rPr>
          <w:rFonts w:cs="Times New Roman"/>
        </w:rPr>
      </w:pPr>
      <w:r w:rsidRPr="005B1A00">
        <w:rPr>
          <w:rFonts w:cs="Times New Roman"/>
        </w:rPr>
        <w:lastRenderedPageBreak/>
        <w:t>Applications of Array</w:t>
      </w:r>
    </w:p>
    <w:p w14:paraId="1FD44BCC" w14:textId="77777777" w:rsidR="00476E52" w:rsidRPr="005B1A00" w:rsidRDefault="00476E52" w:rsidP="00A72E4F">
      <w:pPr>
        <w:numPr>
          <w:ilvl w:val="0"/>
          <w:numId w:val="38"/>
        </w:numPr>
        <w:spacing w:line="276" w:lineRule="auto"/>
        <w:rPr>
          <w:rFonts w:cs="Times New Roman"/>
          <w:sz w:val="24"/>
          <w:szCs w:val="24"/>
        </w:rPr>
      </w:pPr>
      <w:r w:rsidRPr="005B1A00">
        <w:rPr>
          <w:rFonts w:cs="Times New Roman"/>
          <w:sz w:val="24"/>
          <w:szCs w:val="24"/>
        </w:rPr>
        <w:t>They are used in the implementation of other data structures such as array lists, heaps, hash tables, vectors, and matrices.</w:t>
      </w:r>
    </w:p>
    <w:p w14:paraId="2E6C8C14" w14:textId="77777777" w:rsidR="00476E52" w:rsidRPr="005B1A00" w:rsidRDefault="00476E52" w:rsidP="00A72E4F">
      <w:pPr>
        <w:numPr>
          <w:ilvl w:val="0"/>
          <w:numId w:val="39"/>
        </w:numPr>
        <w:spacing w:line="276" w:lineRule="auto"/>
        <w:rPr>
          <w:rFonts w:cs="Times New Roman"/>
          <w:sz w:val="24"/>
          <w:szCs w:val="24"/>
        </w:rPr>
      </w:pPr>
      <w:r w:rsidRPr="005B1A00">
        <w:rPr>
          <w:rFonts w:cs="Times New Roman"/>
          <w:sz w:val="24"/>
          <w:szCs w:val="24"/>
        </w:rPr>
        <w:t>Database records are usually implemented as arrays.</w:t>
      </w:r>
    </w:p>
    <w:p w14:paraId="1546B33C" w14:textId="77777777" w:rsidR="00476E52" w:rsidRPr="005B1A00" w:rsidRDefault="00476E52" w:rsidP="00A72E4F">
      <w:pPr>
        <w:numPr>
          <w:ilvl w:val="0"/>
          <w:numId w:val="40"/>
        </w:numPr>
        <w:spacing w:line="276" w:lineRule="auto"/>
        <w:rPr>
          <w:rFonts w:cs="Times New Roman"/>
          <w:b/>
          <w:bCs/>
        </w:rPr>
      </w:pPr>
      <w:r w:rsidRPr="005B1A00">
        <w:rPr>
          <w:rFonts w:cs="Times New Roman"/>
          <w:sz w:val="24"/>
          <w:szCs w:val="24"/>
        </w:rPr>
        <w:t>It is used in lookup tables by computer.</w:t>
      </w:r>
    </w:p>
    <w:p w14:paraId="353A022F" w14:textId="0D741557" w:rsidR="00AC0B72" w:rsidRPr="005B1A00" w:rsidRDefault="00AC0B72" w:rsidP="000138B6">
      <w:pPr>
        <w:spacing w:line="276" w:lineRule="auto"/>
        <w:rPr>
          <w:rFonts w:cs="Times New Roman"/>
          <w:b/>
          <w:bCs/>
          <w:sz w:val="36"/>
          <w:szCs w:val="36"/>
        </w:rPr>
      </w:pPr>
      <w:r w:rsidRPr="005B1A00">
        <w:rPr>
          <w:rFonts w:cs="Times New Roman"/>
          <w:b/>
          <w:bCs/>
          <w:sz w:val="36"/>
          <w:szCs w:val="36"/>
        </w:rPr>
        <w:t xml:space="preserve">2.  </w:t>
      </w:r>
      <w:r w:rsidR="00AA4990" w:rsidRPr="005B1A00">
        <w:rPr>
          <w:rFonts w:cs="Times New Roman"/>
          <w:b/>
          <w:bCs/>
          <w:sz w:val="36"/>
          <w:szCs w:val="36"/>
        </w:rPr>
        <w:t>Matrix/Grid</w:t>
      </w:r>
      <w:r w:rsidRPr="005B1A00">
        <w:rPr>
          <w:rFonts w:cs="Times New Roman"/>
          <w:b/>
          <w:bCs/>
          <w:sz w:val="36"/>
          <w:szCs w:val="36"/>
        </w:rPr>
        <w:t>/2D Array.</w:t>
      </w:r>
    </w:p>
    <w:p w14:paraId="5E082BE7" w14:textId="47EA6B0F" w:rsidR="00AC0B72" w:rsidRPr="005B1A00" w:rsidRDefault="00B31197" w:rsidP="000138B6">
      <w:pPr>
        <w:spacing w:line="276" w:lineRule="auto"/>
        <w:rPr>
          <w:rFonts w:cs="Times New Roman"/>
        </w:rPr>
      </w:pPr>
      <w:r w:rsidRPr="005B1A00">
        <w:rPr>
          <w:rFonts w:cs="Times New Roman"/>
          <w:b/>
          <w:bCs/>
        </w:rPr>
        <w:t>Matrix Data Structure</w:t>
      </w:r>
      <w:r w:rsidRPr="005B1A00">
        <w:rPr>
          <w:rFonts w:cs="Times New Roman"/>
        </w:rPr>
        <w:t> is a two-dimensional array arranged in rows and columns. It is commonly used to represent mathematical matrices and is fundamental in various fields like mathematics, computer graphics, and data processing. Matrices allow for efficient storage and manipulation of data in a structured format.</w:t>
      </w:r>
      <w:r w:rsidR="00AC0B72" w:rsidRPr="005B1A00">
        <w:rPr>
          <w:rFonts w:cs="Times New Roman"/>
        </w:rPr>
        <w:tab/>
      </w:r>
    </w:p>
    <w:p w14:paraId="04DA9D05" w14:textId="583E9D86" w:rsidR="00D96635" w:rsidRPr="005B1A00" w:rsidRDefault="00A14C68" w:rsidP="000138B6">
      <w:pPr>
        <w:spacing w:line="276" w:lineRule="auto"/>
        <w:rPr>
          <w:rFonts w:cs="Times New Roman"/>
          <w:b/>
          <w:bCs/>
          <w:sz w:val="36"/>
          <w:szCs w:val="36"/>
        </w:rPr>
      </w:pPr>
      <w:r w:rsidRPr="005B1A00">
        <w:rPr>
          <w:rFonts w:cs="Times New Roman"/>
          <w:b/>
          <w:bCs/>
          <w:noProof/>
          <w:sz w:val="36"/>
          <w:szCs w:val="36"/>
        </w:rPr>
        <w:drawing>
          <wp:inline distT="0" distB="0" distL="0" distR="0" wp14:anchorId="752E120A" wp14:editId="1EFBB5E8">
            <wp:extent cx="6645910" cy="2536825"/>
            <wp:effectExtent l="0" t="0" r="2540" b="0"/>
            <wp:docPr id="548751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51470" name="Picture 548751470"/>
                    <pic:cNvPicPr/>
                  </pic:nvPicPr>
                  <pic:blipFill>
                    <a:blip r:embed="rId29">
                      <a:extLst>
                        <a:ext uri="{28A0092B-C50C-407E-A947-70E740481C1C}">
                          <a14:useLocalDpi xmlns:a14="http://schemas.microsoft.com/office/drawing/2010/main" val="0"/>
                        </a:ext>
                      </a:extLst>
                    </a:blip>
                    <a:stretch>
                      <a:fillRect/>
                    </a:stretch>
                  </pic:blipFill>
                  <pic:spPr>
                    <a:xfrm>
                      <a:off x="0" y="0"/>
                      <a:ext cx="6645910" cy="2536825"/>
                    </a:xfrm>
                    <a:prstGeom prst="rect">
                      <a:avLst/>
                    </a:prstGeom>
                  </pic:spPr>
                </pic:pic>
              </a:graphicData>
            </a:graphic>
          </wp:inline>
        </w:drawing>
      </w:r>
    </w:p>
    <w:p w14:paraId="3C5240C8" w14:textId="5F0C90FA" w:rsidR="00803E8D" w:rsidRPr="005B1A00" w:rsidRDefault="00F25554" w:rsidP="000138B6">
      <w:pPr>
        <w:spacing w:line="276" w:lineRule="auto"/>
        <w:rPr>
          <w:rFonts w:cs="Times New Roman"/>
          <w:b/>
          <w:bCs/>
          <w:sz w:val="36"/>
          <w:szCs w:val="36"/>
          <w:u w:val="single"/>
        </w:rPr>
      </w:pPr>
      <w:r w:rsidRPr="005B1A00">
        <w:rPr>
          <w:rFonts w:cs="Times New Roman"/>
          <w:b/>
          <w:bCs/>
          <w:sz w:val="36"/>
          <w:szCs w:val="36"/>
          <w:u w:val="single"/>
        </w:rPr>
        <w:t>Representation of Matrix Data Structure:</w:t>
      </w:r>
      <w:r w:rsidR="0073167E" w:rsidRPr="005B1A00">
        <w:rPr>
          <w:rFonts w:cs="Times New Roman"/>
          <w:sz w:val="24"/>
          <w:szCs w:val="24"/>
        </w:rPr>
        <w:t xml:space="preserve">  T</w:t>
      </w:r>
      <w:r w:rsidR="00E10797" w:rsidRPr="005B1A00">
        <w:rPr>
          <w:rFonts w:cs="Times New Roman"/>
          <w:sz w:val="24"/>
          <w:szCs w:val="24"/>
        </w:rPr>
        <w:t xml:space="preserve">he elements are organized in rows and columns. As shown in the above image the cell </w:t>
      </w:r>
      <w:proofErr w:type="gramStart"/>
      <w:r w:rsidR="00E10797" w:rsidRPr="005B1A00">
        <w:rPr>
          <w:rFonts w:cs="Times New Roman"/>
          <w:sz w:val="24"/>
          <w:szCs w:val="24"/>
        </w:rPr>
        <w:t>a[</w:t>
      </w:r>
      <w:proofErr w:type="gramEnd"/>
      <w:r w:rsidR="00E10797" w:rsidRPr="005B1A00">
        <w:rPr>
          <w:rFonts w:cs="Times New Roman"/>
          <w:sz w:val="24"/>
          <w:szCs w:val="24"/>
        </w:rPr>
        <w:t>0][0] is the first element of the first row and first column.</w:t>
      </w:r>
      <w:r w:rsidR="00DD3A8A" w:rsidRPr="005B1A00">
        <w:rPr>
          <w:rFonts w:cs="Times New Roman"/>
          <w:sz w:val="24"/>
          <w:szCs w:val="24"/>
        </w:rPr>
        <w:t xml:space="preserve"> </w:t>
      </w:r>
      <w:r w:rsidR="00E10797" w:rsidRPr="005B1A00">
        <w:rPr>
          <w:rFonts w:cs="Times New Roman"/>
          <w:sz w:val="24"/>
          <w:szCs w:val="24"/>
        </w:rPr>
        <w:t>The value in the first square bracket represents the row number and the value inside the second square bracket represents the column number. (</w:t>
      </w:r>
      <w:proofErr w:type="spellStart"/>
      <w:r w:rsidR="00E10797" w:rsidRPr="005B1A00">
        <w:rPr>
          <w:rFonts w:cs="Times New Roman"/>
          <w:sz w:val="24"/>
          <w:szCs w:val="24"/>
        </w:rPr>
        <w:t>i.e</w:t>
      </w:r>
      <w:proofErr w:type="spellEnd"/>
      <w:r w:rsidR="00E10797" w:rsidRPr="005B1A00">
        <w:rPr>
          <w:rFonts w:cs="Times New Roman"/>
          <w:sz w:val="24"/>
          <w:szCs w:val="24"/>
        </w:rPr>
        <w:t>, a[row][column]).</w:t>
      </w:r>
    </w:p>
    <w:p w14:paraId="2C0D1408" w14:textId="60A9BF8B" w:rsidR="00803E8D" w:rsidRPr="005B1A00" w:rsidRDefault="00DD3A8A" w:rsidP="000138B6">
      <w:pPr>
        <w:spacing w:line="276" w:lineRule="auto"/>
        <w:rPr>
          <w:rFonts w:cs="Times New Roman"/>
          <w:sz w:val="24"/>
          <w:szCs w:val="24"/>
        </w:rPr>
      </w:pPr>
      <w:r w:rsidRPr="005B1A00">
        <w:rPr>
          <w:rFonts w:cs="Times New Roman"/>
          <w:b/>
          <w:bCs/>
          <w:noProof/>
          <w:sz w:val="36"/>
          <w:szCs w:val="36"/>
        </w:rPr>
        <w:lastRenderedPageBreak/>
        <w:drawing>
          <wp:anchor distT="0" distB="0" distL="114300" distR="114300" simplePos="0" relativeHeight="251658266" behindDoc="0" locked="0" layoutInCell="1" allowOverlap="1" wp14:anchorId="4E175250" wp14:editId="63AB1D35">
            <wp:simplePos x="0" y="0"/>
            <wp:positionH relativeFrom="margin">
              <wp:align>center</wp:align>
            </wp:positionH>
            <wp:positionV relativeFrom="margin">
              <wp:posOffset>94532</wp:posOffset>
            </wp:positionV>
            <wp:extent cx="5182323" cy="3600953"/>
            <wp:effectExtent l="0" t="0" r="0" b="0"/>
            <wp:wrapSquare wrapText="bothSides"/>
            <wp:docPr id="10280883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8311" name="Picture 1028088311"/>
                    <pic:cNvPicPr/>
                  </pic:nvPicPr>
                  <pic:blipFill>
                    <a:blip r:embed="rId30">
                      <a:extLst>
                        <a:ext uri="{28A0092B-C50C-407E-A947-70E740481C1C}">
                          <a14:useLocalDpi xmlns:a14="http://schemas.microsoft.com/office/drawing/2010/main" val="0"/>
                        </a:ext>
                      </a:extLst>
                    </a:blip>
                    <a:stretch>
                      <a:fillRect/>
                    </a:stretch>
                  </pic:blipFill>
                  <pic:spPr>
                    <a:xfrm>
                      <a:off x="0" y="0"/>
                      <a:ext cx="5182323" cy="3600953"/>
                    </a:xfrm>
                    <a:prstGeom prst="rect">
                      <a:avLst/>
                    </a:prstGeom>
                  </pic:spPr>
                </pic:pic>
              </a:graphicData>
            </a:graphic>
          </wp:anchor>
        </w:drawing>
      </w:r>
    </w:p>
    <w:p w14:paraId="2E6808D2" w14:textId="55CE268C" w:rsidR="00803E8D" w:rsidRPr="005B1A00" w:rsidRDefault="00803E8D" w:rsidP="000138B6">
      <w:pPr>
        <w:spacing w:line="276" w:lineRule="auto"/>
        <w:rPr>
          <w:rFonts w:cs="Times New Roman"/>
          <w:sz w:val="24"/>
          <w:szCs w:val="24"/>
        </w:rPr>
      </w:pPr>
    </w:p>
    <w:p w14:paraId="40AC3B2A" w14:textId="180AE6D8" w:rsidR="00803E8D" w:rsidRPr="005B1A00" w:rsidRDefault="00803E8D" w:rsidP="000138B6">
      <w:pPr>
        <w:spacing w:line="276" w:lineRule="auto"/>
        <w:rPr>
          <w:rFonts w:cs="Times New Roman"/>
          <w:sz w:val="24"/>
          <w:szCs w:val="24"/>
        </w:rPr>
      </w:pPr>
    </w:p>
    <w:p w14:paraId="3D1B4B71" w14:textId="77777777" w:rsidR="00803E8D" w:rsidRPr="005B1A00" w:rsidRDefault="00803E8D" w:rsidP="000138B6">
      <w:pPr>
        <w:spacing w:line="276" w:lineRule="auto"/>
        <w:rPr>
          <w:rFonts w:cs="Times New Roman"/>
          <w:sz w:val="24"/>
          <w:szCs w:val="24"/>
        </w:rPr>
      </w:pPr>
    </w:p>
    <w:p w14:paraId="77F336AF" w14:textId="77777777" w:rsidR="00803E8D" w:rsidRPr="005B1A00" w:rsidRDefault="00803E8D" w:rsidP="000138B6">
      <w:pPr>
        <w:spacing w:line="276" w:lineRule="auto"/>
        <w:rPr>
          <w:rFonts w:cs="Times New Roman"/>
          <w:sz w:val="24"/>
          <w:szCs w:val="24"/>
        </w:rPr>
      </w:pPr>
    </w:p>
    <w:p w14:paraId="51D63D7D" w14:textId="77777777" w:rsidR="00803E8D" w:rsidRPr="005B1A00" w:rsidRDefault="00803E8D" w:rsidP="000138B6">
      <w:pPr>
        <w:spacing w:line="276" w:lineRule="auto"/>
        <w:rPr>
          <w:rFonts w:cs="Times New Roman"/>
          <w:sz w:val="24"/>
          <w:szCs w:val="24"/>
        </w:rPr>
      </w:pPr>
    </w:p>
    <w:p w14:paraId="143D16D0" w14:textId="77777777" w:rsidR="00803E8D" w:rsidRPr="005B1A00" w:rsidRDefault="00803E8D" w:rsidP="000138B6">
      <w:pPr>
        <w:spacing w:line="276" w:lineRule="auto"/>
        <w:rPr>
          <w:rFonts w:cs="Times New Roman"/>
          <w:sz w:val="24"/>
          <w:szCs w:val="24"/>
        </w:rPr>
      </w:pPr>
    </w:p>
    <w:p w14:paraId="6768D67B" w14:textId="77777777" w:rsidR="00803E8D" w:rsidRPr="005B1A00" w:rsidRDefault="00803E8D" w:rsidP="000138B6">
      <w:pPr>
        <w:spacing w:line="276" w:lineRule="auto"/>
        <w:rPr>
          <w:rFonts w:cs="Times New Roman"/>
          <w:sz w:val="24"/>
          <w:szCs w:val="24"/>
        </w:rPr>
      </w:pPr>
    </w:p>
    <w:p w14:paraId="5CD224F6" w14:textId="77777777" w:rsidR="00803E8D" w:rsidRPr="005B1A00" w:rsidRDefault="00803E8D" w:rsidP="000138B6">
      <w:pPr>
        <w:spacing w:line="276" w:lineRule="auto"/>
        <w:rPr>
          <w:rFonts w:cs="Times New Roman"/>
          <w:sz w:val="24"/>
          <w:szCs w:val="24"/>
        </w:rPr>
      </w:pPr>
    </w:p>
    <w:p w14:paraId="400E5459" w14:textId="77777777" w:rsidR="00803E8D" w:rsidRPr="005B1A00" w:rsidRDefault="00803E8D" w:rsidP="000138B6">
      <w:pPr>
        <w:spacing w:line="276" w:lineRule="auto"/>
        <w:rPr>
          <w:rFonts w:cs="Times New Roman"/>
          <w:sz w:val="24"/>
          <w:szCs w:val="24"/>
        </w:rPr>
      </w:pPr>
    </w:p>
    <w:p w14:paraId="604E80ED" w14:textId="77777777" w:rsidR="00803E8D" w:rsidRPr="005B1A00" w:rsidRDefault="00803E8D" w:rsidP="000138B6">
      <w:pPr>
        <w:spacing w:line="276" w:lineRule="auto"/>
        <w:rPr>
          <w:rFonts w:cs="Times New Roman"/>
          <w:sz w:val="24"/>
          <w:szCs w:val="24"/>
        </w:rPr>
      </w:pPr>
    </w:p>
    <w:p w14:paraId="7C6CFA7E" w14:textId="77777777" w:rsidR="00803E8D" w:rsidRPr="005B1A00" w:rsidRDefault="00803E8D" w:rsidP="000138B6">
      <w:pPr>
        <w:spacing w:line="276" w:lineRule="auto"/>
        <w:rPr>
          <w:rFonts w:cs="Times New Roman"/>
          <w:b/>
          <w:bCs/>
          <w:sz w:val="36"/>
          <w:szCs w:val="36"/>
        </w:rPr>
      </w:pPr>
      <w:r w:rsidRPr="005B1A00">
        <w:rPr>
          <w:rFonts w:cs="Times New Roman"/>
          <w:b/>
          <w:bCs/>
          <w:sz w:val="36"/>
          <w:szCs w:val="36"/>
          <w:u w:val="single"/>
        </w:rPr>
        <w:t xml:space="preserve">Declaration of Matrix Data </w:t>
      </w:r>
      <w:proofErr w:type="gramStart"/>
      <w:r w:rsidRPr="005B1A00">
        <w:rPr>
          <w:rFonts w:cs="Times New Roman"/>
          <w:b/>
          <w:bCs/>
          <w:sz w:val="36"/>
          <w:szCs w:val="36"/>
          <w:u w:val="single"/>
        </w:rPr>
        <w:t>Structure :</w:t>
      </w:r>
      <w:proofErr w:type="gramEnd"/>
    </w:p>
    <w:p w14:paraId="3BAA7DB6" w14:textId="0413E558" w:rsidR="00803E8D" w:rsidRPr="005B1A00" w:rsidRDefault="003B7A20" w:rsidP="000138B6">
      <w:pPr>
        <w:spacing w:line="276" w:lineRule="auto"/>
        <w:rPr>
          <w:rFonts w:cs="Times New Roman"/>
          <w:sz w:val="24"/>
          <w:szCs w:val="24"/>
        </w:rPr>
      </w:pPr>
      <w:r w:rsidRPr="005B1A00">
        <w:rPr>
          <w:rFonts w:cs="Times New Roman"/>
          <w:sz w:val="24"/>
          <w:szCs w:val="24"/>
        </w:rPr>
        <w:t xml:space="preserve">Declaration of a Matrix or two-dimensional array is very much </w:t>
      </w:r>
      <w:proofErr w:type="gramStart"/>
      <w:r w:rsidRPr="005B1A00">
        <w:rPr>
          <w:rFonts w:cs="Times New Roman"/>
          <w:sz w:val="24"/>
          <w:szCs w:val="24"/>
        </w:rPr>
        <w:t>similar to</w:t>
      </w:r>
      <w:proofErr w:type="gramEnd"/>
      <w:r w:rsidRPr="005B1A00">
        <w:rPr>
          <w:rFonts w:cs="Times New Roman"/>
          <w:sz w:val="24"/>
          <w:szCs w:val="24"/>
        </w:rPr>
        <w:t xml:space="preserve"> that of a one-dimensional array, given as follows.</w:t>
      </w:r>
    </w:p>
    <w:p w14:paraId="5D76E75F"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359717AE"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0074504C"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09391E2C"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6F47380D"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A3E4DAA"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Defining number of rows and columns in matrix</w:t>
      </w:r>
    </w:p>
    <w:p w14:paraId="63362316"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p>
    <w:p w14:paraId="2EECE2E7"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0C97E93"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Array Declaration</w:t>
      </w:r>
    </w:p>
    <w:p w14:paraId="5D09B241"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w:t>
      </w:r>
    </w:p>
    <w:p w14:paraId="5808542F"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292707B"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Print elements of the array</w:t>
      </w:r>
    </w:p>
    <w:p w14:paraId="56F1FD9E"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rows</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C9B758F"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2F9BCA7"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cols</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11C71402"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D575331"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3A1F36B3"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A8237D5"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0A4D92B"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F2C2AF3"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3C788E6F"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77FD1036"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4263EA4B" w14:textId="77777777" w:rsidR="00E17A6D" w:rsidRPr="005B1A00" w:rsidRDefault="00E17A6D"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4576469D" w14:textId="77777777" w:rsidR="00387CA4" w:rsidRPr="005B1A00" w:rsidRDefault="00387CA4" w:rsidP="000138B6">
      <w:pPr>
        <w:spacing w:line="276" w:lineRule="auto"/>
        <w:rPr>
          <w:rFonts w:cs="Times New Roman"/>
          <w:sz w:val="24"/>
          <w:szCs w:val="24"/>
        </w:rPr>
      </w:pPr>
    </w:p>
    <w:p w14:paraId="50350B97" w14:textId="77777777" w:rsidR="00BA136F" w:rsidRPr="005B1A00" w:rsidRDefault="00BA136F" w:rsidP="000138B6">
      <w:pPr>
        <w:spacing w:line="276" w:lineRule="auto"/>
        <w:rPr>
          <w:rFonts w:cs="Times New Roman"/>
          <w:b/>
          <w:bCs/>
          <w:sz w:val="36"/>
          <w:szCs w:val="36"/>
          <w:u w:val="single"/>
        </w:rPr>
      </w:pPr>
    </w:p>
    <w:p w14:paraId="3270D572" w14:textId="77777777" w:rsidR="0030669F" w:rsidRPr="005B1A00" w:rsidRDefault="00505E90" w:rsidP="000138B6">
      <w:pPr>
        <w:spacing w:line="276" w:lineRule="auto"/>
        <w:rPr>
          <w:rFonts w:cs="Times New Roman"/>
          <w:b/>
          <w:bCs/>
          <w:sz w:val="36"/>
          <w:szCs w:val="36"/>
          <w:u w:val="single"/>
        </w:rPr>
      </w:pPr>
      <w:r w:rsidRPr="005B1A00">
        <w:rPr>
          <w:rFonts w:cs="Times New Roman"/>
          <w:b/>
          <w:bCs/>
          <w:sz w:val="36"/>
          <w:szCs w:val="36"/>
          <w:u w:val="single"/>
        </w:rPr>
        <w:t>Initializing Matrix Data Structure:</w:t>
      </w:r>
      <w:r w:rsidR="0030669F" w:rsidRPr="005B1A00">
        <w:rPr>
          <w:rFonts w:cs="Times New Roman"/>
          <w:b/>
          <w:bCs/>
          <w:sz w:val="36"/>
          <w:szCs w:val="36"/>
          <w:u w:val="single"/>
        </w:rPr>
        <w:t xml:space="preserve"> </w:t>
      </w:r>
    </w:p>
    <w:p w14:paraId="05AE41C6" w14:textId="2D731171" w:rsidR="00505E90" w:rsidRPr="005B1A00" w:rsidRDefault="0030669F" w:rsidP="000138B6">
      <w:pPr>
        <w:spacing w:line="276" w:lineRule="auto"/>
        <w:rPr>
          <w:rFonts w:cs="Times New Roman"/>
          <w:sz w:val="24"/>
          <w:szCs w:val="24"/>
        </w:rPr>
      </w:pPr>
      <w:r w:rsidRPr="005B1A00">
        <w:rPr>
          <w:rFonts w:cs="Times New Roman"/>
          <w:sz w:val="24"/>
          <w:szCs w:val="24"/>
        </w:rPr>
        <w:lastRenderedPageBreak/>
        <w:t>In initialization, we assign some initial value to all the cells of the matrix. Below is the implementation to initialize a matrix in different languages.</w:t>
      </w:r>
    </w:p>
    <w:p w14:paraId="73AE6E4E"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05CAA75E"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4A836C88"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 {</w:t>
      </w:r>
    </w:p>
    <w:p w14:paraId="2EE77DC4"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01D09250"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Initializing a 2-D array with values</w:t>
      </w:r>
    </w:p>
    <w:p w14:paraId="3989ACD4"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w:t>
      </w:r>
    </w:p>
    <w:p w14:paraId="71B80979"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3C504A3D" w14:textId="77777777" w:rsidR="00B74F11" w:rsidRPr="005B1A00" w:rsidRDefault="00B74F1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8110171" w14:textId="77777777" w:rsidR="00FE6707" w:rsidRPr="005B1A00" w:rsidRDefault="00FE6707" w:rsidP="000138B6">
      <w:pPr>
        <w:spacing w:line="276" w:lineRule="auto"/>
        <w:rPr>
          <w:rFonts w:cs="Times New Roman"/>
          <w:sz w:val="24"/>
          <w:szCs w:val="24"/>
        </w:rPr>
      </w:pPr>
    </w:p>
    <w:p w14:paraId="76922DE1" w14:textId="77777777" w:rsidR="0072492E" w:rsidRPr="005B1A00" w:rsidRDefault="0072492E" w:rsidP="000138B6">
      <w:pPr>
        <w:spacing w:line="276" w:lineRule="auto"/>
        <w:rPr>
          <w:rFonts w:cs="Times New Roman"/>
          <w:b/>
          <w:bCs/>
          <w:sz w:val="36"/>
          <w:szCs w:val="36"/>
        </w:rPr>
      </w:pPr>
      <w:r w:rsidRPr="005B1A00">
        <w:rPr>
          <w:rFonts w:cs="Times New Roman"/>
          <w:b/>
          <w:bCs/>
          <w:sz w:val="36"/>
          <w:szCs w:val="36"/>
          <w:u w:val="single"/>
        </w:rPr>
        <w:t>Operations on Matrix Data Structure:</w:t>
      </w:r>
    </w:p>
    <w:p w14:paraId="60F6FD02" w14:textId="77777777" w:rsidR="0072492E" w:rsidRPr="005B1A00" w:rsidRDefault="0072492E" w:rsidP="000138B6">
      <w:pPr>
        <w:spacing w:line="276" w:lineRule="auto"/>
        <w:rPr>
          <w:rFonts w:cs="Times New Roman"/>
          <w:sz w:val="24"/>
          <w:szCs w:val="24"/>
        </w:rPr>
      </w:pPr>
      <w:r w:rsidRPr="005B1A00">
        <w:rPr>
          <w:rFonts w:cs="Times New Roman"/>
          <w:sz w:val="24"/>
          <w:szCs w:val="24"/>
        </w:rPr>
        <w:t>We can perform a variety of operations on the Matrix Data Structure. Some of the most common operations are:</w:t>
      </w:r>
    </w:p>
    <w:p w14:paraId="7E5521B2" w14:textId="77777777" w:rsidR="0072492E" w:rsidRPr="005B1A00" w:rsidRDefault="0072492E" w:rsidP="00A72E4F">
      <w:pPr>
        <w:numPr>
          <w:ilvl w:val="0"/>
          <w:numId w:val="41"/>
        </w:numPr>
        <w:spacing w:line="276" w:lineRule="auto"/>
        <w:rPr>
          <w:rFonts w:cs="Times New Roman"/>
          <w:sz w:val="24"/>
          <w:szCs w:val="24"/>
        </w:rPr>
      </w:pPr>
      <w:r w:rsidRPr="005B1A00">
        <w:rPr>
          <w:rFonts w:cs="Times New Roman"/>
          <w:sz w:val="24"/>
          <w:szCs w:val="24"/>
        </w:rPr>
        <w:t>Access elements of Matrix</w:t>
      </w:r>
    </w:p>
    <w:p w14:paraId="22FAA00E" w14:textId="77777777" w:rsidR="0072492E" w:rsidRPr="005B1A00" w:rsidRDefault="0072492E" w:rsidP="00A72E4F">
      <w:pPr>
        <w:numPr>
          <w:ilvl w:val="0"/>
          <w:numId w:val="42"/>
        </w:numPr>
        <w:spacing w:line="276" w:lineRule="auto"/>
        <w:rPr>
          <w:rFonts w:cs="Times New Roman"/>
          <w:sz w:val="24"/>
          <w:szCs w:val="24"/>
        </w:rPr>
      </w:pPr>
      <w:r w:rsidRPr="005B1A00">
        <w:rPr>
          <w:rFonts w:cs="Times New Roman"/>
          <w:sz w:val="24"/>
          <w:szCs w:val="24"/>
        </w:rPr>
        <w:t>Traversal of a Matrix</w:t>
      </w:r>
    </w:p>
    <w:p w14:paraId="03DAEC44" w14:textId="77777777" w:rsidR="0072492E" w:rsidRPr="005B1A00" w:rsidRDefault="0072492E" w:rsidP="00A72E4F">
      <w:pPr>
        <w:numPr>
          <w:ilvl w:val="0"/>
          <w:numId w:val="43"/>
        </w:numPr>
        <w:spacing w:line="276" w:lineRule="auto"/>
        <w:rPr>
          <w:rFonts w:cs="Times New Roman"/>
          <w:sz w:val="24"/>
          <w:szCs w:val="24"/>
        </w:rPr>
      </w:pPr>
      <w:r w:rsidRPr="005B1A00">
        <w:rPr>
          <w:rFonts w:cs="Times New Roman"/>
          <w:sz w:val="24"/>
          <w:szCs w:val="24"/>
        </w:rPr>
        <w:t>Searching in a Matrix</w:t>
      </w:r>
    </w:p>
    <w:p w14:paraId="00A6A281" w14:textId="77777777" w:rsidR="0072492E" w:rsidRPr="005B1A00" w:rsidRDefault="0072492E" w:rsidP="00A72E4F">
      <w:pPr>
        <w:numPr>
          <w:ilvl w:val="0"/>
          <w:numId w:val="44"/>
        </w:numPr>
        <w:spacing w:line="276" w:lineRule="auto"/>
        <w:rPr>
          <w:rFonts w:cs="Times New Roman"/>
          <w:sz w:val="24"/>
          <w:szCs w:val="24"/>
        </w:rPr>
      </w:pPr>
      <w:r w:rsidRPr="005B1A00">
        <w:rPr>
          <w:rFonts w:cs="Times New Roman"/>
          <w:sz w:val="24"/>
          <w:szCs w:val="24"/>
        </w:rPr>
        <w:t>Sorting a Matrix</w:t>
      </w:r>
    </w:p>
    <w:p w14:paraId="7ED6E098" w14:textId="4C8C2651" w:rsidR="00136036" w:rsidRPr="005B1A00" w:rsidRDefault="00136036" w:rsidP="00A72E4F">
      <w:pPr>
        <w:pStyle w:val="ListParagraph"/>
        <w:numPr>
          <w:ilvl w:val="0"/>
          <w:numId w:val="45"/>
        </w:numPr>
        <w:spacing w:line="276" w:lineRule="auto"/>
        <w:rPr>
          <w:rFonts w:cs="Times New Roman"/>
          <w:b/>
          <w:bCs/>
          <w:sz w:val="36"/>
          <w:szCs w:val="36"/>
          <w:u w:val="single"/>
        </w:rPr>
      </w:pPr>
      <w:r w:rsidRPr="005B1A00">
        <w:rPr>
          <w:rFonts w:cs="Times New Roman"/>
          <w:b/>
          <w:bCs/>
          <w:sz w:val="36"/>
          <w:szCs w:val="36"/>
          <w:u w:val="single"/>
        </w:rPr>
        <w:t>Access elements of Matrix Data Structure:</w:t>
      </w:r>
    </w:p>
    <w:p w14:paraId="34FBE0B0" w14:textId="77777777" w:rsidR="00136036" w:rsidRPr="005B1A00" w:rsidRDefault="00136036" w:rsidP="000138B6">
      <w:pPr>
        <w:pStyle w:val="ListParagraph"/>
        <w:spacing w:line="276" w:lineRule="auto"/>
        <w:rPr>
          <w:rFonts w:cs="Times New Roman"/>
          <w:sz w:val="24"/>
          <w:szCs w:val="24"/>
        </w:rPr>
      </w:pPr>
      <w:r w:rsidRPr="005B1A00">
        <w:rPr>
          <w:rFonts w:cs="Times New Roman"/>
          <w:sz w:val="24"/>
          <w:szCs w:val="24"/>
        </w:rPr>
        <w:t xml:space="preserve">Like one-dimensional arrays, matrices can be accessed randomly by using their indices to access the individual elements. A cell has two indices, one for its row number, and the other for its column number. We can use </w:t>
      </w:r>
      <w:proofErr w:type="spellStart"/>
      <w:r w:rsidRPr="005B1A00">
        <w:rPr>
          <w:rFonts w:cs="Times New Roman"/>
          <w:sz w:val="24"/>
          <w:szCs w:val="24"/>
        </w:rPr>
        <w:t>arr</w:t>
      </w:r>
      <w:proofErr w:type="spellEnd"/>
      <w:r w:rsidRPr="005B1A00">
        <w:rPr>
          <w:rFonts w:cs="Times New Roman"/>
          <w:sz w:val="24"/>
          <w:szCs w:val="24"/>
        </w:rPr>
        <w:t>[</w:t>
      </w:r>
      <w:proofErr w:type="spellStart"/>
      <w:r w:rsidRPr="005B1A00">
        <w:rPr>
          <w:rFonts w:cs="Times New Roman"/>
          <w:sz w:val="24"/>
          <w:szCs w:val="24"/>
        </w:rPr>
        <w:t>i</w:t>
      </w:r>
      <w:proofErr w:type="spellEnd"/>
      <w:r w:rsidRPr="005B1A00">
        <w:rPr>
          <w:rFonts w:cs="Times New Roman"/>
          <w:sz w:val="24"/>
          <w:szCs w:val="24"/>
        </w:rPr>
        <w:t xml:space="preserve">][j] to access the element which is at the </w:t>
      </w:r>
      <w:proofErr w:type="spellStart"/>
      <w:r w:rsidRPr="005B1A00">
        <w:rPr>
          <w:rFonts w:cs="Times New Roman"/>
          <w:sz w:val="24"/>
          <w:szCs w:val="24"/>
        </w:rPr>
        <w:t>ith</w:t>
      </w:r>
      <w:proofErr w:type="spellEnd"/>
      <w:r w:rsidRPr="005B1A00">
        <w:rPr>
          <w:rFonts w:cs="Times New Roman"/>
          <w:sz w:val="24"/>
          <w:szCs w:val="24"/>
        </w:rPr>
        <w:t xml:space="preserve"> row and </w:t>
      </w:r>
      <w:proofErr w:type="spellStart"/>
      <w:r w:rsidRPr="005B1A00">
        <w:rPr>
          <w:rFonts w:cs="Times New Roman"/>
          <w:sz w:val="24"/>
          <w:szCs w:val="24"/>
        </w:rPr>
        <w:t>jth</w:t>
      </w:r>
      <w:proofErr w:type="spellEnd"/>
      <w:r w:rsidRPr="005B1A00">
        <w:rPr>
          <w:rFonts w:cs="Times New Roman"/>
          <w:sz w:val="24"/>
          <w:szCs w:val="24"/>
        </w:rPr>
        <w:t xml:space="preserve"> column of the matrix.</w:t>
      </w:r>
    </w:p>
    <w:p w14:paraId="0708C73B"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76CFC50C"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1BC75A6B"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9E4747E"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C55D366"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Initializing a 2-D array with values</w:t>
      </w:r>
    </w:p>
    <w:p w14:paraId="639BD0C9"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p>
    <w:p w14:paraId="6BA59BF7"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 {</w:t>
      </w:r>
      <w:proofErr w:type="gram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 {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 {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 };</w:t>
      </w:r>
    </w:p>
    <w:p w14:paraId="4B5D309E"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11EE7CD"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Accessing elements of 2-D array</w:t>
      </w:r>
    </w:p>
    <w:p w14:paraId="29AF8B7A"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"First element of first row: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4E867F4B"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"Third element of second row: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w:t>
      </w:r>
    </w:p>
    <w:p w14:paraId="18CE2E06"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"Second element of third row: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38C8647C"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7AC3CDBF" w14:textId="77777777" w:rsidR="00C438FE" w:rsidRPr="005B1A00" w:rsidRDefault="00C438FE"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24CE1EF8" w14:textId="77777777" w:rsidR="00136036" w:rsidRPr="005B1A00" w:rsidRDefault="00136036" w:rsidP="000138B6">
      <w:pPr>
        <w:pStyle w:val="ListParagraph"/>
        <w:spacing w:line="276" w:lineRule="auto"/>
        <w:rPr>
          <w:rFonts w:cs="Times New Roman"/>
          <w:sz w:val="24"/>
          <w:szCs w:val="24"/>
        </w:rPr>
      </w:pPr>
    </w:p>
    <w:p w14:paraId="33112D19" w14:textId="592EF04F" w:rsidR="00136036" w:rsidRPr="005B1A00" w:rsidRDefault="00B366CB" w:rsidP="00A72E4F">
      <w:pPr>
        <w:pStyle w:val="ListParagraph"/>
        <w:numPr>
          <w:ilvl w:val="0"/>
          <w:numId w:val="45"/>
        </w:numPr>
        <w:spacing w:line="276" w:lineRule="auto"/>
        <w:rPr>
          <w:rFonts w:cs="Times New Roman"/>
          <w:b/>
          <w:bCs/>
          <w:sz w:val="36"/>
          <w:szCs w:val="36"/>
          <w:u w:val="single"/>
        </w:rPr>
      </w:pPr>
      <w:r w:rsidRPr="005B1A00">
        <w:rPr>
          <w:rFonts w:cs="Times New Roman"/>
          <w:b/>
          <w:bCs/>
          <w:sz w:val="36"/>
          <w:szCs w:val="36"/>
          <w:u w:val="single"/>
        </w:rPr>
        <w:t>Traversal of a Matrix Data Structure:</w:t>
      </w:r>
    </w:p>
    <w:p w14:paraId="5E3D7206" w14:textId="105FEB72" w:rsidR="00B366CB" w:rsidRPr="005B1A00" w:rsidRDefault="00CA16EC" w:rsidP="000138B6">
      <w:pPr>
        <w:pStyle w:val="ListParagraph"/>
        <w:spacing w:line="276" w:lineRule="auto"/>
        <w:rPr>
          <w:rFonts w:cs="Times New Roman"/>
          <w:sz w:val="24"/>
          <w:szCs w:val="24"/>
        </w:rPr>
      </w:pPr>
      <w:r w:rsidRPr="005B1A00">
        <w:rPr>
          <w:rFonts w:cs="Times New Roman"/>
          <w:sz w:val="24"/>
          <w:szCs w:val="24"/>
        </w:rPr>
        <w:t>We can traverse all the elements of a matrix or two-dimensional array by using two for-loops.</w:t>
      </w:r>
    </w:p>
    <w:p w14:paraId="7486D51C"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73AA7819"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DCE4AB2"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1E1472FF"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18C5C82"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0C59FB9"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 {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p>
    <w:p w14:paraId="488D5466"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5</w:t>
      </w:r>
      <w:proofErr w:type="gram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 xml:space="preserve"> },</w:t>
      </w:r>
    </w:p>
    <w:p w14:paraId="70EB9EE0"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9</w:t>
      </w:r>
      <w:proofErr w:type="gram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12</w:t>
      </w:r>
      <w:r w:rsidRPr="005B1A00">
        <w:rPr>
          <w:rFonts w:eastAsia="Times New Roman" w:cs="Times New Roman"/>
          <w:color w:val="CCCCCC"/>
          <w:kern w:val="0"/>
          <w:sz w:val="16"/>
          <w:szCs w:val="16"/>
          <w:lang w:eastAsia="en-IN" w:bidi="hi-IN"/>
          <w14:ligatures w14:val="none"/>
        </w:rPr>
        <w:t xml:space="preserve"> } };</w:t>
      </w:r>
    </w:p>
    <w:p w14:paraId="1A3ADEB4"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Traversing over all the rows</w:t>
      </w:r>
    </w:p>
    <w:p w14:paraId="5F7E6572"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w:t>
      </w:r>
    </w:p>
    <w:p w14:paraId="0F06C040"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lastRenderedPageBreak/>
        <w:t xml:space="preserve">        </w:t>
      </w:r>
      <w:r w:rsidRPr="005B1A00">
        <w:rPr>
          <w:rFonts w:eastAsia="Times New Roman" w:cs="Times New Roman"/>
          <w:color w:val="6A9955"/>
          <w:kern w:val="0"/>
          <w:sz w:val="16"/>
          <w:szCs w:val="16"/>
          <w:lang w:eastAsia="en-IN" w:bidi="hi-IN"/>
          <w14:ligatures w14:val="none"/>
        </w:rPr>
        <w:t>// Traversing over all the columns of each row</w:t>
      </w:r>
    </w:p>
    <w:p w14:paraId="110A1811"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 {</w:t>
      </w:r>
    </w:p>
    <w:p w14:paraId="4B49FC39"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705DEB73"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E1E8553"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3EDA661"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F14C049"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3A21A3AF" w14:textId="77777777" w:rsidR="00474409" w:rsidRPr="005B1A00" w:rsidRDefault="00474409"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3E1F5B83" w14:textId="77777777" w:rsidR="00CA16EC" w:rsidRPr="005B1A00" w:rsidRDefault="00CA16EC" w:rsidP="000138B6">
      <w:pPr>
        <w:pStyle w:val="ListParagraph"/>
        <w:spacing w:line="276" w:lineRule="auto"/>
        <w:rPr>
          <w:rFonts w:cs="Times New Roman"/>
          <w:sz w:val="24"/>
          <w:szCs w:val="24"/>
        </w:rPr>
      </w:pPr>
    </w:p>
    <w:p w14:paraId="1368A7CB" w14:textId="26620A6C" w:rsidR="00D34BDE" w:rsidRPr="005B1A00" w:rsidRDefault="00D34BDE" w:rsidP="00A72E4F">
      <w:pPr>
        <w:pStyle w:val="ListParagraph"/>
        <w:numPr>
          <w:ilvl w:val="0"/>
          <w:numId w:val="45"/>
        </w:numPr>
        <w:spacing w:line="276" w:lineRule="auto"/>
        <w:rPr>
          <w:rFonts w:cs="Times New Roman"/>
          <w:b/>
          <w:bCs/>
          <w:sz w:val="36"/>
          <w:szCs w:val="36"/>
          <w:u w:val="single"/>
        </w:rPr>
      </w:pPr>
      <w:r w:rsidRPr="005B1A00">
        <w:rPr>
          <w:rFonts w:cs="Times New Roman"/>
          <w:b/>
          <w:bCs/>
          <w:sz w:val="36"/>
          <w:szCs w:val="36"/>
          <w:u w:val="single"/>
        </w:rPr>
        <w:t>Searching in a Matrix Data Structure:</w:t>
      </w:r>
    </w:p>
    <w:p w14:paraId="232CBA9C" w14:textId="77777777" w:rsidR="00200D00" w:rsidRPr="005B1A00" w:rsidRDefault="00200D00" w:rsidP="000138B6">
      <w:pPr>
        <w:pStyle w:val="ListParagraph"/>
        <w:spacing w:line="276" w:lineRule="auto"/>
        <w:rPr>
          <w:rFonts w:cs="Times New Roman"/>
          <w:sz w:val="24"/>
          <w:szCs w:val="24"/>
        </w:rPr>
      </w:pPr>
      <w:r w:rsidRPr="005B1A00">
        <w:rPr>
          <w:rFonts w:cs="Times New Roman"/>
          <w:sz w:val="24"/>
          <w:szCs w:val="24"/>
        </w:rPr>
        <w:t>We can search an element in a matrix by traversing all the elements of the matrix.</w:t>
      </w:r>
    </w:p>
    <w:p w14:paraId="05FFB895" w14:textId="77777777" w:rsidR="00200D00" w:rsidRPr="005B1A00" w:rsidRDefault="00200D00" w:rsidP="000138B6">
      <w:pPr>
        <w:pStyle w:val="ListParagraph"/>
        <w:spacing w:line="276" w:lineRule="auto"/>
        <w:rPr>
          <w:rFonts w:cs="Times New Roman"/>
          <w:sz w:val="24"/>
          <w:szCs w:val="24"/>
        </w:rPr>
      </w:pPr>
      <w:r w:rsidRPr="005B1A00">
        <w:rPr>
          <w:rFonts w:cs="Times New Roman"/>
          <w:sz w:val="24"/>
          <w:szCs w:val="24"/>
        </w:rPr>
        <w:t>Below is the implementation to search an element in a matrix:</w:t>
      </w:r>
    </w:p>
    <w:p w14:paraId="463918F7"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177F95B9"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149F9375"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8E89A4A"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1E73D7DC"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2</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3</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4</w:t>
      </w:r>
      <w:r w:rsidRPr="005B1A00">
        <w:rPr>
          <w:rFonts w:eastAsia="Times New Roman" w:cs="Times New Roman"/>
          <w:color w:val="CCCCCC"/>
          <w:kern w:val="0"/>
          <w:sz w:val="16"/>
          <w:szCs w:val="16"/>
          <w:lang w:eastAsia="en-IN" w:bidi="hi-IN"/>
          <w14:ligatures w14:val="none"/>
        </w:rPr>
        <w:t>},</w:t>
      </w:r>
    </w:p>
    <w:p w14:paraId="5D2CD7A1"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5</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6</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7</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8</w:t>
      </w:r>
      <w:r w:rsidRPr="005B1A00">
        <w:rPr>
          <w:rFonts w:eastAsia="Times New Roman" w:cs="Times New Roman"/>
          <w:color w:val="CCCCCC"/>
          <w:kern w:val="0"/>
          <w:sz w:val="16"/>
          <w:szCs w:val="16"/>
          <w:lang w:eastAsia="en-IN" w:bidi="hi-IN"/>
          <w14:ligatures w14:val="none"/>
        </w:rPr>
        <w:t>},</w:t>
      </w:r>
    </w:p>
    <w:p w14:paraId="1C592AFC"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r w:rsidRPr="005B1A00">
        <w:rPr>
          <w:rFonts w:eastAsia="Times New Roman" w:cs="Times New Roman"/>
          <w:color w:val="B5CEA8"/>
          <w:kern w:val="0"/>
          <w:sz w:val="16"/>
          <w:szCs w:val="16"/>
          <w:lang w:eastAsia="en-IN" w:bidi="hi-IN"/>
          <w14:ligatures w14:val="none"/>
        </w:rPr>
        <w:t>9</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12</w:t>
      </w:r>
      <w:r w:rsidRPr="005B1A00">
        <w:rPr>
          <w:rFonts w:eastAsia="Times New Roman" w:cs="Times New Roman"/>
          <w:color w:val="CCCCCC"/>
          <w:kern w:val="0"/>
          <w:sz w:val="16"/>
          <w:szCs w:val="16"/>
          <w:lang w:eastAsia="en-IN" w:bidi="hi-IN"/>
          <w14:ligatures w14:val="none"/>
        </w:rPr>
        <w:t>}};</w:t>
      </w:r>
    </w:p>
    <w:p w14:paraId="23D2C3D0"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67AEDA3A"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39F6D0D7"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Get the dimensions of the array</w:t>
      </w:r>
    </w:p>
    <w:p w14:paraId="4CB6A5EA"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1607EBBC"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cols</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proofErr w:type="gram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569CD6"/>
          <w:kern w:val="0"/>
          <w:sz w:val="16"/>
          <w:szCs w:val="16"/>
          <w:lang w:eastAsia="en-IN" w:bidi="hi-IN"/>
          <w14:ligatures w14:val="none"/>
        </w:rPr>
        <w:t>sizeof</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48EB4A16"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05861014"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Prompt the user to input the element to search</w:t>
      </w:r>
    </w:p>
    <w:p w14:paraId="032379D4"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element you want to search: "</w:t>
      </w:r>
      <w:r w:rsidRPr="005B1A00">
        <w:rPr>
          <w:rFonts w:eastAsia="Times New Roman" w:cs="Times New Roman"/>
          <w:color w:val="CCCCCC"/>
          <w:kern w:val="0"/>
          <w:sz w:val="16"/>
          <w:szCs w:val="16"/>
          <w:lang w:eastAsia="en-IN" w:bidi="hi-IN"/>
          <w14:ligatures w14:val="none"/>
        </w:rPr>
        <w:t>);</w:t>
      </w:r>
    </w:p>
    <w:p w14:paraId="03057417"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03434112"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624082E"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F5AAB36"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Search the element in the array</w:t>
      </w:r>
    </w:p>
    <w:p w14:paraId="046719D4"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rows</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2567A04"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A938E12"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cols</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19BE1F3C"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DC11159"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62C340EC"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79E8369"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"Element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found at position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17243FA5"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found</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w:t>
      </w:r>
    </w:p>
    <w:p w14:paraId="64AA5104"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4F2E981"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5F4FF03"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2E7E763"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5A49DE0"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If the element was not found</w:t>
      </w:r>
    </w:p>
    <w:p w14:paraId="27497D35"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found</w:t>
      </w:r>
      <w:proofErr w:type="gramEnd"/>
      <w:r w:rsidRPr="005B1A00">
        <w:rPr>
          <w:rFonts w:eastAsia="Times New Roman" w:cs="Times New Roman"/>
          <w:color w:val="CCCCCC"/>
          <w:kern w:val="0"/>
          <w:sz w:val="16"/>
          <w:szCs w:val="16"/>
          <w:lang w:eastAsia="en-IN" w:bidi="hi-IN"/>
          <w14:ligatures w14:val="none"/>
        </w:rPr>
        <w:t>)</w:t>
      </w:r>
    </w:p>
    <w:p w14:paraId="49552422"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25809EF"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 xml:space="preserve">"Element </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is not present in the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element</w:t>
      </w:r>
      <w:r w:rsidRPr="005B1A00">
        <w:rPr>
          <w:rFonts w:eastAsia="Times New Roman" w:cs="Times New Roman"/>
          <w:color w:val="CCCCCC"/>
          <w:kern w:val="0"/>
          <w:sz w:val="16"/>
          <w:szCs w:val="16"/>
          <w:lang w:eastAsia="en-IN" w:bidi="hi-IN"/>
          <w14:ligatures w14:val="none"/>
        </w:rPr>
        <w:t>);</w:t>
      </w:r>
    </w:p>
    <w:p w14:paraId="66821101"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6D344E2"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12064CB3"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return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w:t>
      </w:r>
    </w:p>
    <w:p w14:paraId="16B92428"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57ACBDB0" w14:textId="77777777" w:rsidR="00271A81" w:rsidRPr="005B1A00" w:rsidRDefault="00271A81"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5EE75D8" w14:textId="77777777" w:rsidR="00CF0079" w:rsidRPr="005B1A00" w:rsidRDefault="00CF0079" w:rsidP="000138B6">
      <w:pPr>
        <w:pStyle w:val="ListParagraph"/>
        <w:spacing w:line="276" w:lineRule="auto"/>
        <w:rPr>
          <w:rFonts w:cs="Times New Roman"/>
          <w:sz w:val="24"/>
          <w:szCs w:val="24"/>
        </w:rPr>
      </w:pPr>
    </w:p>
    <w:p w14:paraId="76339BC9" w14:textId="4AEF7712" w:rsidR="00422ADD" w:rsidRPr="005B1A00" w:rsidRDefault="00422ADD" w:rsidP="00A72E4F">
      <w:pPr>
        <w:pStyle w:val="ListParagraph"/>
        <w:numPr>
          <w:ilvl w:val="0"/>
          <w:numId w:val="45"/>
        </w:numPr>
        <w:spacing w:line="276" w:lineRule="auto"/>
        <w:rPr>
          <w:rFonts w:cs="Times New Roman"/>
          <w:b/>
          <w:bCs/>
          <w:sz w:val="36"/>
          <w:szCs w:val="36"/>
          <w:u w:val="single"/>
        </w:rPr>
      </w:pPr>
      <w:r w:rsidRPr="005B1A00">
        <w:rPr>
          <w:rFonts w:cs="Times New Roman"/>
          <w:b/>
          <w:bCs/>
          <w:sz w:val="36"/>
          <w:szCs w:val="36"/>
          <w:u w:val="single"/>
        </w:rPr>
        <w:t>Sorting Matrix Data Structure:</w:t>
      </w:r>
    </w:p>
    <w:p w14:paraId="638FB54B" w14:textId="77777777" w:rsidR="00821762" w:rsidRPr="005B1A00" w:rsidRDefault="00821762" w:rsidP="000138B6">
      <w:pPr>
        <w:pStyle w:val="ListParagraph"/>
        <w:spacing w:line="276" w:lineRule="auto"/>
        <w:rPr>
          <w:rFonts w:cs="Times New Roman"/>
          <w:sz w:val="24"/>
          <w:szCs w:val="24"/>
        </w:rPr>
      </w:pPr>
      <w:r w:rsidRPr="005B1A00">
        <w:rPr>
          <w:rFonts w:cs="Times New Roman"/>
          <w:sz w:val="24"/>
          <w:szCs w:val="24"/>
        </w:rPr>
        <w:t>We can sort a matrix in two-ways:</w:t>
      </w:r>
    </w:p>
    <w:p w14:paraId="1B2AECB1" w14:textId="3AC15728" w:rsidR="00821762" w:rsidRPr="005B1A00" w:rsidRDefault="00821762" w:rsidP="00A72E4F">
      <w:pPr>
        <w:pStyle w:val="ListParagraph"/>
        <w:numPr>
          <w:ilvl w:val="0"/>
          <w:numId w:val="46"/>
        </w:numPr>
        <w:spacing w:line="276" w:lineRule="auto"/>
        <w:rPr>
          <w:rFonts w:cs="Times New Roman"/>
          <w:sz w:val="24"/>
          <w:szCs w:val="24"/>
        </w:rPr>
      </w:pPr>
      <w:r w:rsidRPr="005B1A00">
        <w:rPr>
          <w:rFonts w:cs="Times New Roman"/>
          <w:sz w:val="24"/>
          <w:szCs w:val="24"/>
        </w:rPr>
        <w:t>Sort the matrix row-wise</w:t>
      </w:r>
      <w:r w:rsidR="00786CC4" w:rsidRPr="005B1A00">
        <w:rPr>
          <w:rFonts w:cs="Times New Roman"/>
          <w:sz w:val="24"/>
          <w:szCs w:val="24"/>
        </w:rPr>
        <w:t>.</w:t>
      </w:r>
    </w:p>
    <w:p w14:paraId="0A108B09" w14:textId="61B0A333" w:rsidR="000B6D21" w:rsidRPr="005B1A00" w:rsidRDefault="00821762" w:rsidP="00A72E4F">
      <w:pPr>
        <w:pStyle w:val="ListParagraph"/>
        <w:numPr>
          <w:ilvl w:val="0"/>
          <w:numId w:val="47"/>
        </w:numPr>
        <w:spacing w:line="276" w:lineRule="auto"/>
        <w:rPr>
          <w:rFonts w:cs="Times New Roman"/>
          <w:sz w:val="24"/>
          <w:szCs w:val="24"/>
        </w:rPr>
      </w:pPr>
      <w:r w:rsidRPr="005B1A00">
        <w:rPr>
          <w:rFonts w:cs="Times New Roman"/>
          <w:sz w:val="24"/>
          <w:szCs w:val="24"/>
        </w:rPr>
        <w:t>Sort the matrix column-wise</w:t>
      </w:r>
      <w:r w:rsidR="00786CC4" w:rsidRPr="005B1A00">
        <w:rPr>
          <w:rFonts w:cs="Times New Roman"/>
          <w:sz w:val="24"/>
          <w:szCs w:val="24"/>
        </w:rPr>
        <w:t>.</w:t>
      </w:r>
    </w:p>
    <w:p w14:paraId="26F86AFA" w14:textId="47E50EB3" w:rsidR="00200D00" w:rsidRPr="005B1A00" w:rsidRDefault="00283BED" w:rsidP="00A72E4F">
      <w:pPr>
        <w:pStyle w:val="ListParagraph"/>
        <w:numPr>
          <w:ilvl w:val="0"/>
          <w:numId w:val="48"/>
        </w:numPr>
        <w:spacing w:line="276" w:lineRule="auto"/>
        <w:rPr>
          <w:rFonts w:cs="Times New Roman"/>
          <w:sz w:val="24"/>
          <w:szCs w:val="24"/>
        </w:rPr>
      </w:pPr>
      <w:r w:rsidRPr="005B1A00">
        <w:rPr>
          <w:rFonts w:cs="Times New Roman"/>
          <w:b/>
          <w:bCs/>
          <w:sz w:val="24"/>
          <w:szCs w:val="24"/>
        </w:rPr>
        <w:t>Row wise sorting in 2D array:</w:t>
      </w:r>
      <w:r w:rsidRPr="005B1A00">
        <w:rPr>
          <w:rFonts w:cs="Times New Roman"/>
          <w:b/>
          <w:bCs/>
          <w:sz w:val="28"/>
          <w:szCs w:val="28"/>
          <w:u w:val="single"/>
        </w:rPr>
        <w:t xml:space="preserve"> </w:t>
      </w:r>
      <w:r w:rsidR="000B259D" w:rsidRPr="005B1A00">
        <w:rPr>
          <w:rFonts w:cs="Times New Roman"/>
          <w:sz w:val="24"/>
          <w:szCs w:val="24"/>
        </w:rPr>
        <w:t>Given a 2D array, sort each row of this array and print the result.</w:t>
      </w:r>
    </w:p>
    <w:p w14:paraId="1F2C53A4" w14:textId="77777777" w:rsidR="000B259D" w:rsidRPr="005B1A00" w:rsidRDefault="000B259D" w:rsidP="000138B6">
      <w:pPr>
        <w:pStyle w:val="ListParagraph"/>
        <w:spacing w:line="276" w:lineRule="auto"/>
        <w:ind w:left="1069"/>
        <w:rPr>
          <w:rFonts w:cs="Times New Roman"/>
          <w:b/>
          <w:bCs/>
          <w:sz w:val="28"/>
          <w:szCs w:val="28"/>
          <w:u w:val="single"/>
        </w:rPr>
      </w:pPr>
    </w:p>
    <w:p w14:paraId="779AF522"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0EBB1D14" w14:textId="48BFD4F2"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lastRenderedPageBreak/>
        <w:t xml:space="preserve">#include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3B57485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1E7EA3F9"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7B6538AE"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753C785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w:t>
      </w:r>
    </w:p>
    <w:p w14:paraId="2BE2DCC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393DB443"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Input rows and columns</w:t>
      </w:r>
    </w:p>
    <w:p w14:paraId="0F39379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row: "</w:t>
      </w:r>
      <w:r w:rsidRPr="005B1A00">
        <w:rPr>
          <w:rFonts w:eastAsia="Times New Roman" w:cs="Times New Roman"/>
          <w:color w:val="CCCCCC"/>
          <w:kern w:val="0"/>
          <w:sz w:val="16"/>
          <w:szCs w:val="16"/>
          <w:lang w:eastAsia="en-IN" w:bidi="hi-IN"/>
          <w14:ligatures w14:val="none"/>
        </w:rPr>
        <w:t>);</w:t>
      </w:r>
    </w:p>
    <w:p w14:paraId="21179AF7"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w:t>
      </w:r>
    </w:p>
    <w:p w14:paraId="21A0C52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column: "</w:t>
      </w:r>
      <w:r w:rsidRPr="005B1A00">
        <w:rPr>
          <w:rFonts w:eastAsia="Times New Roman" w:cs="Times New Roman"/>
          <w:color w:val="CCCCCC"/>
          <w:kern w:val="0"/>
          <w:sz w:val="16"/>
          <w:szCs w:val="16"/>
          <w:lang w:eastAsia="en-IN" w:bidi="hi-IN"/>
          <w14:ligatures w14:val="none"/>
        </w:rPr>
        <w:t>);</w:t>
      </w:r>
    </w:p>
    <w:p w14:paraId="2FB857B0"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w:t>
      </w:r>
    </w:p>
    <w:p w14:paraId="4E08D1B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4361CD4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Declare the array</w:t>
      </w:r>
    </w:p>
    <w:p w14:paraId="1A0C929B"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w:t>
      </w:r>
    </w:p>
    <w:p w14:paraId="6F61032C"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77C3980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Input array elements</w:t>
      </w:r>
    </w:p>
    <w:p w14:paraId="25AC5E39"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array elements:</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0A77929"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3E00C8A"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54DBA2A"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61EBA14A"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797916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7CB16651"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CAF2C15"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73B08C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1ECDA53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Sort each row of the 2D array</w:t>
      </w:r>
    </w:p>
    <w:p w14:paraId="524936A1"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DC1A909"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97EA35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3A4D6872"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6ACB275"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A47128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39FF2E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w:t>
      </w:r>
    </w:p>
    <w:p w14:paraId="6A368AE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97B3A26"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17729E2C"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w:t>
      </w:r>
    </w:p>
    <w:p w14:paraId="232AB3B6"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w:t>
      </w:r>
    </w:p>
    <w:p w14:paraId="383D09A9"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18A8693F"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FDA48FE"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42EE71B"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664BE70"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71EAC166"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Display the sorted 2D array</w:t>
      </w:r>
    </w:p>
    <w:p w14:paraId="560A69C7"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"Row-wise sorted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888DDB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5AEC14B"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C3A5832"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65568354"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2F90F72"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 xml:space="preserve"> "</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67D271C3"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F632E85"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6AFC4E46"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C53C8D7"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54CD238"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4F29A0C2"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B091A55" w14:textId="77777777" w:rsidR="00AC7533" w:rsidRPr="005B1A00" w:rsidRDefault="00AC7533"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24B2CD29" w14:textId="77777777" w:rsidR="000B259D" w:rsidRPr="005B1A00" w:rsidRDefault="000B259D" w:rsidP="000138B6">
      <w:pPr>
        <w:pStyle w:val="ListParagraph"/>
        <w:spacing w:line="276" w:lineRule="auto"/>
        <w:ind w:left="1069"/>
        <w:rPr>
          <w:rFonts w:cs="Times New Roman"/>
          <w:sz w:val="24"/>
          <w:szCs w:val="24"/>
        </w:rPr>
      </w:pPr>
    </w:p>
    <w:p w14:paraId="55DD4632" w14:textId="77777777" w:rsidR="000A345B" w:rsidRPr="005B1A00" w:rsidRDefault="000A345B" w:rsidP="000138B6">
      <w:pPr>
        <w:pStyle w:val="ListParagraph"/>
        <w:spacing w:line="276" w:lineRule="auto"/>
        <w:ind w:left="1069"/>
        <w:rPr>
          <w:rFonts w:cs="Times New Roman"/>
          <w:sz w:val="24"/>
          <w:szCs w:val="24"/>
        </w:rPr>
      </w:pPr>
    </w:p>
    <w:p w14:paraId="7B5D5E54" w14:textId="77777777" w:rsidR="000A345B" w:rsidRPr="005B1A00" w:rsidRDefault="000A345B" w:rsidP="000138B6">
      <w:pPr>
        <w:pStyle w:val="ListParagraph"/>
        <w:spacing w:line="276" w:lineRule="auto"/>
        <w:ind w:left="1069"/>
        <w:rPr>
          <w:rFonts w:cs="Times New Roman"/>
          <w:sz w:val="24"/>
          <w:szCs w:val="24"/>
        </w:rPr>
      </w:pPr>
    </w:p>
    <w:p w14:paraId="2C7B0FDF" w14:textId="77777777" w:rsidR="000A345B" w:rsidRPr="005B1A00" w:rsidRDefault="000A345B" w:rsidP="000138B6">
      <w:pPr>
        <w:pStyle w:val="ListParagraph"/>
        <w:spacing w:line="276" w:lineRule="auto"/>
        <w:ind w:left="1069"/>
        <w:rPr>
          <w:rFonts w:cs="Times New Roman"/>
          <w:sz w:val="24"/>
          <w:szCs w:val="24"/>
        </w:rPr>
      </w:pPr>
    </w:p>
    <w:p w14:paraId="5E9B9991" w14:textId="3EEDD0A9" w:rsidR="00CA2BAD" w:rsidRPr="005B1A00" w:rsidRDefault="00082E64" w:rsidP="00A72E4F">
      <w:pPr>
        <w:pStyle w:val="ListParagraph"/>
        <w:numPr>
          <w:ilvl w:val="0"/>
          <w:numId w:val="48"/>
        </w:numPr>
        <w:spacing w:line="276" w:lineRule="auto"/>
        <w:rPr>
          <w:rFonts w:cs="Times New Roman"/>
          <w:sz w:val="24"/>
          <w:szCs w:val="24"/>
        </w:rPr>
      </w:pPr>
      <w:proofErr w:type="spellStart"/>
      <w:r w:rsidRPr="005B1A00">
        <w:rPr>
          <w:rFonts w:cs="Times New Roman"/>
          <w:b/>
          <w:bCs/>
          <w:sz w:val="24"/>
          <w:szCs w:val="24"/>
        </w:rPr>
        <w:t>Colume</w:t>
      </w:r>
      <w:proofErr w:type="spellEnd"/>
      <w:r w:rsidRPr="005B1A00">
        <w:rPr>
          <w:rFonts w:cs="Times New Roman"/>
          <w:b/>
          <w:bCs/>
          <w:sz w:val="24"/>
          <w:szCs w:val="24"/>
        </w:rPr>
        <w:t>-wise</w:t>
      </w:r>
      <w:r w:rsidR="00CA2BAD" w:rsidRPr="005B1A00">
        <w:rPr>
          <w:rFonts w:cs="Times New Roman"/>
          <w:b/>
          <w:bCs/>
          <w:sz w:val="24"/>
          <w:szCs w:val="24"/>
        </w:rPr>
        <w:t xml:space="preserve"> sorting in 2D array:</w:t>
      </w:r>
      <w:r w:rsidR="00CA2BAD" w:rsidRPr="005B1A00">
        <w:rPr>
          <w:rFonts w:cs="Times New Roman"/>
          <w:b/>
          <w:bCs/>
          <w:sz w:val="28"/>
          <w:szCs w:val="28"/>
          <w:u w:val="single"/>
        </w:rPr>
        <w:t xml:space="preserve"> </w:t>
      </w:r>
      <w:r w:rsidR="00CA2BAD" w:rsidRPr="005B1A00">
        <w:rPr>
          <w:rFonts w:cs="Times New Roman"/>
          <w:sz w:val="24"/>
          <w:szCs w:val="24"/>
        </w:rPr>
        <w:t xml:space="preserve">Given a 2D array, sort each </w:t>
      </w:r>
      <w:proofErr w:type="spellStart"/>
      <w:r w:rsidRPr="005B1A00">
        <w:rPr>
          <w:rFonts w:cs="Times New Roman"/>
          <w:sz w:val="24"/>
          <w:szCs w:val="24"/>
        </w:rPr>
        <w:t>col</w:t>
      </w:r>
      <w:r w:rsidR="00514D2B" w:rsidRPr="005B1A00">
        <w:rPr>
          <w:rFonts w:cs="Times New Roman"/>
          <w:sz w:val="24"/>
          <w:szCs w:val="24"/>
        </w:rPr>
        <w:t>ume</w:t>
      </w:r>
      <w:proofErr w:type="spellEnd"/>
      <w:r w:rsidR="00CA2BAD" w:rsidRPr="005B1A00">
        <w:rPr>
          <w:rFonts w:cs="Times New Roman"/>
          <w:sz w:val="24"/>
          <w:szCs w:val="24"/>
        </w:rPr>
        <w:t xml:space="preserve"> of this array and print the result.</w:t>
      </w:r>
    </w:p>
    <w:p w14:paraId="1B36427A"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stdio.h</w:t>
      </w:r>
      <w:proofErr w:type="spellEnd"/>
      <w:r w:rsidRPr="005B1A00">
        <w:rPr>
          <w:rFonts w:eastAsia="Times New Roman" w:cs="Times New Roman"/>
          <w:color w:val="CE9178"/>
          <w:kern w:val="0"/>
          <w:sz w:val="16"/>
          <w:szCs w:val="16"/>
          <w:lang w:eastAsia="en-IN" w:bidi="hi-IN"/>
          <w14:ligatures w14:val="none"/>
        </w:rPr>
        <w:t>&gt;</w:t>
      </w:r>
    </w:p>
    <w:p w14:paraId="0BA0F9D8"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586C0"/>
          <w:kern w:val="0"/>
          <w:sz w:val="16"/>
          <w:szCs w:val="16"/>
          <w:lang w:eastAsia="en-IN" w:bidi="hi-IN"/>
          <w14:ligatures w14:val="none"/>
        </w:rPr>
        <w:t>#include</w:t>
      </w:r>
      <w:r w:rsidRPr="005B1A00">
        <w:rPr>
          <w:rFonts w:eastAsia="Times New Roman" w:cs="Times New Roman"/>
          <w:color w:val="569CD6"/>
          <w:kern w:val="0"/>
          <w:sz w:val="16"/>
          <w:szCs w:val="16"/>
          <w:lang w:eastAsia="en-IN" w:bidi="hi-IN"/>
          <w14:ligatures w14:val="none"/>
        </w:rPr>
        <w:t xml:space="preserve"> </w:t>
      </w:r>
      <w:r w:rsidRPr="005B1A00">
        <w:rPr>
          <w:rFonts w:eastAsia="Times New Roman" w:cs="Times New Roman"/>
          <w:color w:val="CE9178"/>
          <w:kern w:val="0"/>
          <w:sz w:val="16"/>
          <w:szCs w:val="16"/>
          <w:lang w:eastAsia="en-IN" w:bidi="hi-IN"/>
          <w14:ligatures w14:val="none"/>
        </w:rPr>
        <w:t>&lt;</w:t>
      </w:r>
      <w:proofErr w:type="spellStart"/>
      <w:r w:rsidRPr="005B1A00">
        <w:rPr>
          <w:rFonts w:eastAsia="Times New Roman" w:cs="Times New Roman"/>
          <w:color w:val="CE9178"/>
          <w:kern w:val="0"/>
          <w:sz w:val="16"/>
          <w:szCs w:val="16"/>
          <w:lang w:eastAsia="en-IN" w:bidi="hi-IN"/>
          <w14:ligatures w14:val="none"/>
        </w:rPr>
        <w:t>conio.h</w:t>
      </w:r>
      <w:proofErr w:type="spellEnd"/>
      <w:r w:rsidRPr="005B1A00">
        <w:rPr>
          <w:rFonts w:eastAsia="Times New Roman" w:cs="Times New Roman"/>
          <w:color w:val="CE9178"/>
          <w:kern w:val="0"/>
          <w:sz w:val="16"/>
          <w:szCs w:val="16"/>
          <w:lang w:eastAsia="en-IN" w:bidi="hi-IN"/>
          <w14:ligatures w14:val="none"/>
        </w:rPr>
        <w:t>&gt;</w:t>
      </w:r>
    </w:p>
    <w:p w14:paraId="399D9DCC"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EBB7C24"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569CD6"/>
          <w:kern w:val="0"/>
          <w:sz w:val="16"/>
          <w:szCs w:val="16"/>
          <w:lang w:eastAsia="en-IN" w:bidi="hi-IN"/>
          <w14:ligatures w14:val="none"/>
        </w:rPr>
        <w:lastRenderedPageBreak/>
        <w:t>void</w:t>
      </w: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DCDCAA"/>
          <w:kern w:val="0"/>
          <w:sz w:val="16"/>
          <w:szCs w:val="16"/>
          <w:lang w:eastAsia="en-IN" w:bidi="hi-IN"/>
          <w14:ligatures w14:val="none"/>
        </w:rPr>
        <w:t>main</w:t>
      </w:r>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p>
    <w:p w14:paraId="2996538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70F7C53"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w:t>
      </w:r>
    </w:p>
    <w:p w14:paraId="78212F8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2C2A254A"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Input number of rows and columns</w:t>
      </w:r>
    </w:p>
    <w:p w14:paraId="67E56577"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number of rows: "</w:t>
      </w:r>
      <w:r w:rsidRPr="005B1A00">
        <w:rPr>
          <w:rFonts w:eastAsia="Times New Roman" w:cs="Times New Roman"/>
          <w:color w:val="CCCCCC"/>
          <w:kern w:val="0"/>
          <w:sz w:val="16"/>
          <w:szCs w:val="16"/>
          <w:lang w:eastAsia="en-IN" w:bidi="hi-IN"/>
          <w14:ligatures w14:val="none"/>
        </w:rPr>
        <w:t>);</w:t>
      </w:r>
    </w:p>
    <w:p w14:paraId="6672816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w:t>
      </w:r>
    </w:p>
    <w:p w14:paraId="51DB8AA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number of columns: "</w:t>
      </w:r>
      <w:r w:rsidRPr="005B1A00">
        <w:rPr>
          <w:rFonts w:eastAsia="Times New Roman" w:cs="Times New Roman"/>
          <w:color w:val="CCCCCC"/>
          <w:kern w:val="0"/>
          <w:sz w:val="16"/>
          <w:szCs w:val="16"/>
          <w:lang w:eastAsia="en-IN" w:bidi="hi-IN"/>
          <w14:ligatures w14:val="none"/>
        </w:rPr>
        <w:t>);</w:t>
      </w:r>
    </w:p>
    <w:p w14:paraId="6E63565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w:t>
      </w:r>
    </w:p>
    <w:p w14:paraId="73F4962E"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09325AA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Declare a 2D array</w:t>
      </w:r>
    </w:p>
    <w:p w14:paraId="6BCD4AFA"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w:t>
      </w:r>
    </w:p>
    <w:p w14:paraId="3DC25880"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63C9EDC1"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Input elements of the array</w:t>
      </w:r>
    </w:p>
    <w:p w14:paraId="54B2FB5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"Enter the elements of the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161774C"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432A8303"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0F0F337"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46AF58C0"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FEC9A70"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scanf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&amp;</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42ED889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D9EC547"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3F031141"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73B9C9FF"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Sort the array column-wise</w:t>
      </w:r>
    </w:p>
    <w:p w14:paraId="39871E3E"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0FA00BD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Iterate through each column</w:t>
      </w:r>
    </w:p>
    <w:p w14:paraId="09F3E0E0"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6C069EB4"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Iterate through rows for the current column</w:t>
      </w:r>
    </w:p>
    <w:p w14:paraId="55035B7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1</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CD90300"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Compare and sort elements in the column</w:t>
      </w:r>
    </w:p>
    <w:p w14:paraId="2C55133C"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if</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&gt;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56CF9E91"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gramStart"/>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w:t>
      </w:r>
      <w:proofErr w:type="gramEnd"/>
      <w:r w:rsidRPr="005B1A00">
        <w:rPr>
          <w:rFonts w:eastAsia="Times New Roman" w:cs="Times New Roman"/>
          <w:color w:val="6A9955"/>
          <w:kern w:val="0"/>
          <w:sz w:val="16"/>
          <w:szCs w:val="16"/>
          <w:lang w:eastAsia="en-IN" w:bidi="hi-IN"/>
          <w14:ligatures w14:val="none"/>
        </w:rPr>
        <w:t>/ If the order is incorrect, swap elements</w:t>
      </w:r>
    </w:p>
    <w:p w14:paraId="7602FC3C"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6B9388A6"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p>
    <w:p w14:paraId="15EE3614"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k</w:t>
      </w:r>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temp</w:t>
      </w:r>
      <w:r w:rsidRPr="005B1A00">
        <w:rPr>
          <w:rFonts w:eastAsia="Times New Roman" w:cs="Times New Roman"/>
          <w:color w:val="CCCCCC"/>
          <w:kern w:val="0"/>
          <w:sz w:val="16"/>
          <w:szCs w:val="16"/>
          <w:lang w:eastAsia="en-IN" w:bidi="hi-IN"/>
          <w14:ligatures w14:val="none"/>
        </w:rPr>
        <w:t>;</w:t>
      </w:r>
    </w:p>
    <w:p w14:paraId="6E9D54C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24CA93B7"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A918E27"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0D072A44"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66ED19B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310159DA"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6A9955"/>
          <w:kern w:val="0"/>
          <w:sz w:val="16"/>
          <w:szCs w:val="16"/>
          <w:lang w:eastAsia="en-IN" w:bidi="hi-IN"/>
          <w14:ligatures w14:val="none"/>
        </w:rPr>
        <w:t>// Display the sorted array</w:t>
      </w:r>
    </w:p>
    <w:p w14:paraId="1BE0D325"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"Column-wise sorted array:</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1B10E8D8"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row</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72C154FF"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DE6B31E"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C586C0"/>
          <w:kern w:val="0"/>
          <w:sz w:val="16"/>
          <w:szCs w:val="16"/>
          <w:lang w:eastAsia="en-IN" w:bidi="hi-IN"/>
          <w14:ligatures w14:val="none"/>
        </w:rPr>
        <w:t>for</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569CD6"/>
          <w:kern w:val="0"/>
          <w:sz w:val="16"/>
          <w:szCs w:val="16"/>
          <w:lang w:eastAsia="en-IN" w:bidi="hi-IN"/>
          <w14:ligatures w14:val="none"/>
        </w:rPr>
        <w:t>int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B5CEA8"/>
          <w:kern w:val="0"/>
          <w:sz w:val="16"/>
          <w:szCs w:val="16"/>
          <w:lang w:eastAsia="en-IN" w:bidi="hi-IN"/>
          <w14:ligatures w14:val="none"/>
        </w:rPr>
        <w:t>0</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D4D4D4"/>
          <w:kern w:val="0"/>
          <w:sz w:val="16"/>
          <w:szCs w:val="16"/>
          <w:lang w:eastAsia="en-IN" w:bidi="hi-IN"/>
          <w14:ligatures w14:val="none"/>
        </w:rPr>
        <w:t>&lt;</w:t>
      </w:r>
      <w:r w:rsidRPr="005B1A00">
        <w:rPr>
          <w:rFonts w:eastAsia="Times New Roman" w:cs="Times New Roman"/>
          <w:color w:val="CCCCCC"/>
          <w:kern w:val="0"/>
          <w:sz w:val="16"/>
          <w:szCs w:val="16"/>
          <w:lang w:eastAsia="en-IN" w:bidi="hi-IN"/>
          <w14:ligatures w14:val="none"/>
        </w:rPr>
        <w:t xml:space="preserve"> </w:t>
      </w:r>
      <w:r w:rsidRPr="005B1A00">
        <w:rPr>
          <w:rFonts w:eastAsia="Times New Roman" w:cs="Times New Roman"/>
          <w:color w:val="9CDCFE"/>
          <w:kern w:val="0"/>
          <w:sz w:val="16"/>
          <w:szCs w:val="16"/>
          <w:lang w:eastAsia="en-IN" w:bidi="hi-IN"/>
          <w14:ligatures w14:val="none"/>
        </w:rPr>
        <w:t>column</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D4D4D4"/>
          <w:kern w:val="0"/>
          <w:sz w:val="16"/>
          <w:szCs w:val="16"/>
          <w:lang w:eastAsia="en-IN" w:bidi="hi-IN"/>
          <w14:ligatures w14:val="none"/>
        </w:rPr>
        <w:t>++</w:t>
      </w:r>
      <w:proofErr w:type="spellEnd"/>
      <w:r w:rsidRPr="005B1A00">
        <w:rPr>
          <w:rFonts w:eastAsia="Times New Roman" w:cs="Times New Roman"/>
          <w:color w:val="CCCCCC"/>
          <w:kern w:val="0"/>
          <w:sz w:val="16"/>
          <w:szCs w:val="16"/>
          <w:lang w:eastAsia="en-IN" w:bidi="hi-IN"/>
          <w14:ligatures w14:val="none"/>
        </w:rPr>
        <w:t>)</w:t>
      </w:r>
    </w:p>
    <w:p w14:paraId="1672891A"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43026005"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%d</w:t>
      </w:r>
      <w:r w:rsidRPr="005B1A00">
        <w:rPr>
          <w:rFonts w:eastAsia="Times New Roman" w:cs="Times New Roman"/>
          <w:color w:val="D7BA7D"/>
          <w:kern w:val="0"/>
          <w:sz w:val="16"/>
          <w:szCs w:val="16"/>
          <w:lang w:eastAsia="en-IN" w:bidi="hi-IN"/>
          <w14:ligatures w14:val="none"/>
        </w:rPr>
        <w:t>\t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9CDCFE"/>
          <w:kern w:val="0"/>
          <w:sz w:val="16"/>
          <w:szCs w:val="16"/>
          <w:lang w:eastAsia="en-IN" w:bidi="hi-IN"/>
          <w14:ligatures w14:val="none"/>
        </w:rPr>
        <w:t>arr</w:t>
      </w:r>
      <w:proofErr w:type="spellEnd"/>
      <w:r w:rsidRPr="005B1A00">
        <w:rPr>
          <w:rFonts w:eastAsia="Times New Roman" w:cs="Times New Roman"/>
          <w:color w:val="CCCCCC"/>
          <w:kern w:val="0"/>
          <w:sz w:val="16"/>
          <w:szCs w:val="16"/>
          <w:lang w:eastAsia="en-IN" w:bidi="hi-IN"/>
          <w14:ligatures w14:val="none"/>
        </w:rPr>
        <w:t>[</w:t>
      </w:r>
      <w:proofErr w:type="spellStart"/>
      <w:r w:rsidRPr="005B1A00">
        <w:rPr>
          <w:rFonts w:eastAsia="Times New Roman" w:cs="Times New Roman"/>
          <w:color w:val="9CDCFE"/>
          <w:kern w:val="0"/>
          <w:sz w:val="16"/>
          <w:szCs w:val="16"/>
          <w:lang w:eastAsia="en-IN" w:bidi="hi-IN"/>
          <w14:ligatures w14:val="none"/>
        </w:rPr>
        <w:t>i</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9CDCFE"/>
          <w:kern w:val="0"/>
          <w:sz w:val="16"/>
          <w:szCs w:val="16"/>
          <w:lang w:eastAsia="en-IN" w:bidi="hi-IN"/>
          <w14:ligatures w14:val="none"/>
        </w:rPr>
        <w:t>j</w:t>
      </w:r>
      <w:r w:rsidRPr="005B1A00">
        <w:rPr>
          <w:rFonts w:eastAsia="Times New Roman" w:cs="Times New Roman"/>
          <w:color w:val="CCCCCC"/>
          <w:kern w:val="0"/>
          <w:sz w:val="16"/>
          <w:szCs w:val="16"/>
          <w:lang w:eastAsia="en-IN" w:bidi="hi-IN"/>
          <w14:ligatures w14:val="none"/>
        </w:rPr>
        <w:t>]);</w:t>
      </w:r>
    </w:p>
    <w:p w14:paraId="4D2A74C9"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70CF1C1B"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r w:rsidRPr="005B1A00">
        <w:rPr>
          <w:rFonts w:eastAsia="Times New Roman" w:cs="Times New Roman"/>
          <w:color w:val="DCDCAA"/>
          <w:kern w:val="0"/>
          <w:sz w:val="16"/>
          <w:szCs w:val="16"/>
          <w:lang w:eastAsia="en-IN" w:bidi="hi-IN"/>
          <w14:ligatures w14:val="none"/>
        </w:rPr>
        <w:t>printf</w:t>
      </w:r>
      <w:proofErr w:type="spell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D7BA7D"/>
          <w:kern w:val="0"/>
          <w:sz w:val="16"/>
          <w:szCs w:val="16"/>
          <w:lang w:eastAsia="en-IN" w:bidi="hi-IN"/>
          <w14:ligatures w14:val="none"/>
        </w:rPr>
        <w:t>\n</w:t>
      </w:r>
      <w:r w:rsidRPr="005B1A00">
        <w:rPr>
          <w:rFonts w:eastAsia="Times New Roman" w:cs="Times New Roman"/>
          <w:color w:val="CE9178"/>
          <w:kern w:val="0"/>
          <w:sz w:val="16"/>
          <w:szCs w:val="16"/>
          <w:lang w:eastAsia="en-IN" w:bidi="hi-IN"/>
          <w14:ligatures w14:val="none"/>
        </w:rPr>
        <w:t>"</w:t>
      </w:r>
      <w:r w:rsidRPr="005B1A00">
        <w:rPr>
          <w:rFonts w:eastAsia="Times New Roman" w:cs="Times New Roman"/>
          <w:color w:val="CCCCCC"/>
          <w:kern w:val="0"/>
          <w:sz w:val="16"/>
          <w:szCs w:val="16"/>
          <w:lang w:eastAsia="en-IN" w:bidi="hi-IN"/>
          <w14:ligatures w14:val="none"/>
        </w:rPr>
        <w:t>);</w:t>
      </w:r>
    </w:p>
    <w:p w14:paraId="547636E3"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w:t>
      </w:r>
    </w:p>
    <w:p w14:paraId="56247EB3"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p>
    <w:p w14:paraId="511D89DE"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 xml:space="preserve">    </w:t>
      </w:r>
      <w:proofErr w:type="spellStart"/>
      <w:proofErr w:type="gramStart"/>
      <w:r w:rsidRPr="005B1A00">
        <w:rPr>
          <w:rFonts w:eastAsia="Times New Roman" w:cs="Times New Roman"/>
          <w:color w:val="DCDCAA"/>
          <w:kern w:val="0"/>
          <w:sz w:val="16"/>
          <w:szCs w:val="16"/>
          <w:lang w:eastAsia="en-IN" w:bidi="hi-IN"/>
          <w14:ligatures w14:val="none"/>
        </w:rPr>
        <w:t>getch</w:t>
      </w:r>
      <w:proofErr w:type="spellEnd"/>
      <w:r w:rsidRPr="005B1A00">
        <w:rPr>
          <w:rFonts w:eastAsia="Times New Roman" w:cs="Times New Roman"/>
          <w:color w:val="CCCCCC"/>
          <w:kern w:val="0"/>
          <w:sz w:val="16"/>
          <w:szCs w:val="16"/>
          <w:lang w:eastAsia="en-IN" w:bidi="hi-IN"/>
          <w14:ligatures w14:val="none"/>
        </w:rPr>
        <w:t>(</w:t>
      </w:r>
      <w:proofErr w:type="gramEnd"/>
      <w:r w:rsidRPr="005B1A00">
        <w:rPr>
          <w:rFonts w:eastAsia="Times New Roman" w:cs="Times New Roman"/>
          <w:color w:val="CCCCCC"/>
          <w:kern w:val="0"/>
          <w:sz w:val="16"/>
          <w:szCs w:val="16"/>
          <w:lang w:eastAsia="en-IN" w:bidi="hi-IN"/>
          <w14:ligatures w14:val="none"/>
        </w:rPr>
        <w:t>);</w:t>
      </w:r>
      <w:r w:rsidRPr="005B1A00">
        <w:rPr>
          <w:rFonts w:eastAsia="Times New Roman" w:cs="Times New Roman"/>
          <w:color w:val="6A9955"/>
          <w:kern w:val="0"/>
          <w:sz w:val="16"/>
          <w:szCs w:val="16"/>
          <w:lang w:eastAsia="en-IN" w:bidi="hi-IN"/>
          <w14:ligatures w14:val="none"/>
        </w:rPr>
        <w:t xml:space="preserve"> // Proper program termination</w:t>
      </w:r>
    </w:p>
    <w:p w14:paraId="753EF89D" w14:textId="77777777" w:rsidR="000F1590" w:rsidRPr="005B1A00" w:rsidRDefault="000F1590" w:rsidP="000138B6">
      <w:pPr>
        <w:shd w:val="clear" w:color="auto" w:fill="1F1F1F"/>
        <w:spacing w:after="0" w:line="276" w:lineRule="auto"/>
        <w:rPr>
          <w:rFonts w:eastAsia="Times New Roman" w:cs="Times New Roman"/>
          <w:color w:val="CCCCCC"/>
          <w:kern w:val="0"/>
          <w:sz w:val="16"/>
          <w:szCs w:val="16"/>
          <w:lang w:eastAsia="en-IN" w:bidi="hi-IN"/>
          <w14:ligatures w14:val="none"/>
        </w:rPr>
      </w:pPr>
      <w:r w:rsidRPr="005B1A00">
        <w:rPr>
          <w:rFonts w:eastAsia="Times New Roman" w:cs="Times New Roman"/>
          <w:color w:val="CCCCCC"/>
          <w:kern w:val="0"/>
          <w:sz w:val="16"/>
          <w:szCs w:val="16"/>
          <w:lang w:eastAsia="en-IN" w:bidi="hi-IN"/>
          <w14:ligatures w14:val="none"/>
        </w:rPr>
        <w:t>}</w:t>
      </w:r>
    </w:p>
    <w:p w14:paraId="0BD49F9E" w14:textId="77777777" w:rsidR="000F1590" w:rsidRPr="005B1A00" w:rsidRDefault="000F1590" w:rsidP="000138B6">
      <w:pPr>
        <w:shd w:val="clear" w:color="auto" w:fill="1F1F1F"/>
        <w:spacing w:after="0" w:line="276" w:lineRule="auto"/>
        <w:rPr>
          <w:rFonts w:eastAsia="Times New Roman" w:cs="Times New Roman"/>
          <w:color w:val="CCCCCC"/>
          <w:kern w:val="0"/>
          <w:sz w:val="32"/>
          <w:szCs w:val="32"/>
          <w:lang w:eastAsia="en-IN" w:bidi="hi-IN"/>
          <w14:ligatures w14:val="none"/>
        </w:rPr>
      </w:pPr>
    </w:p>
    <w:p w14:paraId="13E72DA2" w14:textId="77777777" w:rsidR="00886A50" w:rsidRPr="005B1A00" w:rsidRDefault="00886A50" w:rsidP="000138B6">
      <w:pPr>
        <w:pStyle w:val="ListParagraph"/>
        <w:spacing w:line="276" w:lineRule="auto"/>
        <w:ind w:left="1069"/>
        <w:rPr>
          <w:rFonts w:cs="Times New Roman"/>
          <w:b/>
          <w:bCs/>
          <w:sz w:val="36"/>
          <w:szCs w:val="36"/>
          <w:u w:val="single"/>
        </w:rPr>
      </w:pPr>
    </w:p>
    <w:p w14:paraId="60D7E446" w14:textId="77777777" w:rsidR="007C33EB" w:rsidRPr="005B1A00" w:rsidRDefault="007C33EB" w:rsidP="000138B6">
      <w:pPr>
        <w:spacing w:line="276" w:lineRule="auto"/>
        <w:rPr>
          <w:rFonts w:cs="Times New Roman"/>
          <w:b/>
          <w:bCs/>
          <w:sz w:val="28"/>
          <w:szCs w:val="28"/>
          <w:u w:val="single"/>
        </w:rPr>
      </w:pPr>
      <w:r w:rsidRPr="005B1A00">
        <w:rPr>
          <w:rFonts w:cs="Times New Roman"/>
          <w:b/>
          <w:bCs/>
          <w:sz w:val="28"/>
          <w:szCs w:val="28"/>
          <w:u w:val="single"/>
        </w:rPr>
        <w:t>Matrix Data Structure Components, Applications, Advantages and Disadvantages</w:t>
      </w:r>
    </w:p>
    <w:p w14:paraId="2436A1DD" w14:textId="522723A2" w:rsidR="00D21D12" w:rsidRPr="005B1A00" w:rsidRDefault="00102AF0" w:rsidP="000138B6">
      <w:pPr>
        <w:spacing w:line="276" w:lineRule="auto"/>
        <w:rPr>
          <w:rFonts w:cs="Times New Roman"/>
          <w:sz w:val="24"/>
          <w:szCs w:val="24"/>
        </w:rPr>
      </w:pPr>
      <w:r w:rsidRPr="005B1A00">
        <w:rPr>
          <w:rFonts w:cs="Times New Roman"/>
          <w:sz w:val="24"/>
          <w:szCs w:val="24"/>
        </w:rPr>
        <w:t>Matrix is a two-dimensional array or table consisting of rows and columns. The intersection of a row and column is called a cell. All the data is stored across different cells in the matrix. Matrix data structure is used when we want to store data in the form of table or grid. Each element in a matrix is identified by its row and column indices.</w:t>
      </w:r>
    </w:p>
    <w:p w14:paraId="7E32D31F" w14:textId="77777777" w:rsidR="001B459F" w:rsidRPr="005B1A00" w:rsidRDefault="001B459F" w:rsidP="000138B6">
      <w:pPr>
        <w:spacing w:line="276" w:lineRule="auto"/>
        <w:rPr>
          <w:rFonts w:cs="Times New Roman"/>
          <w:b/>
          <w:bCs/>
          <w:sz w:val="24"/>
          <w:szCs w:val="24"/>
        </w:rPr>
      </w:pPr>
      <w:r w:rsidRPr="005B1A00">
        <w:rPr>
          <w:rFonts w:cs="Times New Roman"/>
          <w:b/>
          <w:bCs/>
          <w:sz w:val="24"/>
          <w:szCs w:val="24"/>
        </w:rPr>
        <w:t>Components of Matrix Data Structure</w:t>
      </w:r>
    </w:p>
    <w:p w14:paraId="7EDA3D40" w14:textId="77777777" w:rsidR="001B459F" w:rsidRPr="005B1A00" w:rsidRDefault="001B459F" w:rsidP="00A72E4F">
      <w:pPr>
        <w:numPr>
          <w:ilvl w:val="0"/>
          <w:numId w:val="49"/>
        </w:numPr>
        <w:spacing w:line="276" w:lineRule="auto"/>
        <w:rPr>
          <w:rFonts w:cs="Times New Roman"/>
          <w:sz w:val="24"/>
          <w:szCs w:val="24"/>
        </w:rPr>
      </w:pPr>
      <w:r w:rsidRPr="005B1A00">
        <w:rPr>
          <w:rFonts w:cs="Times New Roman"/>
          <w:b/>
          <w:bCs/>
          <w:sz w:val="24"/>
          <w:szCs w:val="24"/>
        </w:rPr>
        <w:lastRenderedPageBreak/>
        <w:t>Size</w:t>
      </w:r>
      <w:r w:rsidRPr="005B1A00">
        <w:rPr>
          <w:rFonts w:cs="Times New Roman"/>
          <w:sz w:val="24"/>
          <w:szCs w:val="24"/>
        </w:rPr>
        <w:t>: A matrix has a specific size, defined by its number of rows and columns.</w:t>
      </w:r>
    </w:p>
    <w:p w14:paraId="156CBD29" w14:textId="77777777" w:rsidR="001B459F" w:rsidRPr="005B1A00" w:rsidRDefault="001B459F" w:rsidP="00A72E4F">
      <w:pPr>
        <w:numPr>
          <w:ilvl w:val="0"/>
          <w:numId w:val="50"/>
        </w:numPr>
        <w:spacing w:line="276" w:lineRule="auto"/>
        <w:rPr>
          <w:rFonts w:cs="Times New Roman"/>
          <w:sz w:val="24"/>
          <w:szCs w:val="24"/>
        </w:rPr>
      </w:pPr>
      <w:r w:rsidRPr="005B1A00">
        <w:rPr>
          <w:rFonts w:cs="Times New Roman"/>
          <w:b/>
          <w:bCs/>
          <w:sz w:val="24"/>
          <w:szCs w:val="24"/>
        </w:rPr>
        <w:t>Element</w:t>
      </w:r>
      <w:r w:rsidRPr="005B1A00">
        <w:rPr>
          <w:rFonts w:cs="Times New Roman"/>
          <w:sz w:val="24"/>
          <w:szCs w:val="24"/>
        </w:rPr>
        <w:t>: A matrix’s row and column indices serve to identify each entry, which is referred to as an element.</w:t>
      </w:r>
    </w:p>
    <w:p w14:paraId="07A17995" w14:textId="206C8289" w:rsidR="001B459F" w:rsidRPr="005B1A00" w:rsidRDefault="001B459F" w:rsidP="00A72E4F">
      <w:pPr>
        <w:numPr>
          <w:ilvl w:val="0"/>
          <w:numId w:val="51"/>
        </w:numPr>
        <w:spacing w:line="276" w:lineRule="auto"/>
        <w:rPr>
          <w:rFonts w:cs="Times New Roman"/>
          <w:sz w:val="24"/>
          <w:szCs w:val="24"/>
        </w:rPr>
      </w:pPr>
      <w:r w:rsidRPr="005B1A00">
        <w:rPr>
          <w:rFonts w:cs="Times New Roman"/>
          <w:b/>
          <w:bCs/>
          <w:sz w:val="24"/>
          <w:szCs w:val="24"/>
        </w:rPr>
        <w:t>Operations</w:t>
      </w:r>
      <w:r w:rsidRPr="005B1A00">
        <w:rPr>
          <w:rFonts w:cs="Times New Roman"/>
          <w:sz w:val="24"/>
          <w:szCs w:val="24"/>
        </w:rPr>
        <w:t>: Scalar multiplication and the operations of addition, subtraction, and multiplication on matrices are also supported.</w:t>
      </w:r>
    </w:p>
    <w:p w14:paraId="58C1F8A2" w14:textId="77777777" w:rsidR="001B459F" w:rsidRPr="005B1A00" w:rsidRDefault="001B459F" w:rsidP="00A72E4F">
      <w:pPr>
        <w:numPr>
          <w:ilvl w:val="0"/>
          <w:numId w:val="52"/>
        </w:numPr>
        <w:spacing w:line="276" w:lineRule="auto"/>
        <w:rPr>
          <w:rFonts w:cs="Times New Roman"/>
          <w:sz w:val="24"/>
          <w:szCs w:val="24"/>
        </w:rPr>
      </w:pPr>
      <w:r w:rsidRPr="005B1A00">
        <w:rPr>
          <w:rFonts w:cs="Times New Roman"/>
          <w:b/>
          <w:bCs/>
          <w:sz w:val="24"/>
          <w:szCs w:val="24"/>
        </w:rPr>
        <w:t>Determinant: </w:t>
      </w:r>
      <w:r w:rsidRPr="005B1A00">
        <w:rPr>
          <w:rFonts w:cs="Times New Roman"/>
          <w:sz w:val="24"/>
          <w:szCs w:val="24"/>
        </w:rPr>
        <w:t>A square matrix’s determinant is a scalar number that may be used to solve systems of linear equations and carry out other linear algebraic operations.</w:t>
      </w:r>
    </w:p>
    <w:p w14:paraId="246C3ED6" w14:textId="77777777" w:rsidR="001B459F" w:rsidRPr="005B1A00" w:rsidRDefault="001B459F" w:rsidP="00A72E4F">
      <w:pPr>
        <w:numPr>
          <w:ilvl w:val="0"/>
          <w:numId w:val="53"/>
        </w:numPr>
        <w:spacing w:line="276" w:lineRule="auto"/>
        <w:rPr>
          <w:rFonts w:cs="Times New Roman"/>
          <w:sz w:val="24"/>
          <w:szCs w:val="24"/>
        </w:rPr>
      </w:pPr>
      <w:r w:rsidRPr="005B1A00">
        <w:rPr>
          <w:rFonts w:cs="Times New Roman"/>
          <w:b/>
          <w:bCs/>
          <w:sz w:val="24"/>
          <w:szCs w:val="24"/>
        </w:rPr>
        <w:t>Inverse</w:t>
      </w:r>
      <w:r w:rsidRPr="005B1A00">
        <w:rPr>
          <w:rFonts w:cs="Times New Roman"/>
          <w:sz w:val="24"/>
          <w:szCs w:val="24"/>
        </w:rPr>
        <w:t>: If a square matrix has an inverse, it may be used to solve linear equation systems and carry out other linear algebraic operations.</w:t>
      </w:r>
    </w:p>
    <w:p w14:paraId="2FD58F54" w14:textId="5425A5E9" w:rsidR="00102AF0" w:rsidRPr="005B1A00" w:rsidRDefault="001B459F" w:rsidP="00A72E4F">
      <w:pPr>
        <w:numPr>
          <w:ilvl w:val="0"/>
          <w:numId w:val="54"/>
        </w:numPr>
        <w:spacing w:line="276" w:lineRule="auto"/>
        <w:rPr>
          <w:rFonts w:cs="Times New Roman"/>
          <w:sz w:val="24"/>
          <w:szCs w:val="24"/>
        </w:rPr>
      </w:pPr>
      <w:r w:rsidRPr="005B1A00">
        <w:rPr>
          <w:rFonts w:cs="Times New Roman"/>
          <w:b/>
          <w:bCs/>
          <w:sz w:val="24"/>
          <w:szCs w:val="24"/>
        </w:rPr>
        <w:t>Transpose</w:t>
      </w:r>
      <w:r w:rsidRPr="005B1A00">
        <w:rPr>
          <w:rFonts w:cs="Times New Roman"/>
          <w:sz w:val="24"/>
          <w:szCs w:val="24"/>
        </w:rPr>
        <w:t>: By flipping a matrix along its main diagonal and switching the rows and columns, you may create the transpose of the matrix.</w:t>
      </w:r>
    </w:p>
    <w:p w14:paraId="1CC62E92" w14:textId="77777777" w:rsidR="0035789B" w:rsidRPr="005B1A00" w:rsidRDefault="0035789B" w:rsidP="000138B6">
      <w:pPr>
        <w:spacing w:line="276" w:lineRule="auto"/>
        <w:rPr>
          <w:rFonts w:cs="Times New Roman"/>
          <w:b/>
          <w:bCs/>
          <w:sz w:val="24"/>
          <w:szCs w:val="24"/>
        </w:rPr>
      </w:pPr>
      <w:r w:rsidRPr="005B1A00">
        <w:rPr>
          <w:rFonts w:cs="Times New Roman"/>
          <w:b/>
          <w:bCs/>
          <w:sz w:val="24"/>
          <w:szCs w:val="24"/>
        </w:rPr>
        <w:t>Advantages of Matrix Data Structure:</w:t>
      </w:r>
    </w:p>
    <w:p w14:paraId="79F55A66" w14:textId="77777777" w:rsidR="0035789B" w:rsidRPr="005B1A00" w:rsidRDefault="0035789B" w:rsidP="00A72E4F">
      <w:pPr>
        <w:numPr>
          <w:ilvl w:val="0"/>
          <w:numId w:val="55"/>
        </w:numPr>
        <w:spacing w:line="276" w:lineRule="auto"/>
        <w:rPr>
          <w:rFonts w:cs="Times New Roman"/>
          <w:sz w:val="24"/>
          <w:szCs w:val="24"/>
        </w:rPr>
      </w:pPr>
      <w:r w:rsidRPr="005B1A00">
        <w:rPr>
          <w:rFonts w:cs="Times New Roman"/>
          <w:sz w:val="24"/>
          <w:szCs w:val="24"/>
        </w:rPr>
        <w:t>It helps in 2D Visualization.</w:t>
      </w:r>
    </w:p>
    <w:p w14:paraId="5499EBB5" w14:textId="77777777" w:rsidR="0035789B" w:rsidRPr="005B1A00" w:rsidRDefault="0035789B" w:rsidP="00A72E4F">
      <w:pPr>
        <w:numPr>
          <w:ilvl w:val="0"/>
          <w:numId w:val="56"/>
        </w:numPr>
        <w:spacing w:line="276" w:lineRule="auto"/>
        <w:rPr>
          <w:rFonts w:cs="Times New Roman"/>
          <w:sz w:val="24"/>
          <w:szCs w:val="24"/>
        </w:rPr>
      </w:pPr>
      <w:r w:rsidRPr="005B1A00">
        <w:rPr>
          <w:rFonts w:cs="Times New Roman"/>
          <w:sz w:val="24"/>
          <w:szCs w:val="24"/>
        </w:rPr>
        <w:t>It stores multiple elements of the same type using the same name.</w:t>
      </w:r>
    </w:p>
    <w:p w14:paraId="2FF46F86" w14:textId="77777777" w:rsidR="0035789B" w:rsidRPr="005B1A00" w:rsidRDefault="0035789B" w:rsidP="00A72E4F">
      <w:pPr>
        <w:numPr>
          <w:ilvl w:val="0"/>
          <w:numId w:val="57"/>
        </w:numPr>
        <w:spacing w:line="276" w:lineRule="auto"/>
        <w:rPr>
          <w:rFonts w:cs="Times New Roman"/>
          <w:sz w:val="24"/>
          <w:szCs w:val="24"/>
        </w:rPr>
      </w:pPr>
      <w:r w:rsidRPr="005B1A00">
        <w:rPr>
          <w:rFonts w:cs="Times New Roman"/>
          <w:sz w:val="24"/>
          <w:szCs w:val="24"/>
        </w:rPr>
        <w:t>It enables access to items at random.</w:t>
      </w:r>
    </w:p>
    <w:p w14:paraId="4F672951" w14:textId="77777777" w:rsidR="0035789B" w:rsidRPr="005B1A00" w:rsidRDefault="0035789B" w:rsidP="00A72E4F">
      <w:pPr>
        <w:numPr>
          <w:ilvl w:val="0"/>
          <w:numId w:val="58"/>
        </w:numPr>
        <w:spacing w:line="276" w:lineRule="auto"/>
        <w:rPr>
          <w:rFonts w:cs="Times New Roman"/>
          <w:sz w:val="24"/>
          <w:szCs w:val="24"/>
        </w:rPr>
      </w:pPr>
      <w:r w:rsidRPr="005B1A00">
        <w:rPr>
          <w:rFonts w:cs="Times New Roman"/>
          <w:sz w:val="24"/>
          <w:szCs w:val="24"/>
        </w:rPr>
        <w:t>Any form of data with a fixed size can be stored.</w:t>
      </w:r>
    </w:p>
    <w:p w14:paraId="43A8E6C3" w14:textId="77777777" w:rsidR="0035789B" w:rsidRPr="005B1A00" w:rsidRDefault="0035789B" w:rsidP="00A72E4F">
      <w:pPr>
        <w:numPr>
          <w:ilvl w:val="0"/>
          <w:numId w:val="59"/>
        </w:numPr>
        <w:spacing w:line="276" w:lineRule="auto"/>
        <w:rPr>
          <w:rFonts w:cs="Times New Roman"/>
          <w:sz w:val="24"/>
          <w:szCs w:val="24"/>
        </w:rPr>
      </w:pPr>
      <w:r w:rsidRPr="005B1A00">
        <w:rPr>
          <w:rFonts w:cs="Times New Roman"/>
          <w:sz w:val="24"/>
          <w:szCs w:val="24"/>
        </w:rPr>
        <w:t>It is easy to implement.</w:t>
      </w:r>
    </w:p>
    <w:p w14:paraId="41A9949E" w14:textId="77777777" w:rsidR="0035789B" w:rsidRPr="005B1A00" w:rsidRDefault="0035789B" w:rsidP="000138B6">
      <w:pPr>
        <w:spacing w:line="276" w:lineRule="auto"/>
        <w:rPr>
          <w:rFonts w:cs="Times New Roman"/>
          <w:b/>
          <w:bCs/>
          <w:sz w:val="24"/>
          <w:szCs w:val="24"/>
        </w:rPr>
      </w:pPr>
      <w:r w:rsidRPr="005B1A00">
        <w:rPr>
          <w:rFonts w:cs="Times New Roman"/>
          <w:b/>
          <w:bCs/>
          <w:sz w:val="24"/>
          <w:szCs w:val="24"/>
        </w:rPr>
        <w:t>Disadvantages of Matrix Data Structure:</w:t>
      </w:r>
    </w:p>
    <w:p w14:paraId="0D2D9319" w14:textId="77777777" w:rsidR="0035789B" w:rsidRPr="005B1A00" w:rsidRDefault="0035789B" w:rsidP="00A72E4F">
      <w:pPr>
        <w:numPr>
          <w:ilvl w:val="0"/>
          <w:numId w:val="60"/>
        </w:numPr>
        <w:spacing w:line="276" w:lineRule="auto"/>
        <w:rPr>
          <w:rFonts w:cs="Times New Roman"/>
          <w:sz w:val="24"/>
          <w:szCs w:val="24"/>
        </w:rPr>
      </w:pPr>
      <w:r w:rsidRPr="005B1A00">
        <w:rPr>
          <w:rFonts w:cs="Times New Roman"/>
          <w:sz w:val="24"/>
          <w:szCs w:val="24"/>
        </w:rPr>
        <w:t>The matrix size should be needed beforehand.</w:t>
      </w:r>
    </w:p>
    <w:p w14:paraId="2870DE5B" w14:textId="77777777" w:rsidR="0035789B" w:rsidRPr="005B1A00" w:rsidRDefault="0035789B" w:rsidP="00A72E4F">
      <w:pPr>
        <w:numPr>
          <w:ilvl w:val="0"/>
          <w:numId w:val="61"/>
        </w:numPr>
        <w:spacing w:line="276" w:lineRule="auto"/>
        <w:rPr>
          <w:rFonts w:cs="Times New Roman"/>
          <w:sz w:val="24"/>
          <w:szCs w:val="24"/>
        </w:rPr>
      </w:pPr>
      <w:r w:rsidRPr="005B1A00">
        <w:rPr>
          <w:rFonts w:cs="Times New Roman"/>
          <w:sz w:val="24"/>
          <w:szCs w:val="24"/>
        </w:rPr>
        <w:t>Insertion and deletion operations are costly if shifting occurs.</w:t>
      </w:r>
    </w:p>
    <w:p w14:paraId="122C015F" w14:textId="4D76FBDD" w:rsidR="007C33EB" w:rsidRPr="005B1A00" w:rsidRDefault="0035789B" w:rsidP="00A72E4F">
      <w:pPr>
        <w:numPr>
          <w:ilvl w:val="0"/>
          <w:numId w:val="62"/>
        </w:numPr>
        <w:spacing w:line="276" w:lineRule="auto"/>
        <w:rPr>
          <w:rFonts w:cs="Times New Roman"/>
          <w:sz w:val="24"/>
          <w:szCs w:val="24"/>
        </w:rPr>
      </w:pPr>
      <w:r w:rsidRPr="005B1A00">
        <w:rPr>
          <w:rFonts w:cs="Times New Roman"/>
          <w:sz w:val="24"/>
          <w:szCs w:val="24"/>
        </w:rPr>
        <w:t>Resizing a matrix is time-consuming.</w:t>
      </w:r>
    </w:p>
    <w:p w14:paraId="3C06EB88" w14:textId="7E7BF56A" w:rsidR="006D46F1" w:rsidRPr="005B1A00" w:rsidRDefault="006D46F1" w:rsidP="00A72E4F">
      <w:pPr>
        <w:pStyle w:val="ListParagraph"/>
        <w:numPr>
          <w:ilvl w:val="0"/>
          <w:numId w:val="27"/>
        </w:numPr>
        <w:spacing w:line="276" w:lineRule="auto"/>
        <w:rPr>
          <w:rFonts w:cs="Times New Roman"/>
          <w:b/>
          <w:bCs/>
          <w:sz w:val="36"/>
          <w:szCs w:val="36"/>
        </w:rPr>
      </w:pPr>
      <w:r w:rsidRPr="005B1A00">
        <w:rPr>
          <w:rFonts w:cs="Times New Roman"/>
          <w:b/>
          <w:bCs/>
          <w:sz w:val="36"/>
          <w:szCs w:val="36"/>
        </w:rPr>
        <w:t>String:</w:t>
      </w:r>
    </w:p>
    <w:p w14:paraId="5D524442" w14:textId="4C1DAF70" w:rsidR="006D46F1" w:rsidRPr="005B1A00" w:rsidRDefault="009536BB" w:rsidP="006D46F1">
      <w:pPr>
        <w:pStyle w:val="ListParagraph"/>
        <w:spacing w:line="276" w:lineRule="auto"/>
        <w:ind w:left="360"/>
        <w:rPr>
          <w:rFonts w:cs="Times New Roman"/>
          <w:sz w:val="24"/>
          <w:szCs w:val="24"/>
        </w:rPr>
      </w:pPr>
      <w:r w:rsidRPr="005B1A00">
        <w:rPr>
          <w:rFonts w:cs="Times New Roman"/>
          <w:b/>
          <w:bCs/>
          <w:sz w:val="24"/>
          <w:szCs w:val="24"/>
        </w:rPr>
        <w:t>String</w:t>
      </w:r>
      <w:r w:rsidRPr="005B1A00">
        <w:rPr>
          <w:rFonts w:cs="Times New Roman"/>
          <w:sz w:val="24"/>
          <w:szCs w:val="24"/>
        </w:rPr>
        <w:t> is a sequence of characters, typically used to represent </w:t>
      </w:r>
      <w:r w:rsidRPr="005B1A00">
        <w:rPr>
          <w:rFonts w:cs="Times New Roman"/>
          <w:b/>
          <w:bCs/>
          <w:sz w:val="24"/>
          <w:szCs w:val="24"/>
        </w:rPr>
        <w:t>text</w:t>
      </w:r>
      <w:r w:rsidRPr="005B1A00">
        <w:rPr>
          <w:rFonts w:cs="Times New Roman"/>
          <w:sz w:val="24"/>
          <w:szCs w:val="24"/>
        </w:rPr>
        <w:t>. It is considered a data type that allows for the manipulation and processing of </w:t>
      </w:r>
      <w:r w:rsidRPr="005B1A00">
        <w:rPr>
          <w:rFonts w:cs="Times New Roman"/>
          <w:b/>
          <w:bCs/>
          <w:sz w:val="24"/>
          <w:szCs w:val="24"/>
        </w:rPr>
        <w:t>textual data</w:t>
      </w:r>
      <w:r w:rsidRPr="005B1A00">
        <w:rPr>
          <w:rFonts w:cs="Times New Roman"/>
          <w:sz w:val="24"/>
          <w:szCs w:val="24"/>
        </w:rPr>
        <w:t> in computer programs.</w:t>
      </w:r>
    </w:p>
    <w:p w14:paraId="6EB4F5B7" w14:textId="77777777" w:rsidR="009536BB" w:rsidRPr="005B1A00" w:rsidRDefault="009536BB" w:rsidP="006D46F1">
      <w:pPr>
        <w:pStyle w:val="ListParagraph"/>
        <w:spacing w:line="276" w:lineRule="auto"/>
        <w:ind w:left="360"/>
        <w:rPr>
          <w:rFonts w:cs="Times New Roman"/>
          <w:sz w:val="24"/>
          <w:szCs w:val="24"/>
        </w:rPr>
      </w:pPr>
    </w:p>
    <w:p w14:paraId="2D2A2D76" w14:textId="77777777" w:rsidR="00B6544F" w:rsidRPr="005B1A00" w:rsidRDefault="00B6544F" w:rsidP="00B6544F">
      <w:pPr>
        <w:pStyle w:val="ListParagraph"/>
        <w:spacing w:line="276" w:lineRule="auto"/>
        <w:ind w:left="360"/>
        <w:rPr>
          <w:rFonts w:cs="Times New Roman"/>
          <w:sz w:val="24"/>
          <w:szCs w:val="24"/>
        </w:rPr>
      </w:pPr>
      <w:r w:rsidRPr="005B1A00">
        <w:rPr>
          <w:rFonts w:cs="Times New Roman"/>
          <w:sz w:val="24"/>
          <w:szCs w:val="24"/>
        </w:rPr>
        <w:t>A string is a sequence of characters. The following facts make string an interesting data structure.</w:t>
      </w:r>
    </w:p>
    <w:p w14:paraId="461ECCBA" w14:textId="77777777" w:rsidR="00B6544F" w:rsidRPr="005B1A00" w:rsidRDefault="00B6544F" w:rsidP="00A72E4F">
      <w:pPr>
        <w:pStyle w:val="ListParagraph"/>
        <w:numPr>
          <w:ilvl w:val="0"/>
          <w:numId w:val="63"/>
        </w:numPr>
        <w:spacing w:line="276" w:lineRule="auto"/>
        <w:rPr>
          <w:rFonts w:cs="Times New Roman"/>
          <w:sz w:val="24"/>
          <w:szCs w:val="24"/>
        </w:rPr>
      </w:pPr>
      <w:r w:rsidRPr="005B1A00">
        <w:rPr>
          <w:rFonts w:cs="Times New Roman"/>
          <w:sz w:val="24"/>
          <w:szCs w:val="24"/>
        </w:rPr>
        <w:t>Small set of elements. Unlike normal array, strings typically have smaller set of items. For example, lowercase English alphabet has only 26 characters. ASCII has only 256 characters.</w:t>
      </w:r>
    </w:p>
    <w:p w14:paraId="26A0D2A4" w14:textId="77777777" w:rsidR="00B6544F" w:rsidRPr="005B1A00" w:rsidRDefault="00B6544F" w:rsidP="00A72E4F">
      <w:pPr>
        <w:pStyle w:val="ListParagraph"/>
        <w:numPr>
          <w:ilvl w:val="0"/>
          <w:numId w:val="64"/>
        </w:numPr>
        <w:spacing w:line="276" w:lineRule="auto"/>
        <w:rPr>
          <w:rFonts w:cs="Times New Roman"/>
          <w:sz w:val="24"/>
          <w:szCs w:val="24"/>
        </w:rPr>
      </w:pPr>
      <w:r w:rsidRPr="005B1A00">
        <w:rPr>
          <w:rFonts w:cs="Times New Roman"/>
          <w:sz w:val="24"/>
          <w:szCs w:val="24"/>
        </w:rPr>
        <w:t xml:space="preserve">Strings are immutable in programming languages like Java, Python, </w:t>
      </w:r>
      <w:proofErr w:type="gramStart"/>
      <w:r w:rsidRPr="005B1A00">
        <w:rPr>
          <w:rFonts w:cs="Times New Roman"/>
          <w:sz w:val="24"/>
          <w:szCs w:val="24"/>
        </w:rPr>
        <w:t>JavaScript</w:t>
      </w:r>
      <w:proofErr w:type="gramEnd"/>
      <w:r w:rsidRPr="005B1A00">
        <w:rPr>
          <w:rFonts w:cs="Times New Roman"/>
          <w:sz w:val="24"/>
          <w:szCs w:val="24"/>
        </w:rPr>
        <w:t xml:space="preserve"> and C#.</w:t>
      </w:r>
    </w:p>
    <w:p w14:paraId="3BA58945" w14:textId="53A97D20" w:rsidR="00DC39A9" w:rsidRPr="005B1A00" w:rsidRDefault="00DC39A9" w:rsidP="00A72E4F">
      <w:pPr>
        <w:pStyle w:val="ListParagraph"/>
        <w:numPr>
          <w:ilvl w:val="0"/>
          <w:numId w:val="64"/>
        </w:numPr>
        <w:spacing w:line="276" w:lineRule="auto"/>
        <w:rPr>
          <w:rFonts w:cs="Times New Roman"/>
          <w:sz w:val="24"/>
          <w:szCs w:val="24"/>
        </w:rPr>
      </w:pPr>
      <w:r w:rsidRPr="005B1A00">
        <w:rPr>
          <w:rFonts w:cs="Times New Roman"/>
          <w:sz w:val="24"/>
          <w:szCs w:val="24"/>
        </w:rPr>
        <w:t>In programming language, if a</w:t>
      </w:r>
      <w:r w:rsidR="00885810" w:rsidRPr="005B1A00">
        <w:rPr>
          <w:rFonts w:cs="Times New Roman"/>
          <w:sz w:val="24"/>
          <w:szCs w:val="24"/>
        </w:rPr>
        <w:t>ny</w:t>
      </w:r>
      <w:r w:rsidRPr="005B1A00">
        <w:rPr>
          <w:rFonts w:cs="Times New Roman"/>
          <w:sz w:val="24"/>
          <w:szCs w:val="24"/>
        </w:rPr>
        <w:t xml:space="preserve"> word is written in single quote, double </w:t>
      </w:r>
      <w:proofErr w:type="gramStart"/>
      <w:r w:rsidRPr="005B1A00">
        <w:rPr>
          <w:rFonts w:cs="Times New Roman"/>
          <w:sz w:val="24"/>
          <w:szCs w:val="24"/>
        </w:rPr>
        <w:t>quote</w:t>
      </w:r>
      <w:proofErr w:type="gramEnd"/>
      <w:r w:rsidRPr="005B1A00">
        <w:rPr>
          <w:rFonts w:cs="Times New Roman"/>
          <w:sz w:val="24"/>
          <w:szCs w:val="24"/>
        </w:rPr>
        <w:t xml:space="preserve"> and triple quote then it is called a string.</w:t>
      </w:r>
    </w:p>
    <w:p w14:paraId="24E69CED" w14:textId="1260A8E8" w:rsidR="00675DC4" w:rsidRPr="005B1A00" w:rsidRDefault="00675DC4" w:rsidP="00675DC4">
      <w:pPr>
        <w:pStyle w:val="ListParagraph"/>
        <w:spacing w:line="276" w:lineRule="auto"/>
        <w:ind w:left="360"/>
        <w:rPr>
          <w:rFonts w:cs="Times New Roman"/>
          <w:sz w:val="24"/>
          <w:szCs w:val="24"/>
        </w:rPr>
      </w:pPr>
      <w:r w:rsidRPr="005B1A00">
        <w:rPr>
          <w:rFonts w:cs="Times New Roman"/>
          <w:sz w:val="24"/>
          <w:szCs w:val="24"/>
        </w:rPr>
        <w:t>Below are some examples of strings:</w:t>
      </w:r>
    </w:p>
    <w:p w14:paraId="6A95AE55" w14:textId="3E1EF4BB" w:rsidR="00B6544F" w:rsidRPr="005B1A00" w:rsidRDefault="00675DC4" w:rsidP="00675DC4">
      <w:pPr>
        <w:pStyle w:val="ListParagraph"/>
        <w:spacing w:line="276" w:lineRule="auto"/>
        <w:ind w:left="360"/>
        <w:rPr>
          <w:rFonts w:cs="Times New Roman"/>
          <w:sz w:val="24"/>
          <w:szCs w:val="24"/>
        </w:rPr>
      </w:pPr>
      <w:r w:rsidRPr="005B1A00">
        <w:rPr>
          <w:rFonts w:cs="Times New Roman"/>
          <w:sz w:val="24"/>
          <w:szCs w:val="24"/>
        </w:rPr>
        <w:t>“geeks</w:t>
      </w:r>
      <w:proofErr w:type="gramStart"/>
      <w:r w:rsidRPr="005B1A00">
        <w:rPr>
          <w:rFonts w:cs="Times New Roman"/>
          <w:sz w:val="24"/>
          <w:szCs w:val="24"/>
        </w:rPr>
        <w:t>” ,</w:t>
      </w:r>
      <w:proofErr w:type="gramEnd"/>
      <w:r w:rsidRPr="005B1A00">
        <w:rPr>
          <w:rFonts w:cs="Times New Roman"/>
          <w:sz w:val="24"/>
          <w:szCs w:val="24"/>
        </w:rPr>
        <w:t xml:space="preserve"> “for”, “geeks”, “</w:t>
      </w:r>
      <w:proofErr w:type="spellStart"/>
      <w:r w:rsidRPr="005B1A00">
        <w:rPr>
          <w:rFonts w:cs="Times New Roman"/>
          <w:sz w:val="24"/>
          <w:szCs w:val="24"/>
        </w:rPr>
        <w:t>GeeksforGeeks</w:t>
      </w:r>
      <w:proofErr w:type="spellEnd"/>
      <w:r w:rsidRPr="005B1A00">
        <w:rPr>
          <w:rFonts w:cs="Times New Roman"/>
          <w:sz w:val="24"/>
          <w:szCs w:val="24"/>
        </w:rPr>
        <w:t>”, “Geeks for Geeks”, “123Geeks”, “@123 Geeks”</w:t>
      </w:r>
    </w:p>
    <w:p w14:paraId="615C69F2" w14:textId="77777777" w:rsidR="00D6748D" w:rsidRPr="005B1A00" w:rsidRDefault="00D6748D" w:rsidP="00D6748D">
      <w:p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In C, a string can be represented in two main ways: as a character pointer or a character array.</w:t>
      </w:r>
    </w:p>
    <w:p w14:paraId="3159570F" w14:textId="77777777" w:rsidR="00D6748D" w:rsidRPr="005B1A00" w:rsidRDefault="00D6748D" w:rsidP="00A72E4F">
      <w:pPr>
        <w:numPr>
          <w:ilvl w:val="0"/>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b/>
          <w:bCs/>
          <w:kern w:val="0"/>
          <w:sz w:val="24"/>
          <w:szCs w:val="24"/>
          <w:lang w:eastAsia="en-IN" w:bidi="hi-IN"/>
          <w14:ligatures w14:val="none"/>
        </w:rPr>
        <w:t>Character Array</w:t>
      </w:r>
      <w:r w:rsidRPr="005B1A00">
        <w:rPr>
          <w:rFonts w:eastAsia="Times New Roman" w:cs="Times New Roman"/>
          <w:kern w:val="0"/>
          <w:sz w:val="24"/>
          <w:szCs w:val="24"/>
          <w:lang w:eastAsia="en-IN" w:bidi="hi-IN"/>
          <w14:ligatures w14:val="none"/>
        </w:rPr>
        <w:t>:</w:t>
      </w:r>
    </w:p>
    <w:p w14:paraId="4B6DB4BD" w14:textId="77777777" w:rsidR="00D6748D" w:rsidRPr="005B1A00" w:rsidRDefault="00D6748D" w:rsidP="00A72E4F">
      <w:pPr>
        <w:numPr>
          <w:ilvl w:val="1"/>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A string is stored like a regular array. For example:</w:t>
      </w:r>
    </w:p>
    <w:p w14:paraId="28F37244" w14:textId="77777777" w:rsidR="00D6748D" w:rsidRPr="005B1A00" w:rsidRDefault="00D6748D" w:rsidP="00D67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imes New Roman"/>
          <w:kern w:val="0"/>
          <w:sz w:val="20"/>
          <w:szCs w:val="20"/>
          <w:lang w:eastAsia="en-IN" w:bidi="hi-IN"/>
          <w14:ligatures w14:val="none"/>
        </w:rPr>
      </w:pPr>
      <w:r w:rsidRPr="005B1A00">
        <w:rPr>
          <w:rFonts w:eastAsia="Times New Roman" w:cs="Times New Roman"/>
          <w:kern w:val="0"/>
          <w:sz w:val="20"/>
          <w:szCs w:val="20"/>
          <w:lang w:eastAsia="en-IN" w:bidi="hi-IN"/>
          <w14:ligatures w14:val="none"/>
        </w:rPr>
        <w:lastRenderedPageBreak/>
        <w:t xml:space="preserve">char </w:t>
      </w:r>
      <w:proofErr w:type="gramStart"/>
      <w:r w:rsidRPr="005B1A00">
        <w:rPr>
          <w:rFonts w:eastAsia="Times New Roman" w:cs="Times New Roman"/>
          <w:kern w:val="0"/>
          <w:sz w:val="20"/>
          <w:szCs w:val="20"/>
          <w:lang w:eastAsia="en-IN" w:bidi="hi-IN"/>
          <w14:ligatures w14:val="none"/>
        </w:rPr>
        <w:t>str[</w:t>
      </w:r>
      <w:proofErr w:type="gramEnd"/>
      <w:r w:rsidRPr="005B1A00">
        <w:rPr>
          <w:rFonts w:eastAsia="Times New Roman" w:cs="Times New Roman"/>
          <w:kern w:val="0"/>
          <w:sz w:val="20"/>
          <w:szCs w:val="20"/>
          <w:lang w:eastAsia="en-IN" w:bidi="hi-IN"/>
          <w14:ligatures w14:val="none"/>
        </w:rPr>
        <w:t>] = "Hello";</w:t>
      </w:r>
    </w:p>
    <w:p w14:paraId="1E735154" w14:textId="77777777" w:rsidR="00D6748D" w:rsidRPr="005B1A00" w:rsidRDefault="00D6748D" w:rsidP="00A72E4F">
      <w:pPr>
        <w:numPr>
          <w:ilvl w:val="1"/>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 xml:space="preserve">If the array is a local (automatic) variable, it is stored in the </w:t>
      </w:r>
      <w:r w:rsidRPr="005B1A00">
        <w:rPr>
          <w:rFonts w:eastAsia="Times New Roman" w:cs="Times New Roman"/>
          <w:i/>
          <w:iCs/>
          <w:kern w:val="0"/>
          <w:sz w:val="24"/>
          <w:szCs w:val="24"/>
          <w:lang w:eastAsia="en-IN" w:bidi="hi-IN"/>
          <w14:ligatures w14:val="none"/>
        </w:rPr>
        <w:t>stack</w:t>
      </w:r>
      <w:r w:rsidRPr="005B1A00">
        <w:rPr>
          <w:rFonts w:eastAsia="Times New Roman" w:cs="Times New Roman"/>
          <w:kern w:val="0"/>
          <w:sz w:val="24"/>
          <w:szCs w:val="24"/>
          <w:lang w:eastAsia="en-IN" w:bidi="hi-IN"/>
          <w14:ligatures w14:val="none"/>
        </w:rPr>
        <w:t>.</w:t>
      </w:r>
    </w:p>
    <w:p w14:paraId="4903C6F3" w14:textId="77777777" w:rsidR="00D6748D" w:rsidRPr="005B1A00" w:rsidRDefault="00D6748D" w:rsidP="00A72E4F">
      <w:pPr>
        <w:numPr>
          <w:ilvl w:val="1"/>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 xml:space="preserve">If the array is declared as a </w:t>
      </w:r>
      <w:r w:rsidRPr="005B1A00">
        <w:rPr>
          <w:rFonts w:eastAsia="Times New Roman" w:cs="Times New Roman"/>
          <w:kern w:val="0"/>
          <w:sz w:val="20"/>
          <w:szCs w:val="20"/>
          <w:lang w:eastAsia="en-IN" w:bidi="hi-IN"/>
          <w14:ligatures w14:val="none"/>
        </w:rPr>
        <w:t>static</w:t>
      </w:r>
      <w:r w:rsidRPr="005B1A00">
        <w:rPr>
          <w:rFonts w:eastAsia="Times New Roman" w:cs="Times New Roman"/>
          <w:kern w:val="0"/>
          <w:sz w:val="24"/>
          <w:szCs w:val="24"/>
          <w:lang w:eastAsia="en-IN" w:bidi="hi-IN"/>
          <w14:ligatures w14:val="none"/>
        </w:rPr>
        <w:t xml:space="preserve"> or </w:t>
      </w:r>
      <w:r w:rsidRPr="005B1A00">
        <w:rPr>
          <w:rFonts w:eastAsia="Times New Roman" w:cs="Times New Roman"/>
          <w:kern w:val="0"/>
          <w:sz w:val="20"/>
          <w:szCs w:val="20"/>
          <w:lang w:eastAsia="en-IN" w:bidi="hi-IN"/>
          <w14:ligatures w14:val="none"/>
        </w:rPr>
        <w:t>global</w:t>
      </w:r>
      <w:r w:rsidRPr="005B1A00">
        <w:rPr>
          <w:rFonts w:eastAsia="Times New Roman" w:cs="Times New Roman"/>
          <w:kern w:val="0"/>
          <w:sz w:val="24"/>
          <w:szCs w:val="24"/>
          <w:lang w:eastAsia="en-IN" w:bidi="hi-IN"/>
          <w14:ligatures w14:val="none"/>
        </w:rPr>
        <w:t xml:space="preserve"> variable, it is stored in the </w:t>
      </w:r>
      <w:r w:rsidRPr="005B1A00">
        <w:rPr>
          <w:rFonts w:eastAsia="Times New Roman" w:cs="Times New Roman"/>
          <w:i/>
          <w:iCs/>
          <w:kern w:val="0"/>
          <w:sz w:val="24"/>
          <w:szCs w:val="24"/>
          <w:lang w:eastAsia="en-IN" w:bidi="hi-IN"/>
          <w14:ligatures w14:val="none"/>
        </w:rPr>
        <w:t>data segment</w:t>
      </w:r>
      <w:r w:rsidRPr="005B1A00">
        <w:rPr>
          <w:rFonts w:eastAsia="Times New Roman" w:cs="Times New Roman"/>
          <w:kern w:val="0"/>
          <w:sz w:val="24"/>
          <w:szCs w:val="24"/>
          <w:lang w:eastAsia="en-IN" w:bidi="hi-IN"/>
          <w14:ligatures w14:val="none"/>
        </w:rPr>
        <w:t xml:space="preserve"> of memory.</w:t>
      </w:r>
    </w:p>
    <w:p w14:paraId="30F44466" w14:textId="77777777" w:rsidR="00D6748D" w:rsidRPr="005B1A00" w:rsidRDefault="00D6748D" w:rsidP="00A72E4F">
      <w:pPr>
        <w:numPr>
          <w:ilvl w:val="0"/>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b/>
          <w:bCs/>
          <w:kern w:val="0"/>
          <w:sz w:val="24"/>
          <w:szCs w:val="24"/>
          <w:lang w:eastAsia="en-IN" w:bidi="hi-IN"/>
          <w14:ligatures w14:val="none"/>
        </w:rPr>
        <w:t>Character Pointer</w:t>
      </w:r>
      <w:r w:rsidRPr="005B1A00">
        <w:rPr>
          <w:rFonts w:eastAsia="Times New Roman" w:cs="Times New Roman"/>
          <w:kern w:val="0"/>
          <w:sz w:val="24"/>
          <w:szCs w:val="24"/>
          <w:lang w:eastAsia="en-IN" w:bidi="hi-IN"/>
          <w14:ligatures w14:val="none"/>
        </w:rPr>
        <w:t>:</w:t>
      </w:r>
    </w:p>
    <w:p w14:paraId="25F0DB04" w14:textId="77777777" w:rsidR="00D6748D" w:rsidRPr="005B1A00" w:rsidRDefault="00D6748D" w:rsidP="00A72E4F">
      <w:pPr>
        <w:numPr>
          <w:ilvl w:val="1"/>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A pointer points to the starting memory address of the string. For example:</w:t>
      </w:r>
    </w:p>
    <w:p w14:paraId="4BE89139" w14:textId="7137E5A1" w:rsidR="00D6748D" w:rsidRPr="005B1A00" w:rsidRDefault="000E203C" w:rsidP="000E2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kern w:val="0"/>
          <w:sz w:val="20"/>
          <w:szCs w:val="20"/>
          <w:lang w:eastAsia="en-IN" w:bidi="hi-IN"/>
          <w14:ligatures w14:val="none"/>
        </w:rPr>
      </w:pPr>
      <w:r w:rsidRPr="005B1A00">
        <w:rPr>
          <w:rFonts w:eastAsia="Times New Roman" w:cs="Times New Roman"/>
          <w:kern w:val="0"/>
          <w:sz w:val="20"/>
          <w:szCs w:val="20"/>
          <w:lang w:eastAsia="en-IN" w:bidi="hi-IN"/>
          <w14:ligatures w14:val="none"/>
        </w:rPr>
        <w:t xml:space="preserve">  </w:t>
      </w:r>
      <w:r w:rsidR="00D6748D" w:rsidRPr="005B1A00">
        <w:rPr>
          <w:rFonts w:eastAsia="Times New Roman" w:cs="Times New Roman"/>
          <w:kern w:val="0"/>
          <w:sz w:val="20"/>
          <w:szCs w:val="20"/>
          <w:lang w:eastAsia="en-IN" w:bidi="hi-IN"/>
          <w14:ligatures w14:val="none"/>
        </w:rPr>
        <w:t>char *str = "Hello";</w:t>
      </w:r>
    </w:p>
    <w:p w14:paraId="34182807" w14:textId="40E19E64" w:rsidR="00D6748D" w:rsidRPr="005B1A00" w:rsidRDefault="00D6748D" w:rsidP="00A72E4F">
      <w:pPr>
        <w:numPr>
          <w:ilvl w:val="1"/>
          <w:numId w:val="65"/>
        </w:num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eastAsia="Times New Roman" w:cs="Times New Roman"/>
          <w:kern w:val="0"/>
          <w:sz w:val="24"/>
          <w:szCs w:val="24"/>
          <w:lang w:eastAsia="en-IN" w:bidi="hi-IN"/>
          <w14:ligatures w14:val="none"/>
        </w:rPr>
        <w:t xml:space="preserve">The string "Hello" here is stored in the </w:t>
      </w:r>
      <w:r w:rsidRPr="005B1A00">
        <w:rPr>
          <w:rFonts w:eastAsia="Times New Roman" w:cs="Times New Roman"/>
          <w:i/>
          <w:iCs/>
          <w:kern w:val="0"/>
          <w:sz w:val="24"/>
          <w:szCs w:val="24"/>
          <w:lang w:eastAsia="en-IN" w:bidi="hi-IN"/>
          <w14:ligatures w14:val="none"/>
        </w:rPr>
        <w:t>read-only memory segment</w:t>
      </w:r>
      <w:r w:rsidRPr="005B1A00">
        <w:rPr>
          <w:rFonts w:eastAsia="Times New Roman" w:cs="Times New Roman"/>
          <w:kern w:val="0"/>
          <w:sz w:val="24"/>
          <w:szCs w:val="24"/>
          <w:lang w:eastAsia="en-IN" w:bidi="hi-IN"/>
          <w14:ligatures w14:val="none"/>
        </w:rPr>
        <w:t>, and the pointer simply points to it.</w:t>
      </w:r>
    </w:p>
    <w:p w14:paraId="1DC452BC" w14:textId="106D128F" w:rsidR="00D6748D" w:rsidRPr="005B1A00" w:rsidRDefault="0049479D" w:rsidP="00D6748D">
      <w:pPr>
        <w:spacing w:before="100" w:beforeAutospacing="1" w:after="100" w:afterAutospacing="1" w:line="240" w:lineRule="auto"/>
        <w:rPr>
          <w:rFonts w:eastAsia="Times New Roman" w:cs="Times New Roman"/>
          <w:kern w:val="0"/>
          <w:sz w:val="24"/>
          <w:szCs w:val="24"/>
          <w:lang w:eastAsia="en-IN" w:bidi="hi-IN"/>
          <w14:ligatures w14:val="none"/>
        </w:rPr>
      </w:pPr>
      <w:r w:rsidRPr="005B1A00">
        <w:rPr>
          <w:rFonts w:cs="Times New Roman"/>
          <w:noProof/>
          <w:sz w:val="24"/>
          <w:szCs w:val="24"/>
        </w:rPr>
        <w:drawing>
          <wp:anchor distT="0" distB="0" distL="114300" distR="114300" simplePos="0" relativeHeight="251658267" behindDoc="0" locked="0" layoutInCell="1" allowOverlap="1" wp14:anchorId="2CF09AB6" wp14:editId="436DB40B">
            <wp:simplePos x="0" y="0"/>
            <wp:positionH relativeFrom="margin">
              <wp:align>right</wp:align>
            </wp:positionH>
            <wp:positionV relativeFrom="margin">
              <wp:posOffset>1982641</wp:posOffset>
            </wp:positionV>
            <wp:extent cx="6522462" cy="3552190"/>
            <wp:effectExtent l="0" t="0" r="0" b="0"/>
            <wp:wrapSquare wrapText="bothSides"/>
            <wp:docPr id="19280007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0784" name="Picture 1928000784"/>
                    <pic:cNvPicPr/>
                  </pic:nvPicPr>
                  <pic:blipFill>
                    <a:blip r:embed="rId31">
                      <a:extLst>
                        <a:ext uri="{28A0092B-C50C-407E-A947-70E740481C1C}">
                          <a14:useLocalDpi xmlns:a14="http://schemas.microsoft.com/office/drawing/2010/main" val="0"/>
                        </a:ext>
                      </a:extLst>
                    </a:blip>
                    <a:stretch>
                      <a:fillRect/>
                    </a:stretch>
                  </pic:blipFill>
                  <pic:spPr>
                    <a:xfrm>
                      <a:off x="0" y="0"/>
                      <a:ext cx="6522462" cy="3552190"/>
                    </a:xfrm>
                    <a:prstGeom prst="rect">
                      <a:avLst/>
                    </a:prstGeom>
                  </pic:spPr>
                </pic:pic>
              </a:graphicData>
            </a:graphic>
          </wp:anchor>
        </w:drawing>
      </w:r>
      <w:r w:rsidR="00D6748D" w:rsidRPr="005B1A00">
        <w:rPr>
          <w:rFonts w:eastAsia="Times New Roman" w:cs="Times New Roman"/>
          <w:kern w:val="0"/>
          <w:sz w:val="24"/>
          <w:szCs w:val="24"/>
          <w:lang w:eastAsia="en-IN" w:bidi="hi-IN"/>
          <w14:ligatures w14:val="none"/>
        </w:rPr>
        <w:t>In short, where the string is stored depends on how and where you declare it.</w:t>
      </w:r>
    </w:p>
    <w:p w14:paraId="5C4E3BB1" w14:textId="77777777" w:rsidR="00B20C7E" w:rsidRPr="005B1A00" w:rsidRDefault="00B20C7E" w:rsidP="00B20C7E">
      <w:pPr>
        <w:spacing w:line="276" w:lineRule="auto"/>
        <w:rPr>
          <w:rFonts w:cs="Times New Roman"/>
          <w:b/>
          <w:bCs/>
          <w:sz w:val="36"/>
          <w:szCs w:val="36"/>
        </w:rPr>
      </w:pPr>
      <w:r w:rsidRPr="005B1A00">
        <w:rPr>
          <w:rFonts w:cs="Times New Roman"/>
          <w:b/>
          <w:bCs/>
          <w:sz w:val="36"/>
          <w:szCs w:val="36"/>
          <w:u w:val="single"/>
        </w:rPr>
        <w:t>How to Declare Strings in various languages?</w:t>
      </w:r>
    </w:p>
    <w:p w14:paraId="4054E53E" w14:textId="77777777" w:rsidR="00B20C7E" w:rsidRPr="005B1A00" w:rsidRDefault="00B20C7E" w:rsidP="00B20C7E">
      <w:pPr>
        <w:spacing w:line="276" w:lineRule="auto"/>
        <w:rPr>
          <w:rFonts w:cs="Times New Roman"/>
          <w:sz w:val="24"/>
          <w:szCs w:val="24"/>
        </w:rPr>
      </w:pPr>
      <w:r w:rsidRPr="005B1A00">
        <w:rPr>
          <w:rFonts w:cs="Times New Roman"/>
          <w:sz w:val="24"/>
          <w:szCs w:val="24"/>
        </w:rPr>
        <w:t>Below is the representation of strings in various languages:</w:t>
      </w:r>
    </w:p>
    <w:p w14:paraId="23BAE1AE"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6A9955"/>
          <w:kern w:val="0"/>
          <w:sz w:val="16"/>
          <w:szCs w:val="16"/>
          <w:lang w:eastAsia="en-IN" w:bidi="hi-IN"/>
          <w14:ligatures w14:val="none"/>
        </w:rPr>
        <w:t>// C program to illustrate strings</w:t>
      </w:r>
    </w:p>
    <w:p w14:paraId="53708350"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stdio.h</w:t>
      </w:r>
      <w:proofErr w:type="spellEnd"/>
      <w:r w:rsidRPr="009129FE">
        <w:rPr>
          <w:rFonts w:ascii="Consolas" w:eastAsia="Times New Roman" w:hAnsi="Consolas" w:cs="Times New Roman"/>
          <w:color w:val="CE9178"/>
          <w:kern w:val="0"/>
          <w:sz w:val="16"/>
          <w:szCs w:val="16"/>
          <w:lang w:eastAsia="en-IN" w:bidi="hi-IN"/>
          <w14:ligatures w14:val="none"/>
        </w:rPr>
        <w:t>&gt;</w:t>
      </w:r>
    </w:p>
    <w:p w14:paraId="1E6A6942"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conio.h</w:t>
      </w:r>
      <w:proofErr w:type="spellEnd"/>
      <w:r w:rsidRPr="009129FE">
        <w:rPr>
          <w:rFonts w:ascii="Consolas" w:eastAsia="Times New Roman" w:hAnsi="Consolas" w:cs="Times New Roman"/>
          <w:color w:val="CE9178"/>
          <w:kern w:val="0"/>
          <w:sz w:val="16"/>
          <w:szCs w:val="16"/>
          <w:lang w:eastAsia="en-IN" w:bidi="hi-IN"/>
          <w14:ligatures w14:val="none"/>
        </w:rPr>
        <w:t>&gt;</w:t>
      </w:r>
    </w:p>
    <w:p w14:paraId="7354D09B"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17D3BD07" w14:textId="4B5C7844" w:rsidR="005B2A0E" w:rsidRPr="009129FE" w:rsidRDefault="00B223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569CD6"/>
          <w:kern w:val="0"/>
          <w:sz w:val="16"/>
          <w:szCs w:val="16"/>
          <w:lang w:eastAsia="en-IN" w:bidi="hi-IN"/>
          <w14:ligatures w14:val="none"/>
        </w:rPr>
        <w:t>void</w:t>
      </w:r>
      <w:r w:rsidR="005B2A0E" w:rsidRPr="009129FE">
        <w:rPr>
          <w:rFonts w:ascii="Consolas" w:eastAsia="Times New Roman" w:hAnsi="Consolas" w:cs="Times New Roman"/>
          <w:color w:val="CCCCCC"/>
          <w:kern w:val="0"/>
          <w:sz w:val="16"/>
          <w:szCs w:val="16"/>
          <w:lang w:eastAsia="en-IN" w:bidi="hi-IN"/>
          <w14:ligatures w14:val="none"/>
        </w:rPr>
        <w:t xml:space="preserve"> </w:t>
      </w:r>
      <w:proofErr w:type="gramStart"/>
      <w:r w:rsidR="005B2A0E" w:rsidRPr="009129FE">
        <w:rPr>
          <w:rFonts w:ascii="Consolas" w:eastAsia="Times New Roman" w:hAnsi="Consolas" w:cs="Times New Roman"/>
          <w:color w:val="DCDCAA"/>
          <w:kern w:val="0"/>
          <w:sz w:val="16"/>
          <w:szCs w:val="16"/>
          <w:lang w:eastAsia="en-IN" w:bidi="hi-IN"/>
          <w14:ligatures w14:val="none"/>
        </w:rPr>
        <w:t>main</w:t>
      </w:r>
      <w:r w:rsidR="005B2A0E" w:rsidRPr="009129FE">
        <w:rPr>
          <w:rFonts w:ascii="Consolas" w:eastAsia="Times New Roman" w:hAnsi="Consolas" w:cs="Times New Roman"/>
          <w:color w:val="CCCCCC"/>
          <w:kern w:val="0"/>
          <w:sz w:val="16"/>
          <w:szCs w:val="16"/>
          <w:lang w:eastAsia="en-IN" w:bidi="hi-IN"/>
          <w14:ligatures w14:val="none"/>
        </w:rPr>
        <w:t>(</w:t>
      </w:r>
      <w:proofErr w:type="gramEnd"/>
      <w:r w:rsidR="005B2A0E" w:rsidRPr="009129FE">
        <w:rPr>
          <w:rFonts w:ascii="Consolas" w:eastAsia="Times New Roman" w:hAnsi="Consolas" w:cs="Times New Roman"/>
          <w:color w:val="CCCCCC"/>
          <w:kern w:val="0"/>
          <w:sz w:val="16"/>
          <w:szCs w:val="16"/>
          <w:lang w:eastAsia="en-IN" w:bidi="hi-IN"/>
          <w14:ligatures w14:val="none"/>
        </w:rPr>
        <w:t>)</w:t>
      </w:r>
    </w:p>
    <w:p w14:paraId="31076C9E"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04DEB049"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6E1D8D8D"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Type: 1 declare and initialize string.</w:t>
      </w:r>
    </w:p>
    <w:p w14:paraId="7ECC3A6D"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proofErr w:type="gramStart"/>
      <w:r w:rsidRPr="009129FE">
        <w:rPr>
          <w:rFonts w:ascii="Consolas" w:eastAsia="Times New Roman" w:hAnsi="Consolas" w:cs="Times New Roman"/>
          <w:color w:val="9CDCFE"/>
          <w:kern w:val="0"/>
          <w:sz w:val="16"/>
          <w:szCs w:val="16"/>
          <w:lang w:eastAsia="en-IN" w:bidi="hi-IN"/>
          <w14:ligatures w14:val="none"/>
        </w:rPr>
        <w:t>string</w:t>
      </w:r>
      <w:r w:rsidRPr="009129FE">
        <w:rPr>
          <w:rFonts w:ascii="Consolas" w:eastAsia="Times New Roman" w:hAnsi="Consolas" w:cs="Times New Roman"/>
          <w:color w:val="569CD6"/>
          <w:kern w:val="0"/>
          <w:sz w:val="16"/>
          <w:szCs w:val="16"/>
          <w:lang w:eastAsia="en-IN" w:bidi="hi-IN"/>
          <w14:ligatures w14:val="none"/>
        </w:rPr>
        <w:t>[</w:t>
      </w:r>
      <w:proofErr w:type="gramEnd"/>
      <w:r w:rsidRPr="009129FE">
        <w:rPr>
          <w:rFonts w:ascii="Consolas" w:eastAsia="Times New Roman" w:hAnsi="Consolas" w:cs="Times New Roman"/>
          <w:color w:val="569CD6"/>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"Pankaj Yadav"</w:t>
      </w:r>
      <w:r w:rsidRPr="009129FE">
        <w:rPr>
          <w:rFonts w:ascii="Consolas" w:eastAsia="Times New Roman" w:hAnsi="Consolas" w:cs="Times New Roman"/>
          <w:color w:val="CCCCCC"/>
          <w:kern w:val="0"/>
          <w:sz w:val="16"/>
          <w:szCs w:val="16"/>
          <w:lang w:eastAsia="en-IN" w:bidi="hi-IN"/>
          <w14:ligatures w14:val="none"/>
        </w:rPr>
        <w:t>;</w:t>
      </w:r>
    </w:p>
    <w:p w14:paraId="7BEA707D"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6BEA6637"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Type: 3 declare and initialize string</w:t>
      </w:r>
    </w:p>
    <w:p w14:paraId="1A604119"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String1</w:t>
      </w:r>
      <w:r w:rsidRPr="009129FE">
        <w:rPr>
          <w:rFonts w:ascii="Consolas" w:eastAsia="Times New Roman" w:hAnsi="Consolas" w:cs="Times New Roman"/>
          <w:color w:val="CCCCCC"/>
          <w:kern w:val="0"/>
          <w:sz w:val="16"/>
          <w:szCs w:val="16"/>
          <w:lang w:eastAsia="en-IN" w:bidi="hi-IN"/>
          <w14:ligatures w14:val="none"/>
        </w:rPr>
        <w:t>[</w:t>
      </w:r>
      <w:r w:rsidRPr="009129FE">
        <w:rPr>
          <w:rFonts w:ascii="Consolas" w:eastAsia="Times New Roman" w:hAnsi="Consolas" w:cs="Times New Roman"/>
          <w:color w:val="B5CEA8"/>
          <w:kern w:val="0"/>
          <w:sz w:val="16"/>
          <w:szCs w:val="16"/>
          <w:lang w:eastAsia="en-IN" w:bidi="hi-IN"/>
          <w14:ligatures w14:val="none"/>
        </w:rPr>
        <w:t>50</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"Pankaj Yadav is a good boy "</w:t>
      </w:r>
      <w:r w:rsidRPr="009129FE">
        <w:rPr>
          <w:rFonts w:ascii="Consolas" w:eastAsia="Times New Roman" w:hAnsi="Consolas" w:cs="Times New Roman"/>
          <w:color w:val="CCCCCC"/>
          <w:kern w:val="0"/>
          <w:sz w:val="16"/>
          <w:szCs w:val="16"/>
          <w:lang w:eastAsia="en-IN" w:bidi="hi-IN"/>
          <w14:ligatures w14:val="none"/>
        </w:rPr>
        <w:t>;</w:t>
      </w:r>
    </w:p>
    <w:p w14:paraId="79AE0BF5"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250DB8D5"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print string</w:t>
      </w:r>
    </w:p>
    <w:p w14:paraId="1A787C8D"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printf</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9CDCFE"/>
          <w:kern w:val="0"/>
          <w:sz w:val="16"/>
          <w:szCs w:val="16"/>
          <w:lang w:eastAsia="en-IN" w:bidi="hi-IN"/>
          <w14:ligatures w14:val="none"/>
        </w:rPr>
        <w:t>%s</w:t>
      </w:r>
      <w:r w:rsidRPr="009129FE">
        <w:rPr>
          <w:rFonts w:ascii="Consolas" w:eastAsia="Times New Roman" w:hAnsi="Consolas" w:cs="Times New Roman"/>
          <w:color w:val="D7BA7D"/>
          <w:kern w:val="0"/>
          <w:sz w:val="16"/>
          <w:szCs w:val="16"/>
          <w:lang w:eastAsia="en-IN" w:bidi="hi-IN"/>
          <w14:ligatures w14:val="none"/>
        </w:rPr>
        <w:t>\n</w:t>
      </w:r>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String1</w:t>
      </w:r>
      <w:r w:rsidRPr="009129FE">
        <w:rPr>
          <w:rFonts w:ascii="Consolas" w:eastAsia="Times New Roman" w:hAnsi="Consolas" w:cs="Times New Roman"/>
          <w:color w:val="CCCCCC"/>
          <w:kern w:val="0"/>
          <w:sz w:val="16"/>
          <w:szCs w:val="16"/>
          <w:lang w:eastAsia="en-IN" w:bidi="hi-IN"/>
          <w14:ligatures w14:val="none"/>
        </w:rPr>
        <w:t>);</w:t>
      </w:r>
    </w:p>
    <w:p w14:paraId="1B4EF767"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3F75FD84"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print string</w:t>
      </w:r>
    </w:p>
    <w:p w14:paraId="2C8B754A"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printf</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9CDCFE"/>
          <w:kern w:val="0"/>
          <w:sz w:val="16"/>
          <w:szCs w:val="16"/>
          <w:lang w:eastAsia="en-IN" w:bidi="hi-IN"/>
          <w14:ligatures w14:val="none"/>
        </w:rPr>
        <w:t>%s</w:t>
      </w:r>
      <w:r w:rsidRPr="009129FE">
        <w:rPr>
          <w:rFonts w:ascii="Consolas" w:eastAsia="Times New Roman" w:hAnsi="Consolas" w:cs="Times New Roman"/>
          <w:color w:val="D7BA7D"/>
          <w:kern w:val="0"/>
          <w:sz w:val="16"/>
          <w:szCs w:val="16"/>
          <w:lang w:eastAsia="en-IN" w:bidi="hi-IN"/>
          <w14:ligatures w14:val="none"/>
        </w:rPr>
        <w:t>\n</w:t>
      </w:r>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string</w:t>
      </w:r>
      <w:r w:rsidRPr="009129FE">
        <w:rPr>
          <w:rFonts w:ascii="Consolas" w:eastAsia="Times New Roman" w:hAnsi="Consolas" w:cs="Times New Roman"/>
          <w:color w:val="CCCCCC"/>
          <w:kern w:val="0"/>
          <w:sz w:val="16"/>
          <w:szCs w:val="16"/>
          <w:lang w:eastAsia="en-IN" w:bidi="hi-IN"/>
          <w14:ligatures w14:val="none"/>
        </w:rPr>
        <w:t>);</w:t>
      </w:r>
    </w:p>
    <w:p w14:paraId="7D1F6488"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3860AEA4" w14:textId="55F1EEDB"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lastRenderedPageBreak/>
        <w:t xml:space="preserve">    </w:t>
      </w:r>
      <w:proofErr w:type="spellStart"/>
      <w:proofErr w:type="gramStart"/>
      <w:r w:rsidR="003363CF" w:rsidRPr="009129FE">
        <w:rPr>
          <w:rFonts w:ascii="Consolas" w:eastAsia="Times New Roman" w:hAnsi="Consolas" w:cs="Times New Roman"/>
          <w:color w:val="C586C0"/>
          <w:kern w:val="0"/>
          <w:sz w:val="16"/>
          <w:szCs w:val="16"/>
          <w:lang w:eastAsia="en-IN" w:bidi="hi-IN"/>
          <w14:ligatures w14:val="none"/>
        </w:rPr>
        <w:t>getch</w:t>
      </w:r>
      <w:proofErr w:type="spellEnd"/>
      <w:r w:rsidR="003363CF" w:rsidRPr="009129FE">
        <w:rPr>
          <w:rFonts w:ascii="Consolas" w:eastAsia="Times New Roman" w:hAnsi="Consolas" w:cs="Times New Roman"/>
          <w:color w:val="C586C0"/>
          <w:kern w:val="0"/>
          <w:sz w:val="16"/>
          <w:szCs w:val="16"/>
          <w:lang w:eastAsia="en-IN" w:bidi="hi-IN"/>
          <w14:ligatures w14:val="none"/>
        </w:rPr>
        <w:t>(</w:t>
      </w:r>
      <w:proofErr w:type="gramEnd"/>
      <w:r w:rsidR="003363CF" w:rsidRPr="009129FE">
        <w:rPr>
          <w:rFonts w:ascii="Consolas" w:eastAsia="Times New Roman" w:hAnsi="Consolas" w:cs="Times New Roman"/>
          <w:color w:val="C586C0"/>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w:t>
      </w:r>
    </w:p>
    <w:p w14:paraId="70189F85" w14:textId="77777777" w:rsidR="005B2A0E" w:rsidRPr="009129FE" w:rsidRDefault="005B2A0E" w:rsidP="005B2A0E">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2DE561A5" w14:textId="5896133E" w:rsidR="00A82F2C" w:rsidRPr="005B1A00" w:rsidRDefault="00A82F2C" w:rsidP="00D6748D">
      <w:pPr>
        <w:spacing w:line="276" w:lineRule="auto"/>
        <w:rPr>
          <w:rFonts w:cs="Times New Roman"/>
          <w:sz w:val="24"/>
          <w:szCs w:val="24"/>
        </w:rPr>
      </w:pPr>
    </w:p>
    <w:p w14:paraId="21162976" w14:textId="77777777" w:rsidR="006E2FEC" w:rsidRPr="005B1A00" w:rsidRDefault="006E2FEC" w:rsidP="006E2FEC">
      <w:pPr>
        <w:spacing w:line="276" w:lineRule="auto"/>
        <w:rPr>
          <w:rFonts w:cs="Times New Roman"/>
          <w:b/>
          <w:bCs/>
          <w:sz w:val="36"/>
          <w:szCs w:val="36"/>
        </w:rPr>
      </w:pPr>
      <w:r w:rsidRPr="005B1A00">
        <w:rPr>
          <w:rFonts w:cs="Times New Roman"/>
          <w:b/>
          <w:bCs/>
          <w:sz w:val="36"/>
          <w:szCs w:val="36"/>
          <w:u w:val="single"/>
        </w:rPr>
        <w:t>General Operations performed on String:</w:t>
      </w:r>
    </w:p>
    <w:p w14:paraId="6A41573A" w14:textId="77777777" w:rsidR="006E2FEC" w:rsidRPr="005B1A00" w:rsidRDefault="006E2FEC" w:rsidP="006E2FEC">
      <w:pPr>
        <w:spacing w:line="276" w:lineRule="auto"/>
        <w:rPr>
          <w:rFonts w:cs="Times New Roman"/>
          <w:sz w:val="24"/>
          <w:szCs w:val="24"/>
        </w:rPr>
      </w:pPr>
      <w:r w:rsidRPr="005B1A00">
        <w:rPr>
          <w:rFonts w:cs="Times New Roman"/>
          <w:sz w:val="24"/>
          <w:szCs w:val="24"/>
        </w:rPr>
        <w:t>Here we are providing you with some must-know concepts of string:</w:t>
      </w:r>
    </w:p>
    <w:p w14:paraId="2DD70D52" w14:textId="77777777" w:rsidR="00831B66" w:rsidRPr="005B1A00" w:rsidRDefault="00831B66" w:rsidP="00831B66">
      <w:pPr>
        <w:spacing w:line="276" w:lineRule="auto"/>
        <w:rPr>
          <w:rFonts w:cs="Times New Roman"/>
          <w:b/>
          <w:bCs/>
          <w:sz w:val="24"/>
          <w:szCs w:val="24"/>
        </w:rPr>
      </w:pPr>
      <w:r w:rsidRPr="005B1A00">
        <w:rPr>
          <w:rFonts w:cs="Times New Roman"/>
          <w:b/>
          <w:bCs/>
          <w:sz w:val="24"/>
          <w:szCs w:val="24"/>
          <w:u w:val="single"/>
        </w:rPr>
        <w:t>1. Concatenation of Strings</w:t>
      </w:r>
    </w:p>
    <w:p w14:paraId="2E26BE0F" w14:textId="77777777" w:rsidR="00831B66" w:rsidRPr="005B1A00" w:rsidRDefault="00831B66" w:rsidP="00831B66">
      <w:pPr>
        <w:spacing w:line="276" w:lineRule="auto"/>
        <w:rPr>
          <w:rFonts w:cs="Times New Roman"/>
          <w:sz w:val="24"/>
          <w:szCs w:val="24"/>
        </w:rPr>
      </w:pPr>
      <w:r w:rsidRPr="005B1A00">
        <w:rPr>
          <w:rFonts w:cs="Times New Roman"/>
          <w:sz w:val="24"/>
          <w:szCs w:val="24"/>
        </w:rPr>
        <w:t>The process of combining more than one string together is known as Concatenation. String Concatenation is the technique of combining two strings. </w:t>
      </w:r>
    </w:p>
    <w:p w14:paraId="3F64F9D8" w14:textId="77777777" w:rsidR="00831B66" w:rsidRPr="005B1A00" w:rsidRDefault="00831B66" w:rsidP="00831B66">
      <w:pPr>
        <w:spacing w:line="276" w:lineRule="auto"/>
        <w:rPr>
          <w:rFonts w:cs="Times New Roman"/>
          <w:i/>
          <w:iCs/>
          <w:sz w:val="24"/>
          <w:szCs w:val="24"/>
        </w:rPr>
      </w:pPr>
      <w:r w:rsidRPr="005B1A00">
        <w:rPr>
          <w:rFonts w:cs="Times New Roman"/>
          <w:i/>
          <w:iCs/>
          <w:sz w:val="24"/>
          <w:szCs w:val="24"/>
        </w:rPr>
        <w:t>Concatenation of Strings</w:t>
      </w:r>
    </w:p>
    <w:p w14:paraId="1FD1BC4C" w14:textId="77777777" w:rsidR="00831B66" w:rsidRPr="005B1A00" w:rsidRDefault="00831B66" w:rsidP="00831B66">
      <w:pPr>
        <w:spacing w:line="276" w:lineRule="auto"/>
        <w:rPr>
          <w:rFonts w:cs="Times New Roman"/>
          <w:sz w:val="24"/>
          <w:szCs w:val="24"/>
        </w:rPr>
      </w:pPr>
      <w:r w:rsidRPr="005B1A00">
        <w:rPr>
          <w:rFonts w:cs="Times New Roman"/>
          <w:sz w:val="24"/>
          <w:szCs w:val="24"/>
        </w:rPr>
        <w:t>There are two ways to concatenate two strings:</w:t>
      </w:r>
    </w:p>
    <w:p w14:paraId="06AB137E" w14:textId="00C4A860" w:rsidR="008C0FEC" w:rsidRPr="005B1A00" w:rsidRDefault="008C0FEC" w:rsidP="008C0FEC">
      <w:pPr>
        <w:spacing w:line="276" w:lineRule="auto"/>
        <w:rPr>
          <w:rFonts w:cs="Times New Roman"/>
          <w:b/>
          <w:bCs/>
          <w:sz w:val="24"/>
          <w:szCs w:val="24"/>
        </w:rPr>
      </w:pPr>
      <w:r w:rsidRPr="005B1A00">
        <w:rPr>
          <w:rFonts w:cs="Times New Roman"/>
          <w:b/>
          <w:bCs/>
          <w:sz w:val="24"/>
          <w:szCs w:val="24"/>
        </w:rPr>
        <w:t>a) String concatenation without using any inbuilt methods:</w:t>
      </w:r>
    </w:p>
    <w:p w14:paraId="17CAB547"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stdio.h</w:t>
      </w:r>
      <w:proofErr w:type="spellEnd"/>
      <w:proofErr w:type="gramStart"/>
      <w:r w:rsidRPr="009129FE">
        <w:rPr>
          <w:rFonts w:ascii="Consolas" w:eastAsia="Times New Roman" w:hAnsi="Consolas" w:cs="Times New Roman"/>
          <w:color w:val="CE9178"/>
          <w:kern w:val="0"/>
          <w:sz w:val="16"/>
          <w:szCs w:val="16"/>
          <w:lang w:eastAsia="en-IN" w:bidi="hi-IN"/>
          <w14:ligatures w14:val="none"/>
        </w:rPr>
        <w:t>&gt;</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w:t>
      </w:r>
      <w:proofErr w:type="gramEnd"/>
      <w:r w:rsidRPr="009129FE">
        <w:rPr>
          <w:rFonts w:ascii="Consolas" w:eastAsia="Times New Roman" w:hAnsi="Consolas" w:cs="Times New Roman"/>
          <w:color w:val="6A9955"/>
          <w:kern w:val="0"/>
          <w:sz w:val="16"/>
          <w:szCs w:val="16"/>
          <w:lang w:eastAsia="en-IN" w:bidi="hi-IN"/>
          <w14:ligatures w14:val="none"/>
        </w:rPr>
        <w:t>/ Standard Input/Output library</w:t>
      </w:r>
    </w:p>
    <w:p w14:paraId="5699296D"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conio.h</w:t>
      </w:r>
      <w:proofErr w:type="spellEnd"/>
      <w:proofErr w:type="gramStart"/>
      <w:r w:rsidRPr="009129FE">
        <w:rPr>
          <w:rFonts w:ascii="Consolas" w:eastAsia="Times New Roman" w:hAnsi="Consolas" w:cs="Times New Roman"/>
          <w:color w:val="CE9178"/>
          <w:kern w:val="0"/>
          <w:sz w:val="16"/>
          <w:szCs w:val="16"/>
          <w:lang w:eastAsia="en-IN" w:bidi="hi-IN"/>
          <w14:ligatures w14:val="none"/>
        </w:rPr>
        <w:t>&gt;</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w:t>
      </w:r>
      <w:proofErr w:type="gramEnd"/>
      <w:r w:rsidRPr="009129FE">
        <w:rPr>
          <w:rFonts w:ascii="Consolas" w:eastAsia="Times New Roman" w:hAnsi="Consolas" w:cs="Times New Roman"/>
          <w:color w:val="6A9955"/>
          <w:kern w:val="0"/>
          <w:sz w:val="16"/>
          <w:szCs w:val="16"/>
          <w:lang w:eastAsia="en-IN" w:bidi="hi-IN"/>
          <w14:ligatures w14:val="none"/>
        </w:rPr>
        <w:t xml:space="preserve">/ Console Input/Output library (for </w:t>
      </w:r>
      <w:proofErr w:type="spellStart"/>
      <w:r w:rsidRPr="009129FE">
        <w:rPr>
          <w:rFonts w:ascii="Consolas" w:eastAsia="Times New Roman" w:hAnsi="Consolas" w:cs="Times New Roman"/>
          <w:color w:val="6A9955"/>
          <w:kern w:val="0"/>
          <w:sz w:val="16"/>
          <w:szCs w:val="16"/>
          <w:lang w:eastAsia="en-IN" w:bidi="hi-IN"/>
          <w14:ligatures w14:val="none"/>
        </w:rPr>
        <w:t>getch</w:t>
      </w:r>
      <w:proofErr w:type="spellEnd"/>
      <w:r w:rsidRPr="009129FE">
        <w:rPr>
          <w:rFonts w:ascii="Consolas" w:eastAsia="Times New Roman" w:hAnsi="Consolas" w:cs="Times New Roman"/>
          <w:color w:val="6A9955"/>
          <w:kern w:val="0"/>
          <w:sz w:val="16"/>
          <w:szCs w:val="16"/>
          <w:lang w:eastAsia="en-IN" w:bidi="hi-IN"/>
          <w14:ligatures w14:val="none"/>
        </w:rPr>
        <w:t>())</w:t>
      </w:r>
    </w:p>
    <w:p w14:paraId="4CD7231F"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569CD6"/>
          <w:kern w:val="0"/>
          <w:sz w:val="16"/>
          <w:szCs w:val="16"/>
          <w:lang w:eastAsia="en-IN" w:bidi="hi-IN"/>
          <w14:ligatures w14:val="none"/>
        </w:rPr>
        <w:t>void</w:t>
      </w:r>
      <w:r w:rsidRPr="009129FE">
        <w:rPr>
          <w:rFonts w:ascii="Consolas" w:eastAsia="Times New Roman" w:hAnsi="Consolas" w:cs="Times New Roman"/>
          <w:color w:val="CCCCCC"/>
          <w:kern w:val="0"/>
          <w:sz w:val="16"/>
          <w:szCs w:val="16"/>
          <w:lang w:eastAsia="en-IN" w:bidi="hi-IN"/>
          <w14:ligatures w14:val="none"/>
        </w:rPr>
        <w:t xml:space="preserve"> </w:t>
      </w:r>
      <w:proofErr w:type="gramStart"/>
      <w:r w:rsidRPr="009129FE">
        <w:rPr>
          <w:rFonts w:ascii="Consolas" w:eastAsia="Times New Roman" w:hAnsi="Consolas" w:cs="Times New Roman"/>
          <w:color w:val="DCDCAA"/>
          <w:kern w:val="0"/>
          <w:sz w:val="16"/>
          <w:szCs w:val="16"/>
          <w:lang w:eastAsia="en-IN" w:bidi="hi-IN"/>
          <w14:ligatures w14:val="none"/>
        </w:rPr>
        <w:t>main</w:t>
      </w:r>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CCCCC"/>
          <w:kern w:val="0"/>
          <w:sz w:val="16"/>
          <w:szCs w:val="16"/>
          <w:lang w:eastAsia="en-IN" w:bidi="hi-IN"/>
          <w14:ligatures w14:val="none"/>
        </w:rPr>
        <w:t>)</w:t>
      </w:r>
    </w:p>
    <w:p w14:paraId="746B4502"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52435B61"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Declare and initialize the first string</w:t>
      </w:r>
    </w:p>
    <w:p w14:paraId="7D15899A"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str1</w:t>
      </w:r>
      <w:r w:rsidRPr="009129FE">
        <w:rPr>
          <w:rFonts w:ascii="Consolas" w:eastAsia="Times New Roman" w:hAnsi="Consolas" w:cs="Times New Roman"/>
          <w:color w:val="569CD6"/>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"Hello"</w:t>
      </w:r>
      <w:r w:rsidRPr="009129FE">
        <w:rPr>
          <w:rFonts w:ascii="Consolas" w:eastAsia="Times New Roman" w:hAnsi="Consolas" w:cs="Times New Roman"/>
          <w:color w:val="CCCCCC"/>
          <w:kern w:val="0"/>
          <w:sz w:val="16"/>
          <w:szCs w:val="16"/>
          <w:lang w:eastAsia="en-IN" w:bidi="hi-IN"/>
          <w14:ligatures w14:val="none"/>
        </w:rPr>
        <w:t>;</w:t>
      </w:r>
    </w:p>
    <w:p w14:paraId="3E4CD254"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242DC43F"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Declare and initialize the second string (corrected spelling from "word!" to "world!")</w:t>
      </w:r>
    </w:p>
    <w:p w14:paraId="0ACE75AA"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str2</w:t>
      </w:r>
      <w:r w:rsidRPr="009129FE">
        <w:rPr>
          <w:rFonts w:ascii="Consolas" w:eastAsia="Times New Roman" w:hAnsi="Consolas" w:cs="Times New Roman"/>
          <w:color w:val="569CD6"/>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"world!"</w:t>
      </w:r>
      <w:r w:rsidRPr="009129FE">
        <w:rPr>
          <w:rFonts w:ascii="Consolas" w:eastAsia="Times New Roman" w:hAnsi="Consolas" w:cs="Times New Roman"/>
          <w:color w:val="CCCCCC"/>
          <w:kern w:val="0"/>
          <w:sz w:val="16"/>
          <w:szCs w:val="16"/>
          <w:lang w:eastAsia="en-IN" w:bidi="hi-IN"/>
          <w14:ligatures w14:val="none"/>
        </w:rPr>
        <w:t xml:space="preserve">; </w:t>
      </w:r>
    </w:p>
    <w:p w14:paraId="2D84A6E4"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55035224"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Print the concatenated strings with a space in between</w:t>
      </w:r>
    </w:p>
    <w:p w14:paraId="7B731CB2"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printf</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9CDCFE"/>
          <w:kern w:val="0"/>
          <w:sz w:val="16"/>
          <w:szCs w:val="16"/>
          <w:lang w:eastAsia="en-IN" w:bidi="hi-IN"/>
          <w14:ligatures w14:val="none"/>
        </w:rPr>
        <w:t>%s</w:t>
      </w:r>
      <w:r w:rsidRPr="009129FE">
        <w:rPr>
          <w:rFonts w:ascii="Consolas" w:eastAsia="Times New Roman" w:hAnsi="Consolas" w:cs="Times New Roman"/>
          <w:color w:val="CE9178"/>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w:t>
      </w:r>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str1</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str2</w:t>
      </w:r>
      <w:r w:rsidRPr="009129FE">
        <w:rPr>
          <w:rFonts w:ascii="Consolas" w:eastAsia="Times New Roman" w:hAnsi="Consolas" w:cs="Times New Roman"/>
          <w:color w:val="CCCCCC"/>
          <w:kern w:val="0"/>
          <w:sz w:val="16"/>
          <w:szCs w:val="16"/>
          <w:lang w:eastAsia="en-IN" w:bidi="hi-IN"/>
          <w14:ligatures w14:val="none"/>
        </w:rPr>
        <w:t>);</w:t>
      </w:r>
    </w:p>
    <w:p w14:paraId="0A20CEE8"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27AE3FAC"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xml:space="preserve">// Wait for a key press before exiting (only works if </w:t>
      </w:r>
      <w:proofErr w:type="spellStart"/>
      <w:r w:rsidRPr="009129FE">
        <w:rPr>
          <w:rFonts w:ascii="Consolas" w:eastAsia="Times New Roman" w:hAnsi="Consolas" w:cs="Times New Roman"/>
          <w:color w:val="6A9955"/>
          <w:kern w:val="0"/>
          <w:sz w:val="16"/>
          <w:szCs w:val="16"/>
          <w:lang w:eastAsia="en-IN" w:bidi="hi-IN"/>
          <w14:ligatures w14:val="none"/>
        </w:rPr>
        <w:t>conio.h</w:t>
      </w:r>
      <w:proofErr w:type="spellEnd"/>
      <w:r w:rsidRPr="009129FE">
        <w:rPr>
          <w:rFonts w:ascii="Consolas" w:eastAsia="Times New Roman" w:hAnsi="Consolas" w:cs="Times New Roman"/>
          <w:color w:val="6A9955"/>
          <w:kern w:val="0"/>
          <w:sz w:val="16"/>
          <w:szCs w:val="16"/>
          <w:lang w:eastAsia="en-IN" w:bidi="hi-IN"/>
          <w14:ligatures w14:val="none"/>
        </w:rPr>
        <w:t xml:space="preserve"> is supported)</w:t>
      </w:r>
    </w:p>
    <w:p w14:paraId="62CD7576"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getch</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CCCCC"/>
          <w:kern w:val="0"/>
          <w:sz w:val="16"/>
          <w:szCs w:val="16"/>
          <w:lang w:eastAsia="en-IN" w:bidi="hi-IN"/>
          <w14:ligatures w14:val="none"/>
        </w:rPr>
        <w:t>);</w:t>
      </w:r>
    </w:p>
    <w:p w14:paraId="7F2010BF" w14:textId="77777777" w:rsidR="00D24A51" w:rsidRPr="009129FE" w:rsidRDefault="00D24A51" w:rsidP="00473592">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0C2F6A46" w14:textId="77777777" w:rsidR="00D24A51" w:rsidRPr="009129FE" w:rsidRDefault="00D24A51" w:rsidP="00D24A51">
      <w:pPr>
        <w:shd w:val="clear" w:color="auto" w:fill="1F1F1F"/>
        <w:spacing w:after="0" w:line="390" w:lineRule="atLeast"/>
        <w:rPr>
          <w:rFonts w:ascii="Consolas" w:eastAsia="Times New Roman" w:hAnsi="Consolas" w:cs="Times New Roman"/>
          <w:color w:val="CCCCCC"/>
          <w:kern w:val="0"/>
          <w:sz w:val="29"/>
          <w:szCs w:val="29"/>
          <w:lang w:eastAsia="en-IN" w:bidi="hi-IN"/>
          <w14:ligatures w14:val="none"/>
        </w:rPr>
      </w:pPr>
    </w:p>
    <w:p w14:paraId="162CB35C" w14:textId="77777777" w:rsidR="00831B66" w:rsidRPr="009129FE" w:rsidRDefault="00831B66" w:rsidP="00831B66">
      <w:pPr>
        <w:spacing w:line="276" w:lineRule="auto"/>
        <w:rPr>
          <w:rFonts w:ascii="Consolas" w:hAnsi="Consolas" w:cs="Times New Roman"/>
          <w:sz w:val="24"/>
          <w:szCs w:val="24"/>
        </w:rPr>
      </w:pPr>
    </w:p>
    <w:p w14:paraId="64467FBC" w14:textId="77777777" w:rsidR="006B7A5F" w:rsidRPr="009129FE" w:rsidRDefault="006B7A5F" w:rsidP="006B7A5F">
      <w:pPr>
        <w:spacing w:line="276" w:lineRule="auto"/>
        <w:rPr>
          <w:rFonts w:ascii="Consolas" w:hAnsi="Consolas" w:cs="Times New Roman"/>
          <w:b/>
          <w:bCs/>
          <w:sz w:val="24"/>
          <w:szCs w:val="24"/>
        </w:rPr>
      </w:pPr>
      <w:r w:rsidRPr="009129FE">
        <w:rPr>
          <w:rFonts w:ascii="Consolas" w:hAnsi="Consolas" w:cs="Times New Roman"/>
          <w:b/>
          <w:bCs/>
          <w:sz w:val="24"/>
          <w:szCs w:val="24"/>
          <w:u w:val="single"/>
        </w:rPr>
        <w:t>b) String concatenation using inbuilt methods:</w:t>
      </w:r>
    </w:p>
    <w:p w14:paraId="6B2B0B77"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stdio.h</w:t>
      </w:r>
      <w:proofErr w:type="spellEnd"/>
      <w:proofErr w:type="gramStart"/>
      <w:r w:rsidRPr="009129FE">
        <w:rPr>
          <w:rFonts w:ascii="Consolas" w:eastAsia="Times New Roman" w:hAnsi="Consolas" w:cs="Times New Roman"/>
          <w:color w:val="CE9178"/>
          <w:kern w:val="0"/>
          <w:sz w:val="16"/>
          <w:szCs w:val="16"/>
          <w:lang w:eastAsia="en-IN" w:bidi="hi-IN"/>
          <w14:ligatures w14:val="none"/>
        </w:rPr>
        <w:t>&gt;</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w:t>
      </w:r>
      <w:proofErr w:type="gramEnd"/>
      <w:r w:rsidRPr="009129FE">
        <w:rPr>
          <w:rFonts w:ascii="Consolas" w:eastAsia="Times New Roman" w:hAnsi="Consolas" w:cs="Times New Roman"/>
          <w:color w:val="6A9955"/>
          <w:kern w:val="0"/>
          <w:sz w:val="16"/>
          <w:szCs w:val="16"/>
          <w:lang w:eastAsia="en-IN" w:bidi="hi-IN"/>
          <w14:ligatures w14:val="none"/>
        </w:rPr>
        <w:t>/ Standard Input/Output library</w:t>
      </w:r>
    </w:p>
    <w:p w14:paraId="6D63C512"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586C0"/>
          <w:kern w:val="0"/>
          <w:sz w:val="16"/>
          <w:szCs w:val="16"/>
          <w:lang w:eastAsia="en-IN" w:bidi="hi-IN"/>
          <w14:ligatures w14:val="none"/>
        </w:rPr>
        <w:t>#include</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&lt;</w:t>
      </w:r>
      <w:proofErr w:type="spellStart"/>
      <w:r w:rsidRPr="009129FE">
        <w:rPr>
          <w:rFonts w:ascii="Consolas" w:eastAsia="Times New Roman" w:hAnsi="Consolas" w:cs="Times New Roman"/>
          <w:color w:val="CE9178"/>
          <w:kern w:val="0"/>
          <w:sz w:val="16"/>
          <w:szCs w:val="16"/>
          <w:lang w:eastAsia="en-IN" w:bidi="hi-IN"/>
          <w14:ligatures w14:val="none"/>
        </w:rPr>
        <w:t>string.h</w:t>
      </w:r>
      <w:proofErr w:type="spellEnd"/>
      <w:r w:rsidRPr="009129FE">
        <w:rPr>
          <w:rFonts w:ascii="Consolas" w:eastAsia="Times New Roman" w:hAnsi="Consolas" w:cs="Times New Roman"/>
          <w:color w:val="CE9178"/>
          <w:kern w:val="0"/>
          <w:sz w:val="16"/>
          <w:szCs w:val="16"/>
          <w:lang w:eastAsia="en-IN" w:bidi="hi-IN"/>
          <w14:ligatures w14:val="none"/>
        </w:rPr>
        <w:t>&gt;</w:t>
      </w:r>
      <w:r w:rsidRPr="009129FE">
        <w:rPr>
          <w:rFonts w:ascii="Consolas" w:eastAsia="Times New Roman" w:hAnsi="Consolas" w:cs="Times New Roman"/>
          <w:color w:val="569CD6"/>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xml:space="preserve">// String handling library for </w:t>
      </w:r>
      <w:proofErr w:type="spellStart"/>
      <w:proofErr w:type="gramStart"/>
      <w:r w:rsidRPr="009129FE">
        <w:rPr>
          <w:rFonts w:ascii="Consolas" w:eastAsia="Times New Roman" w:hAnsi="Consolas" w:cs="Times New Roman"/>
          <w:color w:val="6A9955"/>
          <w:kern w:val="0"/>
          <w:sz w:val="16"/>
          <w:szCs w:val="16"/>
          <w:lang w:eastAsia="en-IN" w:bidi="hi-IN"/>
          <w14:ligatures w14:val="none"/>
        </w:rPr>
        <w:t>strcat</w:t>
      </w:r>
      <w:proofErr w:type="spellEnd"/>
      <w:r w:rsidRPr="009129FE">
        <w:rPr>
          <w:rFonts w:ascii="Consolas" w:eastAsia="Times New Roman" w:hAnsi="Consolas" w:cs="Times New Roman"/>
          <w:color w:val="6A9955"/>
          <w:kern w:val="0"/>
          <w:sz w:val="16"/>
          <w:szCs w:val="16"/>
          <w:lang w:eastAsia="en-IN" w:bidi="hi-IN"/>
          <w14:ligatures w14:val="none"/>
        </w:rPr>
        <w:t>(</w:t>
      </w:r>
      <w:proofErr w:type="gramEnd"/>
      <w:r w:rsidRPr="009129FE">
        <w:rPr>
          <w:rFonts w:ascii="Consolas" w:eastAsia="Times New Roman" w:hAnsi="Consolas" w:cs="Times New Roman"/>
          <w:color w:val="6A9955"/>
          <w:kern w:val="0"/>
          <w:sz w:val="16"/>
          <w:szCs w:val="16"/>
          <w:lang w:eastAsia="en-IN" w:bidi="hi-IN"/>
          <w14:ligatures w14:val="none"/>
        </w:rPr>
        <w:t>)</w:t>
      </w:r>
    </w:p>
    <w:p w14:paraId="278C32A9"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48803F42" w14:textId="441E9A5E" w:rsidR="00F52011" w:rsidRPr="009129FE" w:rsidRDefault="003363CF"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569CD6"/>
          <w:kern w:val="0"/>
          <w:sz w:val="16"/>
          <w:szCs w:val="16"/>
          <w:lang w:eastAsia="en-IN" w:bidi="hi-IN"/>
          <w14:ligatures w14:val="none"/>
        </w:rPr>
        <w:t>void</w:t>
      </w:r>
      <w:r w:rsidR="00F52011" w:rsidRPr="009129FE">
        <w:rPr>
          <w:rFonts w:ascii="Consolas" w:eastAsia="Times New Roman" w:hAnsi="Consolas" w:cs="Times New Roman"/>
          <w:color w:val="CCCCCC"/>
          <w:kern w:val="0"/>
          <w:sz w:val="16"/>
          <w:szCs w:val="16"/>
          <w:lang w:eastAsia="en-IN" w:bidi="hi-IN"/>
          <w14:ligatures w14:val="none"/>
        </w:rPr>
        <w:t xml:space="preserve"> </w:t>
      </w:r>
      <w:proofErr w:type="gramStart"/>
      <w:r w:rsidR="00F52011" w:rsidRPr="009129FE">
        <w:rPr>
          <w:rFonts w:ascii="Consolas" w:eastAsia="Times New Roman" w:hAnsi="Consolas" w:cs="Times New Roman"/>
          <w:color w:val="DCDCAA"/>
          <w:kern w:val="0"/>
          <w:sz w:val="16"/>
          <w:szCs w:val="16"/>
          <w:lang w:eastAsia="en-IN" w:bidi="hi-IN"/>
          <w14:ligatures w14:val="none"/>
        </w:rPr>
        <w:t>main</w:t>
      </w:r>
      <w:r w:rsidR="00F52011" w:rsidRPr="009129FE">
        <w:rPr>
          <w:rFonts w:ascii="Consolas" w:eastAsia="Times New Roman" w:hAnsi="Consolas" w:cs="Times New Roman"/>
          <w:color w:val="CCCCCC"/>
          <w:kern w:val="0"/>
          <w:sz w:val="16"/>
          <w:szCs w:val="16"/>
          <w:lang w:eastAsia="en-IN" w:bidi="hi-IN"/>
          <w14:ligatures w14:val="none"/>
        </w:rPr>
        <w:t>(</w:t>
      </w:r>
      <w:proofErr w:type="gramEnd"/>
      <w:r w:rsidR="00F52011" w:rsidRPr="009129FE">
        <w:rPr>
          <w:rFonts w:ascii="Consolas" w:eastAsia="Times New Roman" w:hAnsi="Consolas" w:cs="Times New Roman"/>
          <w:color w:val="CCCCCC"/>
          <w:kern w:val="0"/>
          <w:sz w:val="16"/>
          <w:szCs w:val="16"/>
          <w:lang w:eastAsia="en-IN" w:bidi="hi-IN"/>
          <w14:ligatures w14:val="none"/>
        </w:rPr>
        <w:t>)</w:t>
      </w:r>
    </w:p>
    <w:p w14:paraId="7B0793DA"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6CBFF9F8"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Declare and initialize the first string</w:t>
      </w:r>
    </w:p>
    <w:p w14:paraId="1BE58EF7"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str1</w:t>
      </w:r>
      <w:r w:rsidRPr="009129FE">
        <w:rPr>
          <w:rFonts w:ascii="Consolas" w:eastAsia="Times New Roman" w:hAnsi="Consolas" w:cs="Times New Roman"/>
          <w:color w:val="CCCCCC"/>
          <w:kern w:val="0"/>
          <w:sz w:val="16"/>
          <w:szCs w:val="16"/>
          <w:lang w:eastAsia="en-IN" w:bidi="hi-IN"/>
          <w14:ligatures w14:val="none"/>
        </w:rPr>
        <w:t>[</w:t>
      </w:r>
      <w:r w:rsidRPr="009129FE">
        <w:rPr>
          <w:rFonts w:ascii="Consolas" w:eastAsia="Times New Roman" w:hAnsi="Consolas" w:cs="Times New Roman"/>
          <w:color w:val="B5CEA8"/>
          <w:kern w:val="0"/>
          <w:sz w:val="16"/>
          <w:szCs w:val="16"/>
          <w:lang w:eastAsia="en-IN" w:bidi="hi-IN"/>
          <w14:ligatures w14:val="none"/>
        </w:rPr>
        <w:t>50</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"Hello"</w:t>
      </w:r>
      <w:r w:rsidRPr="009129FE">
        <w:rPr>
          <w:rFonts w:ascii="Consolas" w:eastAsia="Times New Roman" w:hAnsi="Consolas" w:cs="Times New Roman"/>
          <w:color w:val="CCCCCC"/>
          <w:kern w:val="0"/>
          <w:sz w:val="16"/>
          <w:szCs w:val="16"/>
          <w:lang w:eastAsia="en-IN" w:bidi="hi-IN"/>
          <w14:ligatures w14:val="none"/>
        </w:rPr>
        <w:t>;</w:t>
      </w:r>
      <w:r w:rsidRPr="009129FE">
        <w:rPr>
          <w:rFonts w:ascii="Consolas" w:eastAsia="Times New Roman" w:hAnsi="Consolas" w:cs="Times New Roman"/>
          <w:color w:val="6A9955"/>
          <w:kern w:val="0"/>
          <w:sz w:val="16"/>
          <w:szCs w:val="16"/>
          <w:lang w:eastAsia="en-IN" w:bidi="hi-IN"/>
          <w14:ligatures w14:val="none"/>
        </w:rPr>
        <w:t xml:space="preserve"> // Ensure the array is large enough to hold the result</w:t>
      </w:r>
    </w:p>
    <w:p w14:paraId="50AA548C"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317A6F41"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Declare and initialize the second string</w:t>
      </w:r>
    </w:p>
    <w:p w14:paraId="410AD5C6"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569CD6"/>
          <w:kern w:val="0"/>
          <w:sz w:val="16"/>
          <w:szCs w:val="16"/>
          <w:lang w:eastAsia="en-IN" w:bidi="hi-IN"/>
          <w14:ligatures w14:val="none"/>
        </w:rPr>
        <w:t>char</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str2</w:t>
      </w:r>
      <w:r w:rsidRPr="009129FE">
        <w:rPr>
          <w:rFonts w:ascii="Consolas" w:eastAsia="Times New Roman" w:hAnsi="Consolas" w:cs="Times New Roman"/>
          <w:color w:val="569CD6"/>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D4D4D4"/>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CE9178"/>
          <w:kern w:val="0"/>
          <w:sz w:val="16"/>
          <w:szCs w:val="16"/>
          <w:lang w:eastAsia="en-IN" w:bidi="hi-IN"/>
          <w14:ligatures w14:val="none"/>
        </w:rPr>
        <w:t>" world!"</w:t>
      </w:r>
      <w:r w:rsidRPr="009129FE">
        <w:rPr>
          <w:rFonts w:ascii="Consolas" w:eastAsia="Times New Roman" w:hAnsi="Consolas" w:cs="Times New Roman"/>
          <w:color w:val="CCCCCC"/>
          <w:kern w:val="0"/>
          <w:sz w:val="16"/>
          <w:szCs w:val="16"/>
          <w:lang w:eastAsia="en-IN" w:bidi="hi-IN"/>
          <w14:ligatures w14:val="none"/>
        </w:rPr>
        <w:t>;</w:t>
      </w:r>
    </w:p>
    <w:p w14:paraId="57B7D981"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43201C21"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xml:space="preserve">// Concatenate str2 to str1 using </w:t>
      </w:r>
      <w:proofErr w:type="spellStart"/>
      <w:proofErr w:type="gramStart"/>
      <w:r w:rsidRPr="009129FE">
        <w:rPr>
          <w:rFonts w:ascii="Consolas" w:eastAsia="Times New Roman" w:hAnsi="Consolas" w:cs="Times New Roman"/>
          <w:color w:val="6A9955"/>
          <w:kern w:val="0"/>
          <w:sz w:val="16"/>
          <w:szCs w:val="16"/>
          <w:lang w:eastAsia="en-IN" w:bidi="hi-IN"/>
          <w14:ligatures w14:val="none"/>
        </w:rPr>
        <w:t>strcat</w:t>
      </w:r>
      <w:proofErr w:type="spellEnd"/>
      <w:r w:rsidRPr="009129FE">
        <w:rPr>
          <w:rFonts w:ascii="Consolas" w:eastAsia="Times New Roman" w:hAnsi="Consolas" w:cs="Times New Roman"/>
          <w:color w:val="6A9955"/>
          <w:kern w:val="0"/>
          <w:sz w:val="16"/>
          <w:szCs w:val="16"/>
          <w:lang w:eastAsia="en-IN" w:bidi="hi-IN"/>
          <w14:ligatures w14:val="none"/>
        </w:rPr>
        <w:t>(</w:t>
      </w:r>
      <w:proofErr w:type="gramEnd"/>
      <w:r w:rsidRPr="009129FE">
        <w:rPr>
          <w:rFonts w:ascii="Consolas" w:eastAsia="Times New Roman" w:hAnsi="Consolas" w:cs="Times New Roman"/>
          <w:color w:val="6A9955"/>
          <w:kern w:val="0"/>
          <w:sz w:val="16"/>
          <w:szCs w:val="16"/>
          <w:lang w:eastAsia="en-IN" w:bidi="hi-IN"/>
          <w14:ligatures w14:val="none"/>
        </w:rPr>
        <w:t>) function</w:t>
      </w:r>
    </w:p>
    <w:p w14:paraId="41E3F7E7"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strcat</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9CDCFE"/>
          <w:kern w:val="0"/>
          <w:sz w:val="16"/>
          <w:szCs w:val="16"/>
          <w:lang w:eastAsia="en-IN" w:bidi="hi-IN"/>
          <w14:ligatures w14:val="none"/>
        </w:rPr>
        <w:t>str1</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str2</w:t>
      </w:r>
      <w:r w:rsidRPr="009129FE">
        <w:rPr>
          <w:rFonts w:ascii="Consolas" w:eastAsia="Times New Roman" w:hAnsi="Consolas" w:cs="Times New Roman"/>
          <w:color w:val="CCCCCC"/>
          <w:kern w:val="0"/>
          <w:sz w:val="16"/>
          <w:szCs w:val="16"/>
          <w:lang w:eastAsia="en-IN" w:bidi="hi-IN"/>
          <w14:ligatures w14:val="none"/>
        </w:rPr>
        <w:t>);</w:t>
      </w:r>
    </w:p>
    <w:p w14:paraId="61AA318E"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593C1037"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6A9955"/>
          <w:kern w:val="0"/>
          <w:sz w:val="16"/>
          <w:szCs w:val="16"/>
          <w:lang w:eastAsia="en-IN" w:bidi="hi-IN"/>
          <w14:ligatures w14:val="none"/>
        </w:rPr>
        <w:t>// Print the concatenated result</w:t>
      </w:r>
    </w:p>
    <w:p w14:paraId="704702F1"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129FE">
        <w:rPr>
          <w:rFonts w:ascii="Consolas" w:eastAsia="Times New Roman" w:hAnsi="Consolas" w:cs="Times New Roman"/>
          <w:color w:val="DCDCAA"/>
          <w:kern w:val="0"/>
          <w:sz w:val="16"/>
          <w:szCs w:val="16"/>
          <w:lang w:eastAsia="en-IN" w:bidi="hi-IN"/>
          <w14:ligatures w14:val="none"/>
        </w:rPr>
        <w:t>printf</w:t>
      </w:r>
      <w:proofErr w:type="spellEnd"/>
      <w:r w:rsidRPr="009129FE">
        <w:rPr>
          <w:rFonts w:ascii="Consolas" w:eastAsia="Times New Roman" w:hAnsi="Consolas" w:cs="Times New Roman"/>
          <w:color w:val="CCCCCC"/>
          <w:kern w:val="0"/>
          <w:sz w:val="16"/>
          <w:szCs w:val="16"/>
          <w:lang w:eastAsia="en-IN" w:bidi="hi-IN"/>
          <w14:ligatures w14:val="none"/>
        </w:rPr>
        <w:t>(</w:t>
      </w:r>
      <w:proofErr w:type="gramEnd"/>
      <w:r w:rsidRPr="009129FE">
        <w:rPr>
          <w:rFonts w:ascii="Consolas" w:eastAsia="Times New Roman" w:hAnsi="Consolas" w:cs="Times New Roman"/>
          <w:color w:val="CE9178"/>
          <w:kern w:val="0"/>
          <w:sz w:val="16"/>
          <w:szCs w:val="16"/>
          <w:lang w:eastAsia="en-IN" w:bidi="hi-IN"/>
          <w14:ligatures w14:val="none"/>
        </w:rPr>
        <w:t xml:space="preserve">"Concatenated String: </w:t>
      </w:r>
      <w:r w:rsidRPr="009129FE">
        <w:rPr>
          <w:rFonts w:ascii="Consolas" w:eastAsia="Times New Roman" w:hAnsi="Consolas" w:cs="Times New Roman"/>
          <w:color w:val="9CDCFE"/>
          <w:kern w:val="0"/>
          <w:sz w:val="16"/>
          <w:szCs w:val="16"/>
          <w:lang w:eastAsia="en-IN" w:bidi="hi-IN"/>
          <w14:ligatures w14:val="none"/>
        </w:rPr>
        <w:t>%s</w:t>
      </w:r>
      <w:r w:rsidRPr="009129FE">
        <w:rPr>
          <w:rFonts w:ascii="Consolas" w:eastAsia="Times New Roman" w:hAnsi="Consolas" w:cs="Times New Roman"/>
          <w:color w:val="D7BA7D"/>
          <w:kern w:val="0"/>
          <w:sz w:val="16"/>
          <w:szCs w:val="16"/>
          <w:lang w:eastAsia="en-IN" w:bidi="hi-IN"/>
          <w14:ligatures w14:val="none"/>
        </w:rPr>
        <w:t>\n</w:t>
      </w:r>
      <w:r w:rsidRPr="009129FE">
        <w:rPr>
          <w:rFonts w:ascii="Consolas" w:eastAsia="Times New Roman" w:hAnsi="Consolas" w:cs="Times New Roman"/>
          <w:color w:val="CE9178"/>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 xml:space="preserve">, </w:t>
      </w:r>
      <w:r w:rsidRPr="009129FE">
        <w:rPr>
          <w:rFonts w:ascii="Consolas" w:eastAsia="Times New Roman" w:hAnsi="Consolas" w:cs="Times New Roman"/>
          <w:color w:val="9CDCFE"/>
          <w:kern w:val="0"/>
          <w:sz w:val="16"/>
          <w:szCs w:val="16"/>
          <w:lang w:eastAsia="en-IN" w:bidi="hi-IN"/>
          <w14:ligatures w14:val="none"/>
        </w:rPr>
        <w:t>str1</w:t>
      </w:r>
      <w:r w:rsidRPr="009129FE">
        <w:rPr>
          <w:rFonts w:ascii="Consolas" w:eastAsia="Times New Roman" w:hAnsi="Consolas" w:cs="Times New Roman"/>
          <w:color w:val="CCCCCC"/>
          <w:kern w:val="0"/>
          <w:sz w:val="16"/>
          <w:szCs w:val="16"/>
          <w:lang w:eastAsia="en-IN" w:bidi="hi-IN"/>
          <w14:ligatures w14:val="none"/>
        </w:rPr>
        <w:t>);</w:t>
      </w:r>
    </w:p>
    <w:p w14:paraId="6F48C624"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
    <w:p w14:paraId="55E6572D" w14:textId="513F0F0E"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004E65FD" w:rsidRPr="009129FE">
        <w:rPr>
          <w:rFonts w:ascii="Consolas" w:eastAsia="Times New Roman" w:hAnsi="Consolas" w:cs="Times New Roman"/>
          <w:color w:val="C586C0"/>
          <w:kern w:val="0"/>
          <w:sz w:val="16"/>
          <w:szCs w:val="16"/>
          <w:lang w:eastAsia="en-IN" w:bidi="hi-IN"/>
          <w14:ligatures w14:val="none"/>
        </w:rPr>
        <w:t>getch</w:t>
      </w:r>
      <w:proofErr w:type="spellEnd"/>
      <w:r w:rsidR="004E65FD" w:rsidRPr="009129FE">
        <w:rPr>
          <w:rFonts w:ascii="Consolas" w:eastAsia="Times New Roman" w:hAnsi="Consolas" w:cs="Times New Roman"/>
          <w:color w:val="C586C0"/>
          <w:kern w:val="0"/>
          <w:sz w:val="16"/>
          <w:szCs w:val="16"/>
          <w:lang w:eastAsia="en-IN" w:bidi="hi-IN"/>
          <w14:ligatures w14:val="none"/>
        </w:rPr>
        <w:t>(</w:t>
      </w:r>
      <w:proofErr w:type="gramEnd"/>
      <w:r w:rsidR="004E65FD" w:rsidRPr="009129FE">
        <w:rPr>
          <w:rFonts w:ascii="Consolas" w:eastAsia="Times New Roman" w:hAnsi="Consolas" w:cs="Times New Roman"/>
          <w:color w:val="C586C0"/>
          <w:kern w:val="0"/>
          <w:sz w:val="16"/>
          <w:szCs w:val="16"/>
          <w:lang w:eastAsia="en-IN" w:bidi="hi-IN"/>
          <w14:ligatures w14:val="none"/>
        </w:rPr>
        <w:t>)</w:t>
      </w:r>
      <w:r w:rsidRPr="009129FE">
        <w:rPr>
          <w:rFonts w:ascii="Consolas" w:eastAsia="Times New Roman" w:hAnsi="Consolas" w:cs="Times New Roman"/>
          <w:color w:val="CCCCCC"/>
          <w:kern w:val="0"/>
          <w:sz w:val="16"/>
          <w:szCs w:val="16"/>
          <w:lang w:eastAsia="en-IN" w:bidi="hi-IN"/>
          <w14:ligatures w14:val="none"/>
        </w:rPr>
        <w:t>;</w:t>
      </w:r>
      <w:r w:rsidRPr="009129FE">
        <w:rPr>
          <w:rFonts w:ascii="Consolas" w:eastAsia="Times New Roman" w:hAnsi="Consolas" w:cs="Times New Roman"/>
          <w:color w:val="6A9955"/>
          <w:kern w:val="0"/>
          <w:sz w:val="16"/>
          <w:szCs w:val="16"/>
          <w:lang w:eastAsia="en-IN" w:bidi="hi-IN"/>
          <w14:ligatures w14:val="none"/>
        </w:rPr>
        <w:t xml:space="preserve"> // Return 0 to indicate successful execution</w:t>
      </w:r>
    </w:p>
    <w:p w14:paraId="00AB3C2F" w14:textId="77777777" w:rsidR="00F52011" w:rsidRPr="009129FE" w:rsidRDefault="00F52011" w:rsidP="00F5201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9129FE">
        <w:rPr>
          <w:rFonts w:ascii="Consolas" w:eastAsia="Times New Roman" w:hAnsi="Consolas" w:cs="Times New Roman"/>
          <w:color w:val="CCCCCC"/>
          <w:kern w:val="0"/>
          <w:sz w:val="16"/>
          <w:szCs w:val="16"/>
          <w:lang w:eastAsia="en-IN" w:bidi="hi-IN"/>
          <w14:ligatures w14:val="none"/>
        </w:rPr>
        <w:t>}</w:t>
      </w:r>
    </w:p>
    <w:p w14:paraId="44307A97" w14:textId="77777777" w:rsidR="00F52011" w:rsidRPr="005B1A00" w:rsidRDefault="00F52011" w:rsidP="00F52011">
      <w:pPr>
        <w:shd w:val="clear" w:color="auto" w:fill="1F1F1F"/>
        <w:spacing w:after="0" w:line="390" w:lineRule="atLeast"/>
        <w:rPr>
          <w:rFonts w:eastAsia="Times New Roman" w:cs="Times New Roman"/>
          <w:color w:val="CCCCCC"/>
          <w:kern w:val="0"/>
          <w:sz w:val="29"/>
          <w:szCs w:val="29"/>
          <w:lang w:eastAsia="en-IN" w:bidi="hi-IN"/>
          <w14:ligatures w14:val="none"/>
        </w:rPr>
      </w:pPr>
    </w:p>
    <w:p w14:paraId="12BC4DAD" w14:textId="77777777" w:rsidR="006B7A5F" w:rsidRPr="005B1A00" w:rsidRDefault="006B7A5F" w:rsidP="00831B66">
      <w:pPr>
        <w:spacing w:line="276" w:lineRule="auto"/>
        <w:rPr>
          <w:rFonts w:cs="Times New Roman"/>
          <w:sz w:val="24"/>
          <w:szCs w:val="24"/>
        </w:rPr>
      </w:pPr>
    </w:p>
    <w:p w14:paraId="3EBDAB3E" w14:textId="77777777" w:rsidR="008D68A1" w:rsidRPr="005B1A00" w:rsidRDefault="008D68A1" w:rsidP="008D68A1">
      <w:pPr>
        <w:spacing w:line="276" w:lineRule="auto"/>
        <w:rPr>
          <w:rFonts w:cs="Times New Roman"/>
          <w:b/>
          <w:bCs/>
          <w:sz w:val="24"/>
          <w:szCs w:val="24"/>
        </w:rPr>
      </w:pPr>
      <w:r w:rsidRPr="005B1A00">
        <w:rPr>
          <w:rFonts w:cs="Times New Roman"/>
          <w:b/>
          <w:bCs/>
          <w:sz w:val="24"/>
          <w:szCs w:val="24"/>
          <w:u w:val="single"/>
        </w:rPr>
        <w:lastRenderedPageBreak/>
        <w:t>2. Find in String</w:t>
      </w:r>
    </w:p>
    <w:p w14:paraId="69418802" w14:textId="5E1B5939" w:rsidR="00473592" w:rsidRPr="005B1A00" w:rsidRDefault="004B602C" w:rsidP="00831B66">
      <w:pPr>
        <w:spacing w:line="276" w:lineRule="auto"/>
        <w:rPr>
          <w:rFonts w:cs="Times New Roman"/>
          <w:sz w:val="24"/>
          <w:szCs w:val="24"/>
        </w:rPr>
      </w:pPr>
      <w:r w:rsidRPr="005B1A00">
        <w:rPr>
          <w:rFonts w:cs="Times New Roman"/>
          <w:sz w:val="24"/>
          <w:szCs w:val="24"/>
        </w:rPr>
        <w:t>A very basic operation performed on Strings is to find something in the given whole string. Now, this can be to find a given character in a string, or to find a complete string in another string.</w:t>
      </w:r>
    </w:p>
    <w:p w14:paraId="0BBB6753" w14:textId="5DA6F861" w:rsidR="008168AE" w:rsidRPr="005B1A00" w:rsidRDefault="008168AE" w:rsidP="008168AE">
      <w:pPr>
        <w:spacing w:line="276" w:lineRule="auto"/>
        <w:rPr>
          <w:rFonts w:cs="Times New Roman"/>
          <w:b/>
          <w:bCs/>
          <w:sz w:val="24"/>
          <w:szCs w:val="24"/>
        </w:rPr>
      </w:pPr>
      <w:r w:rsidRPr="005B1A00">
        <w:rPr>
          <w:rFonts w:cs="Times New Roman"/>
          <w:b/>
          <w:bCs/>
          <w:sz w:val="24"/>
          <w:szCs w:val="24"/>
        </w:rPr>
        <w:t>a) Find a character in string:</w:t>
      </w:r>
    </w:p>
    <w:p w14:paraId="1D399A16" w14:textId="6B0EBFBC" w:rsidR="006E2FEC" w:rsidRPr="005B1A00" w:rsidRDefault="009E33E2" w:rsidP="006E2FEC">
      <w:pPr>
        <w:spacing w:line="276" w:lineRule="auto"/>
        <w:rPr>
          <w:rFonts w:cs="Times New Roman"/>
          <w:sz w:val="24"/>
          <w:szCs w:val="24"/>
        </w:rPr>
      </w:pPr>
      <w:r w:rsidRPr="005B1A00">
        <w:rPr>
          <w:rFonts w:cs="Times New Roman"/>
          <w:sz w:val="24"/>
          <w:szCs w:val="24"/>
        </w:rPr>
        <w:t>Given a string and a character, your task is to find the first position of the character in the string. These types of problems are very competitive programming where you need to locate the position of the character in a string.</w:t>
      </w:r>
    </w:p>
    <w:p w14:paraId="0229F2E8"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CE9178"/>
          <w:kern w:val="0"/>
          <w:sz w:val="16"/>
          <w:szCs w:val="16"/>
          <w:lang w:eastAsia="en-IN" w:bidi="hi-IN"/>
          <w14:ligatures w14:val="none"/>
        </w:rPr>
        <w:t>&lt;stdio.h</w:t>
      </w:r>
      <w:proofErr w:type="gramStart"/>
      <w:r w:rsidRPr="00BA1915">
        <w:rPr>
          <w:rFonts w:ascii="Consolas" w:eastAsia="Times New Roman" w:hAnsi="Consolas" w:cs="Times New Roman"/>
          <w:color w:val="CE9178"/>
          <w:kern w:val="0"/>
          <w:sz w:val="16"/>
          <w:szCs w:val="16"/>
          <w:lang w:eastAsia="en-IN" w:bidi="hi-IN"/>
          <w14:ligatures w14:val="none"/>
        </w:rPr>
        <w:t>&gt;</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w:t>
      </w:r>
      <w:proofErr w:type="gramEnd"/>
      <w:r w:rsidRPr="00BA1915">
        <w:rPr>
          <w:rFonts w:ascii="Consolas" w:eastAsia="Times New Roman" w:hAnsi="Consolas" w:cs="Times New Roman"/>
          <w:color w:val="6A9955"/>
          <w:kern w:val="0"/>
          <w:sz w:val="16"/>
          <w:szCs w:val="16"/>
          <w:lang w:eastAsia="en-IN" w:bidi="hi-IN"/>
          <w14:ligatures w14:val="none"/>
        </w:rPr>
        <w:t>/ Standard Input/Output library</w:t>
      </w:r>
    </w:p>
    <w:p w14:paraId="1E586009"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CE9178"/>
          <w:kern w:val="0"/>
          <w:sz w:val="16"/>
          <w:szCs w:val="16"/>
          <w:lang w:eastAsia="en-IN" w:bidi="hi-IN"/>
          <w14:ligatures w14:val="none"/>
        </w:rPr>
        <w:t>&lt;conio.h</w:t>
      </w:r>
      <w:proofErr w:type="gramStart"/>
      <w:r w:rsidRPr="00BA1915">
        <w:rPr>
          <w:rFonts w:ascii="Consolas" w:eastAsia="Times New Roman" w:hAnsi="Consolas" w:cs="Times New Roman"/>
          <w:color w:val="CE9178"/>
          <w:kern w:val="0"/>
          <w:sz w:val="16"/>
          <w:szCs w:val="16"/>
          <w:lang w:eastAsia="en-IN" w:bidi="hi-IN"/>
          <w14:ligatures w14:val="none"/>
        </w:rPr>
        <w:t>&gt;</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w:t>
      </w:r>
      <w:proofErr w:type="gramEnd"/>
      <w:r w:rsidRPr="00BA1915">
        <w:rPr>
          <w:rFonts w:ascii="Consolas" w:eastAsia="Times New Roman" w:hAnsi="Consolas" w:cs="Times New Roman"/>
          <w:color w:val="6A9955"/>
          <w:kern w:val="0"/>
          <w:sz w:val="16"/>
          <w:szCs w:val="16"/>
          <w:lang w:eastAsia="en-IN" w:bidi="hi-IN"/>
          <w14:ligatures w14:val="none"/>
        </w:rPr>
        <w:t xml:space="preserve">/ Console Input/Output library for </w:t>
      </w:r>
      <w:proofErr w:type="spellStart"/>
      <w:r w:rsidRPr="00BA1915">
        <w:rPr>
          <w:rFonts w:ascii="Consolas" w:eastAsia="Times New Roman" w:hAnsi="Consolas" w:cs="Times New Roman"/>
          <w:color w:val="6A9955"/>
          <w:kern w:val="0"/>
          <w:sz w:val="16"/>
          <w:szCs w:val="16"/>
          <w:lang w:eastAsia="en-IN" w:bidi="hi-IN"/>
          <w14:ligatures w14:val="none"/>
        </w:rPr>
        <w:t>getch</w:t>
      </w:r>
      <w:proofErr w:type="spellEnd"/>
      <w:r w:rsidRPr="00BA1915">
        <w:rPr>
          <w:rFonts w:ascii="Consolas" w:eastAsia="Times New Roman" w:hAnsi="Consolas" w:cs="Times New Roman"/>
          <w:color w:val="6A9955"/>
          <w:kern w:val="0"/>
          <w:sz w:val="16"/>
          <w:szCs w:val="16"/>
          <w:lang w:eastAsia="en-IN" w:bidi="hi-IN"/>
          <w14:ligatures w14:val="none"/>
        </w:rPr>
        <w:t>()</w:t>
      </w:r>
    </w:p>
    <w:p w14:paraId="3F690420"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3AD01BB6"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569CD6"/>
          <w:kern w:val="0"/>
          <w:sz w:val="16"/>
          <w:szCs w:val="16"/>
          <w:lang w:eastAsia="en-IN" w:bidi="hi-IN"/>
          <w14:ligatures w14:val="none"/>
        </w:rPr>
        <w:t>void</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DCDCAA"/>
          <w:kern w:val="0"/>
          <w:sz w:val="16"/>
          <w:szCs w:val="16"/>
          <w:lang w:eastAsia="en-IN" w:bidi="hi-IN"/>
          <w14:ligatures w14:val="none"/>
        </w:rPr>
        <w:t>main</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 {</w:t>
      </w:r>
    </w:p>
    <w:p w14:paraId="5CC3F805"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char</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str1</w:t>
      </w:r>
      <w:r w:rsidRPr="00BA1915">
        <w:rPr>
          <w:rFonts w:ascii="Consolas" w:eastAsia="Times New Roman" w:hAnsi="Consolas" w:cs="Times New Roman"/>
          <w:color w:val="569CD6"/>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"Hello Pankaj...."</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Declare and initialize the string</w:t>
      </w:r>
    </w:p>
    <w:p w14:paraId="650ECF06"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char</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w:t>
      </w:r>
      <w:proofErr w:type="gramEnd"/>
      <w:r w:rsidRPr="00BA1915">
        <w:rPr>
          <w:rFonts w:ascii="Consolas" w:eastAsia="Times New Roman" w:hAnsi="Consolas" w:cs="Times New Roman"/>
          <w:color w:val="6A9955"/>
          <w:kern w:val="0"/>
          <w:sz w:val="16"/>
          <w:szCs w:val="16"/>
          <w:lang w:eastAsia="en-IN" w:bidi="hi-IN"/>
          <w14:ligatures w14:val="none"/>
        </w:rPr>
        <w:t>                     // Variable to store the user-input character</w:t>
      </w:r>
    </w:p>
    <w:p w14:paraId="04291903"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37B136EC"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"This data present in program: </w:t>
      </w:r>
      <w:r w:rsidRPr="00BA1915">
        <w:rPr>
          <w:rFonts w:ascii="Consolas" w:eastAsia="Times New Roman" w:hAnsi="Consolas" w:cs="Times New Roman"/>
          <w:color w:val="9CDCFE"/>
          <w:kern w:val="0"/>
          <w:sz w:val="16"/>
          <w:szCs w:val="16"/>
          <w:lang w:eastAsia="en-IN" w:bidi="hi-IN"/>
          <w14:ligatures w14:val="none"/>
        </w:rPr>
        <w:t>%s</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str1</w:t>
      </w:r>
      <w:r w:rsidRPr="00BA1915">
        <w:rPr>
          <w:rFonts w:ascii="Consolas" w:eastAsia="Times New Roman" w:hAnsi="Consolas" w:cs="Times New Roman"/>
          <w:color w:val="CCCCCC"/>
          <w:kern w:val="0"/>
          <w:sz w:val="16"/>
          <w:szCs w:val="16"/>
          <w:lang w:eastAsia="en-IN" w:bidi="hi-IN"/>
          <w14:ligatures w14:val="none"/>
        </w:rPr>
        <w:t>);</w:t>
      </w:r>
    </w:p>
    <w:p w14:paraId="2494C35E"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7A17B97F"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Prompt the user to input the character whose position they want to find</w:t>
      </w:r>
    </w:p>
    <w:p w14:paraId="7B3440DB"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"Enter the alphabet whose position you want to find: "</w:t>
      </w:r>
      <w:r w:rsidRPr="00BA1915">
        <w:rPr>
          <w:rFonts w:ascii="Consolas" w:eastAsia="Times New Roman" w:hAnsi="Consolas" w:cs="Times New Roman"/>
          <w:color w:val="CCCCCC"/>
          <w:kern w:val="0"/>
          <w:sz w:val="16"/>
          <w:szCs w:val="16"/>
          <w:lang w:eastAsia="en-IN" w:bidi="hi-IN"/>
          <w14:ligatures w14:val="none"/>
        </w:rPr>
        <w:t>);</w:t>
      </w:r>
    </w:p>
    <w:p w14:paraId="1EA91E5A"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scanf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%c</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&amp;</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The space before %c ensures it ignores leading whitespaces</w:t>
      </w:r>
    </w:p>
    <w:p w14:paraId="58FE21DC"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2865D37C"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Initialize index for traversal</w:t>
      </w:r>
    </w:p>
    <w:p w14:paraId="656EF85D"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Flag to track if the character is found</w:t>
      </w:r>
    </w:p>
    <w:p w14:paraId="6D3AEA17"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08335A30"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Traverse the string to find the character</w:t>
      </w:r>
    </w:p>
    <w:p w14:paraId="35179138"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while</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str1</w:t>
      </w:r>
      <w:r w:rsidRPr="00BA1915">
        <w:rPr>
          <w:rFonts w:ascii="Consolas" w:eastAsia="Times New Roman" w:hAnsi="Consolas" w:cs="Times New Roman"/>
          <w:color w:val="CCCCCC"/>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proofErr w:type="gramStart"/>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proofErr w:type="gram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D7BA7D"/>
          <w:kern w:val="0"/>
          <w:sz w:val="16"/>
          <w:szCs w:val="16"/>
          <w:lang w:eastAsia="en-IN" w:bidi="hi-IN"/>
          <w14:ligatures w14:val="none"/>
        </w:rPr>
        <w:t>\0</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w:t>
      </w:r>
    </w:p>
    <w:p w14:paraId="642AEA82"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if</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str1</w:t>
      </w:r>
      <w:r w:rsidRPr="00BA1915">
        <w:rPr>
          <w:rFonts w:ascii="Consolas" w:eastAsia="Times New Roman" w:hAnsi="Consolas" w:cs="Times New Roman"/>
          <w:color w:val="CCCCCC"/>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 {</w:t>
      </w:r>
    </w:p>
    <w:p w14:paraId="5D735CE9"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"At this position your element is present: </w:t>
      </w:r>
      <w:r w:rsidRPr="00BA1915">
        <w:rPr>
          <w:rFonts w:ascii="Consolas" w:eastAsia="Times New Roman" w:hAnsi="Consolas" w:cs="Times New Roman"/>
          <w:color w:val="9CDCFE"/>
          <w:kern w:val="0"/>
          <w:sz w:val="16"/>
          <w:szCs w:val="16"/>
          <w:lang w:eastAsia="en-IN" w:bidi="hi-IN"/>
          <w14:ligatures w14:val="none"/>
        </w:rPr>
        <w:t>%d</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1</w:t>
      </w:r>
      <w:r w:rsidRPr="00BA1915">
        <w:rPr>
          <w:rFonts w:ascii="Consolas" w:eastAsia="Times New Roman" w:hAnsi="Consolas" w:cs="Times New Roman"/>
          <w:color w:val="CCCCCC"/>
          <w:kern w:val="0"/>
          <w:sz w:val="16"/>
          <w:szCs w:val="16"/>
          <w:lang w:eastAsia="en-IN" w:bidi="hi-IN"/>
          <w14:ligatures w14:val="none"/>
        </w:rPr>
        <w:t>);</w:t>
      </w:r>
    </w:p>
    <w:p w14:paraId="2DC02EC3"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1</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Mark that the character was found</w:t>
      </w:r>
    </w:p>
    <w:p w14:paraId="40CEB9B2"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55B6A6BF"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5B27D95B"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22CA6E73"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4AFBE4F4"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If character is not found, notify the user</w:t>
      </w:r>
    </w:p>
    <w:p w14:paraId="3C8B40CE"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if</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9CDCFE"/>
          <w:kern w:val="0"/>
          <w:sz w:val="16"/>
          <w:szCs w:val="16"/>
          <w:lang w:eastAsia="en-IN" w:bidi="hi-IN"/>
          <w14:ligatures w14:val="none"/>
        </w:rPr>
        <w:t>found</w:t>
      </w:r>
      <w:proofErr w:type="gramEnd"/>
      <w:r w:rsidRPr="00BA1915">
        <w:rPr>
          <w:rFonts w:ascii="Consolas" w:eastAsia="Times New Roman" w:hAnsi="Consolas" w:cs="Times New Roman"/>
          <w:color w:val="CCCCCC"/>
          <w:kern w:val="0"/>
          <w:sz w:val="16"/>
          <w:szCs w:val="16"/>
          <w:lang w:eastAsia="en-IN" w:bidi="hi-IN"/>
          <w14:ligatures w14:val="none"/>
        </w:rPr>
        <w:t>) {</w:t>
      </w:r>
    </w:p>
    <w:p w14:paraId="4541E259"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"The character '</w:t>
      </w:r>
      <w:r w:rsidRPr="00BA1915">
        <w:rPr>
          <w:rFonts w:ascii="Consolas" w:eastAsia="Times New Roman" w:hAnsi="Consolas" w:cs="Times New Roman"/>
          <w:color w:val="9CDCFE"/>
          <w:kern w:val="0"/>
          <w:sz w:val="16"/>
          <w:szCs w:val="16"/>
          <w:lang w:eastAsia="en-IN" w:bidi="hi-IN"/>
          <w14:ligatures w14:val="none"/>
        </w:rPr>
        <w:t>%c</w:t>
      </w:r>
      <w:r w:rsidRPr="00BA1915">
        <w:rPr>
          <w:rFonts w:ascii="Consolas" w:eastAsia="Times New Roman" w:hAnsi="Consolas" w:cs="Times New Roman"/>
          <w:color w:val="CE9178"/>
          <w:kern w:val="0"/>
          <w:sz w:val="16"/>
          <w:szCs w:val="16"/>
          <w:lang w:eastAsia="en-IN" w:bidi="hi-IN"/>
          <w14:ligatures w14:val="none"/>
        </w:rPr>
        <w:t>' is not present in the string.</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p>
    <w:p w14:paraId="0B953D10"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77544249"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767FE28D"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getch</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Wait for key press before exiting</w:t>
      </w:r>
    </w:p>
    <w:p w14:paraId="23233B21" w14:textId="77777777" w:rsidR="00884751" w:rsidRPr="00BA1915" w:rsidRDefault="00884751" w:rsidP="00884751">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19A016DD" w14:textId="77777777" w:rsidR="00884751" w:rsidRPr="005B1A00" w:rsidRDefault="00884751" w:rsidP="00884751">
      <w:pPr>
        <w:shd w:val="clear" w:color="auto" w:fill="1F1F1F"/>
        <w:spacing w:after="0" w:line="390" w:lineRule="atLeast"/>
        <w:rPr>
          <w:rFonts w:eastAsia="Times New Roman" w:cs="Times New Roman"/>
          <w:color w:val="CCCCCC"/>
          <w:kern w:val="0"/>
          <w:sz w:val="29"/>
          <w:szCs w:val="29"/>
          <w:lang w:eastAsia="en-IN" w:bidi="hi-IN"/>
          <w14:ligatures w14:val="none"/>
        </w:rPr>
      </w:pPr>
    </w:p>
    <w:p w14:paraId="0D39158B" w14:textId="77777777" w:rsidR="009E33E2" w:rsidRPr="005B1A00" w:rsidRDefault="009E33E2" w:rsidP="006E2FEC">
      <w:pPr>
        <w:spacing w:line="276" w:lineRule="auto"/>
        <w:rPr>
          <w:rFonts w:cs="Times New Roman"/>
          <w:sz w:val="24"/>
          <w:szCs w:val="24"/>
        </w:rPr>
      </w:pPr>
    </w:p>
    <w:p w14:paraId="1729457A" w14:textId="7BCC9622" w:rsidR="00CD131C" w:rsidRPr="005B1A00" w:rsidRDefault="00CD131C" w:rsidP="00CD131C">
      <w:pPr>
        <w:spacing w:line="276" w:lineRule="auto"/>
        <w:rPr>
          <w:rFonts w:cs="Times New Roman"/>
          <w:b/>
          <w:bCs/>
          <w:sz w:val="24"/>
          <w:szCs w:val="24"/>
        </w:rPr>
      </w:pPr>
      <w:r w:rsidRPr="005B1A00">
        <w:rPr>
          <w:rFonts w:cs="Times New Roman"/>
          <w:b/>
          <w:bCs/>
          <w:sz w:val="24"/>
          <w:szCs w:val="24"/>
        </w:rPr>
        <w:t>b) Find a substring in another string:</w:t>
      </w:r>
    </w:p>
    <w:p w14:paraId="005C3045" w14:textId="7AEC29DF" w:rsidR="006E2FEC" w:rsidRPr="005B1A00" w:rsidRDefault="001C35B4" w:rsidP="00D6748D">
      <w:pPr>
        <w:spacing w:line="276" w:lineRule="auto"/>
        <w:rPr>
          <w:rFonts w:cs="Times New Roman"/>
          <w:sz w:val="24"/>
          <w:szCs w:val="24"/>
        </w:rPr>
      </w:pPr>
      <w:r w:rsidRPr="005B1A00">
        <w:rPr>
          <w:rFonts w:cs="Times New Roman"/>
          <w:sz w:val="24"/>
          <w:szCs w:val="24"/>
        </w:rPr>
        <w:t>Consider there to be a string of length N and a substring of length M. Then run a nested loop, where the outer loop runs from 0 to (N-M) and the inner loop from 0 to M. For every index check if the sub-string traversed by the inner loop is the given sub-string or not. </w:t>
      </w:r>
    </w:p>
    <w:p w14:paraId="141CE0A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stdio.h</w:t>
      </w:r>
      <w:proofErr w:type="spellEnd"/>
      <w:r w:rsidRPr="00BA1915">
        <w:rPr>
          <w:rFonts w:ascii="Consolas" w:eastAsia="Times New Roman" w:hAnsi="Consolas" w:cs="Times New Roman"/>
          <w:color w:val="CE9178"/>
          <w:kern w:val="0"/>
          <w:sz w:val="16"/>
          <w:szCs w:val="16"/>
          <w:lang w:eastAsia="en-IN" w:bidi="hi-IN"/>
          <w14:ligatures w14:val="none"/>
        </w:rPr>
        <w:t>&gt;</w:t>
      </w:r>
    </w:p>
    <w:p w14:paraId="32E218FE"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conio.h</w:t>
      </w:r>
      <w:proofErr w:type="spellEnd"/>
      <w:r w:rsidRPr="00BA1915">
        <w:rPr>
          <w:rFonts w:ascii="Consolas" w:eastAsia="Times New Roman" w:hAnsi="Consolas" w:cs="Times New Roman"/>
          <w:color w:val="CE9178"/>
          <w:kern w:val="0"/>
          <w:sz w:val="16"/>
          <w:szCs w:val="16"/>
          <w:lang w:eastAsia="en-IN" w:bidi="hi-IN"/>
          <w14:ligatures w14:val="none"/>
        </w:rPr>
        <w:t>&gt;</w:t>
      </w:r>
    </w:p>
    <w:p w14:paraId="26E58AF6"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4F10CC2B"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569CD6"/>
          <w:kern w:val="0"/>
          <w:sz w:val="16"/>
          <w:szCs w:val="16"/>
          <w:lang w:eastAsia="en-IN" w:bidi="hi-IN"/>
          <w14:ligatures w14:val="none"/>
        </w:rPr>
        <w:t>void</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DCDCAA"/>
          <w:kern w:val="0"/>
          <w:sz w:val="16"/>
          <w:szCs w:val="16"/>
          <w:lang w:eastAsia="en-IN" w:bidi="hi-IN"/>
          <w14:ligatures w14:val="none"/>
        </w:rPr>
        <w:t>main</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52756E6D"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7E1A3F82"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char</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9CDCFE"/>
          <w:kern w:val="0"/>
          <w:sz w:val="16"/>
          <w:szCs w:val="16"/>
          <w:lang w:eastAsia="en-IN" w:bidi="hi-IN"/>
          <w14:ligatures w14:val="none"/>
        </w:rPr>
        <w:t>str</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B5CEA8"/>
          <w:kern w:val="0"/>
          <w:sz w:val="16"/>
          <w:szCs w:val="16"/>
          <w:lang w:eastAsia="en-IN" w:bidi="hi-IN"/>
          <w14:ligatures w14:val="none"/>
        </w:rPr>
        <w:t>100</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w:t>
      </w:r>
      <w:proofErr w:type="spell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B5CEA8"/>
          <w:kern w:val="0"/>
          <w:sz w:val="16"/>
          <w:szCs w:val="16"/>
          <w:lang w:eastAsia="en-IN" w:bidi="hi-IN"/>
          <w14:ligatures w14:val="none"/>
        </w:rPr>
        <w:t>50</w:t>
      </w:r>
      <w:r w:rsidRPr="00BA1915">
        <w:rPr>
          <w:rFonts w:ascii="Consolas" w:eastAsia="Times New Roman" w:hAnsi="Consolas" w:cs="Times New Roman"/>
          <w:color w:val="CCCCCC"/>
          <w:kern w:val="0"/>
          <w:sz w:val="16"/>
          <w:szCs w:val="16"/>
          <w:lang w:eastAsia="en-IN" w:bidi="hi-IN"/>
          <w14:ligatures w14:val="none"/>
        </w:rPr>
        <w:t>];</w:t>
      </w:r>
    </w:p>
    <w:p w14:paraId="50035E5A"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str_len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substr_len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p>
    <w:p w14:paraId="2C4793EA"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not_fount</w:t>
      </w:r>
      <w:proofErr w:type="spellEnd"/>
      <w:r w:rsidRPr="00BA1915">
        <w:rPr>
          <w:rFonts w:ascii="Consolas" w:eastAsia="Times New Roman" w:hAnsi="Consolas" w:cs="Times New Roman"/>
          <w:color w:val="CCCCCC"/>
          <w:kern w:val="0"/>
          <w:sz w:val="16"/>
          <w:szCs w:val="16"/>
          <w:lang w:eastAsia="en-IN" w:bidi="hi-IN"/>
          <w14:ligatures w14:val="none"/>
        </w:rPr>
        <w:t>;</w:t>
      </w:r>
    </w:p>
    <w:p w14:paraId="51023D17"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5DEE8753"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Input the main string</w:t>
      </w:r>
    </w:p>
    <w:p w14:paraId="22CA718B"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"Enter the main string: "</w:t>
      </w:r>
      <w:r w:rsidRPr="00BA1915">
        <w:rPr>
          <w:rFonts w:ascii="Consolas" w:eastAsia="Times New Roman" w:hAnsi="Consolas" w:cs="Times New Roman"/>
          <w:color w:val="CCCCCC"/>
          <w:kern w:val="0"/>
          <w:sz w:val="16"/>
          <w:szCs w:val="16"/>
          <w:lang w:eastAsia="en-IN" w:bidi="hi-IN"/>
          <w14:ligatures w14:val="none"/>
        </w:rPr>
        <w:t>);</w:t>
      </w:r>
    </w:p>
    <w:p w14:paraId="4B7294AC"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lastRenderedPageBreak/>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scanf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s</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D4D4D4"/>
          <w:kern w:val="0"/>
          <w:sz w:val="16"/>
          <w:szCs w:val="16"/>
          <w:lang w:eastAsia="en-IN" w:bidi="hi-IN"/>
          <w14:ligatures w14:val="none"/>
        </w:rPr>
        <w:t>&amp;</w:t>
      </w:r>
      <w:r w:rsidRPr="00BA1915">
        <w:rPr>
          <w:rFonts w:ascii="Consolas" w:eastAsia="Times New Roman" w:hAnsi="Consolas" w:cs="Times New Roman"/>
          <w:color w:val="9CDCFE"/>
          <w:kern w:val="0"/>
          <w:sz w:val="16"/>
          <w:szCs w:val="16"/>
          <w:lang w:eastAsia="en-IN" w:bidi="hi-IN"/>
          <w14:ligatures w14:val="none"/>
        </w:rPr>
        <w:t>str</w:t>
      </w:r>
      <w:proofErr w:type="spell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Read string</w:t>
      </w:r>
    </w:p>
    <w:p w14:paraId="05BE66A6"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7474B1D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Input the substring to search</w:t>
      </w:r>
    </w:p>
    <w:p w14:paraId="3BD66BA7"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"Enter the substring to search: "</w:t>
      </w:r>
      <w:r w:rsidRPr="00BA1915">
        <w:rPr>
          <w:rFonts w:ascii="Consolas" w:eastAsia="Times New Roman" w:hAnsi="Consolas" w:cs="Times New Roman"/>
          <w:color w:val="CCCCCC"/>
          <w:kern w:val="0"/>
          <w:sz w:val="16"/>
          <w:szCs w:val="16"/>
          <w:lang w:eastAsia="en-IN" w:bidi="hi-IN"/>
          <w14:ligatures w14:val="none"/>
        </w:rPr>
        <w:t>);</w:t>
      </w:r>
    </w:p>
    <w:p w14:paraId="2BECBF82"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scanf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D4D4D4"/>
          <w:kern w:val="0"/>
          <w:sz w:val="16"/>
          <w:szCs w:val="16"/>
          <w:lang w:eastAsia="en-IN" w:bidi="hi-IN"/>
          <w14:ligatures w14:val="none"/>
        </w:rPr>
        <w:t>&amp;</w:t>
      </w:r>
      <w:proofErr w:type="spellStart"/>
      <w:r w:rsidRPr="00BA1915">
        <w:rPr>
          <w:rFonts w:ascii="Consolas" w:eastAsia="Times New Roman" w:hAnsi="Consolas" w:cs="Times New Roman"/>
          <w:color w:val="9CDCFE"/>
          <w:kern w:val="0"/>
          <w:sz w:val="16"/>
          <w:szCs w:val="16"/>
          <w:lang w:eastAsia="en-IN" w:bidi="hi-IN"/>
          <w14:ligatures w14:val="none"/>
        </w:rPr>
        <w:t>substr</w:t>
      </w:r>
      <w:proofErr w:type="spell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Read substring</w:t>
      </w:r>
    </w:p>
    <w:p w14:paraId="347BAFE6"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0817E3F3"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Calculate the length of the main string</w:t>
      </w:r>
    </w:p>
    <w:p w14:paraId="17908924"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while</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str</w:t>
      </w:r>
      <w:r w:rsidRPr="00BA1915">
        <w:rPr>
          <w:rFonts w:ascii="Consolas" w:eastAsia="Times New Roman" w:hAnsi="Consolas" w:cs="Times New Roman"/>
          <w:color w:val="CCCCCC"/>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str_len</w:t>
      </w:r>
      <w:proofErr w:type="spellEnd"/>
      <w:proofErr w:type="gramStart"/>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proofErr w:type="gram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D7BA7D"/>
          <w:kern w:val="0"/>
          <w:sz w:val="16"/>
          <w:szCs w:val="16"/>
          <w:lang w:eastAsia="en-IN" w:bidi="hi-IN"/>
          <w14:ligatures w14:val="none"/>
        </w:rPr>
        <w:t>\0</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1EE9F5D5"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088B85C"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str_len</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68155BF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6750113"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21B6E52F"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Calculate the length of the substring</w:t>
      </w:r>
    </w:p>
    <w:p w14:paraId="0083072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while</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w:t>
      </w:r>
      <w:proofErr w:type="spellEnd"/>
      <w:r w:rsidRPr="00BA1915">
        <w:rPr>
          <w:rFonts w:ascii="Consolas" w:eastAsia="Times New Roman" w:hAnsi="Consolas" w:cs="Times New Roman"/>
          <w:color w:val="CCCCCC"/>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substr_len</w:t>
      </w:r>
      <w:proofErr w:type="spellEnd"/>
      <w:proofErr w:type="gramStart"/>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proofErr w:type="gram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D7BA7D"/>
          <w:kern w:val="0"/>
          <w:sz w:val="16"/>
          <w:szCs w:val="16"/>
          <w:lang w:eastAsia="en-IN" w:bidi="hi-IN"/>
          <w14:ligatures w14:val="none"/>
        </w:rPr>
        <w:t>\0</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3DB63D2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3550725"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substr_len</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3FFFCCB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535C6942"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1B3EE35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Find the substring manually</w:t>
      </w:r>
    </w:p>
    <w:p w14:paraId="56A45CB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for</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&lt;=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str_len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substr_len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7A84D534"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54F4231A"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1</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Assume substring is found</w:t>
      </w:r>
    </w:p>
    <w:p w14:paraId="34F375FC"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for</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&lt;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substr_len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D4D4D4"/>
          <w:kern w:val="0"/>
          <w:sz w:val="16"/>
          <w:szCs w:val="16"/>
          <w:lang w:eastAsia="en-IN" w:bidi="hi-IN"/>
          <w14:ligatures w14:val="none"/>
        </w:rPr>
        <w:t>++</w:t>
      </w:r>
      <w:proofErr w:type="spellEnd"/>
      <w:r w:rsidRPr="00BA1915">
        <w:rPr>
          <w:rFonts w:ascii="Consolas" w:eastAsia="Times New Roman" w:hAnsi="Consolas" w:cs="Times New Roman"/>
          <w:color w:val="CCCCCC"/>
          <w:kern w:val="0"/>
          <w:sz w:val="16"/>
          <w:szCs w:val="16"/>
          <w:lang w:eastAsia="en-IN" w:bidi="hi-IN"/>
          <w14:ligatures w14:val="none"/>
        </w:rPr>
        <w:t>)</w:t>
      </w:r>
    </w:p>
    <w:p w14:paraId="7B0220B5"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BADA9A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if</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9CDCFE"/>
          <w:kern w:val="0"/>
          <w:sz w:val="16"/>
          <w:szCs w:val="16"/>
          <w:lang w:eastAsia="en-IN" w:bidi="hi-IN"/>
          <w14:ligatures w14:val="none"/>
        </w:rPr>
        <w:t>str</w:t>
      </w:r>
      <w:r w:rsidRPr="00BA1915">
        <w:rPr>
          <w:rFonts w:ascii="Consolas" w:eastAsia="Times New Roman" w:hAnsi="Consolas" w:cs="Times New Roman"/>
          <w:color w:val="CCCCCC"/>
          <w:kern w:val="0"/>
          <w:sz w:val="16"/>
          <w:szCs w:val="16"/>
          <w:lang w:eastAsia="en-IN" w:bidi="hi-IN"/>
          <w14:ligatures w14:val="none"/>
        </w:rPr>
        <w:t>[</w:t>
      </w:r>
      <w:proofErr w:type="spellStart"/>
      <w:proofErr w:type="gramEnd"/>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substr</w:t>
      </w:r>
      <w:proofErr w:type="spell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9CDCFE"/>
          <w:kern w:val="0"/>
          <w:sz w:val="16"/>
          <w:szCs w:val="16"/>
          <w:lang w:eastAsia="en-IN" w:bidi="hi-IN"/>
          <w14:ligatures w14:val="none"/>
        </w:rPr>
        <w:t>j</w:t>
      </w:r>
      <w:r w:rsidRPr="00BA1915">
        <w:rPr>
          <w:rFonts w:ascii="Consolas" w:eastAsia="Times New Roman" w:hAnsi="Consolas" w:cs="Times New Roman"/>
          <w:color w:val="CCCCCC"/>
          <w:kern w:val="0"/>
          <w:sz w:val="16"/>
          <w:szCs w:val="16"/>
          <w:lang w:eastAsia="en-IN" w:bidi="hi-IN"/>
          <w14:ligatures w14:val="none"/>
        </w:rPr>
        <w:t>])</w:t>
      </w:r>
    </w:p>
    <w:p w14:paraId="7051524A"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7ACEC1B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Mismatch found</w:t>
      </w:r>
    </w:p>
    <w:p w14:paraId="68E970D9"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break</w:t>
      </w:r>
      <w:r w:rsidRPr="00BA1915">
        <w:rPr>
          <w:rFonts w:ascii="Consolas" w:eastAsia="Times New Roman" w:hAnsi="Consolas" w:cs="Times New Roman"/>
          <w:color w:val="CCCCCC"/>
          <w:kern w:val="0"/>
          <w:sz w:val="16"/>
          <w:szCs w:val="16"/>
          <w:lang w:eastAsia="en-IN" w:bidi="hi-IN"/>
          <w14:ligatures w14:val="none"/>
        </w:rPr>
        <w:t>;</w:t>
      </w:r>
    </w:p>
    <w:p w14:paraId="5E9B350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034E6BF2"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728FD5F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130F4CC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if</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found</w:t>
      </w:r>
      <w:r w:rsidRPr="00BA1915">
        <w:rPr>
          <w:rFonts w:ascii="Consolas" w:eastAsia="Times New Roman" w:hAnsi="Consolas" w:cs="Times New Roman"/>
          <w:color w:val="CCCCCC"/>
          <w:kern w:val="0"/>
          <w:sz w:val="16"/>
          <w:szCs w:val="16"/>
          <w:lang w:eastAsia="en-IN" w:bidi="hi-IN"/>
          <w14:ligatures w14:val="none"/>
        </w:rPr>
        <w:t>)</w:t>
      </w:r>
    </w:p>
    <w:p w14:paraId="4D01511F"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4692028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"Substring found at position: </w:t>
      </w:r>
      <w:r w:rsidRPr="00BA1915">
        <w:rPr>
          <w:rFonts w:ascii="Consolas" w:eastAsia="Times New Roman" w:hAnsi="Consolas" w:cs="Times New Roman"/>
          <w:color w:val="9CDCFE"/>
          <w:kern w:val="0"/>
          <w:sz w:val="16"/>
          <w:szCs w:val="16"/>
          <w:lang w:eastAsia="en-IN" w:bidi="hi-IN"/>
          <w14:ligatures w14:val="none"/>
        </w:rPr>
        <w:t>%d</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1</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1-based index</w:t>
      </w:r>
    </w:p>
    <w:p w14:paraId="6A76EC72"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Exit after finding the first occurrence</w:t>
      </w:r>
    </w:p>
    <w:p w14:paraId="6F59CC9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not_fount</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B5CEA8"/>
          <w:kern w:val="0"/>
          <w:sz w:val="16"/>
          <w:szCs w:val="16"/>
          <w:lang w:eastAsia="en-IN" w:bidi="hi-IN"/>
          <w14:ligatures w14:val="none"/>
        </w:rPr>
        <w:t>1</w:t>
      </w:r>
      <w:r w:rsidRPr="00BA1915">
        <w:rPr>
          <w:rFonts w:ascii="Consolas" w:eastAsia="Times New Roman" w:hAnsi="Consolas" w:cs="Times New Roman"/>
          <w:color w:val="CCCCCC"/>
          <w:kern w:val="0"/>
          <w:sz w:val="16"/>
          <w:szCs w:val="16"/>
          <w:lang w:eastAsia="en-IN" w:bidi="hi-IN"/>
          <w14:ligatures w14:val="none"/>
        </w:rPr>
        <w:t>;</w:t>
      </w:r>
    </w:p>
    <w:p w14:paraId="630AD4BC"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31901155"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7EF5A5F8"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if</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not_fount</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p>
    <w:p w14:paraId="30ED0EDC"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15FD9D4"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"Substring not found.</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25344D9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62908C50"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
    <w:p w14:paraId="5E63D4B1"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getch</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36E37F44" w14:textId="77777777" w:rsidR="00D86D29" w:rsidRPr="00BA1915" w:rsidRDefault="00D86D29" w:rsidP="00D86D29">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50961BEF" w14:textId="77777777" w:rsidR="00D86D29" w:rsidRPr="005B1A00" w:rsidRDefault="00D86D29" w:rsidP="00D86D29">
      <w:pPr>
        <w:shd w:val="clear" w:color="auto" w:fill="1F1F1F"/>
        <w:spacing w:after="0" w:line="390" w:lineRule="atLeast"/>
        <w:rPr>
          <w:rFonts w:eastAsia="Times New Roman" w:cs="Times New Roman"/>
          <w:color w:val="CCCCCC"/>
          <w:kern w:val="0"/>
          <w:sz w:val="29"/>
          <w:szCs w:val="29"/>
          <w:lang w:eastAsia="en-IN" w:bidi="hi-IN"/>
          <w14:ligatures w14:val="none"/>
        </w:rPr>
      </w:pPr>
    </w:p>
    <w:p w14:paraId="63C68855" w14:textId="77777777" w:rsidR="001C35B4" w:rsidRPr="005B1A00" w:rsidRDefault="001C35B4" w:rsidP="00D6748D">
      <w:pPr>
        <w:spacing w:line="276" w:lineRule="auto"/>
        <w:rPr>
          <w:rFonts w:cs="Times New Roman"/>
          <w:sz w:val="24"/>
          <w:szCs w:val="24"/>
        </w:rPr>
      </w:pPr>
    </w:p>
    <w:p w14:paraId="6EB5DF5D" w14:textId="77777777" w:rsidR="00F377F1" w:rsidRPr="005B1A00" w:rsidRDefault="00F377F1" w:rsidP="00F377F1">
      <w:pPr>
        <w:spacing w:line="276" w:lineRule="auto"/>
        <w:rPr>
          <w:rFonts w:cs="Times New Roman"/>
          <w:b/>
          <w:bCs/>
          <w:sz w:val="24"/>
          <w:szCs w:val="24"/>
        </w:rPr>
      </w:pPr>
      <w:r w:rsidRPr="005B1A00">
        <w:rPr>
          <w:rFonts w:cs="Times New Roman"/>
          <w:b/>
          <w:bCs/>
          <w:sz w:val="24"/>
          <w:szCs w:val="24"/>
          <w:u w:val="single"/>
        </w:rPr>
        <w:t>3. Replace in String</w:t>
      </w:r>
    </w:p>
    <w:p w14:paraId="5246D83D" w14:textId="77777777" w:rsidR="00F377F1" w:rsidRPr="005B1A00" w:rsidRDefault="00F377F1" w:rsidP="00F377F1">
      <w:pPr>
        <w:spacing w:line="276" w:lineRule="auto"/>
        <w:rPr>
          <w:rFonts w:cs="Times New Roman"/>
          <w:sz w:val="24"/>
          <w:szCs w:val="24"/>
        </w:rPr>
      </w:pPr>
      <w:r w:rsidRPr="005B1A00">
        <w:rPr>
          <w:rFonts w:cs="Times New Roman"/>
          <w:sz w:val="24"/>
          <w:szCs w:val="24"/>
        </w:rPr>
        <w:t>Many times, it is very important to make corrections in strings. Replacing a character, word or phrase in a String is another very common operation performed on Strings.</w:t>
      </w:r>
    </w:p>
    <w:p w14:paraId="637FAD56" w14:textId="50F1403E" w:rsidR="00D86D29" w:rsidRPr="005B1A00" w:rsidRDefault="00CB6154" w:rsidP="00D6748D">
      <w:pPr>
        <w:spacing w:line="276" w:lineRule="auto"/>
        <w:rPr>
          <w:rFonts w:cs="Times New Roman"/>
          <w:b/>
          <w:bCs/>
          <w:sz w:val="24"/>
          <w:szCs w:val="24"/>
        </w:rPr>
      </w:pPr>
      <w:r w:rsidRPr="005B1A00">
        <w:rPr>
          <w:rFonts w:cs="Times New Roman"/>
          <w:b/>
          <w:bCs/>
          <w:sz w:val="24"/>
          <w:szCs w:val="24"/>
        </w:rPr>
        <w:t>Program p</w:t>
      </w:r>
      <w:r w:rsidR="00175354" w:rsidRPr="005B1A00">
        <w:rPr>
          <w:rFonts w:cs="Times New Roman"/>
          <w:b/>
          <w:bCs/>
          <w:sz w:val="24"/>
          <w:szCs w:val="24"/>
        </w:rPr>
        <w:t>e</w:t>
      </w:r>
      <w:r w:rsidRPr="005B1A00">
        <w:rPr>
          <w:rFonts w:cs="Times New Roman"/>
          <w:b/>
          <w:bCs/>
          <w:sz w:val="24"/>
          <w:szCs w:val="24"/>
        </w:rPr>
        <w:t>ndin</w:t>
      </w:r>
      <w:r w:rsidR="00175354" w:rsidRPr="005B1A00">
        <w:rPr>
          <w:rFonts w:cs="Times New Roman"/>
          <w:b/>
          <w:bCs/>
          <w:sz w:val="24"/>
          <w:szCs w:val="24"/>
        </w:rPr>
        <w:t>g</w:t>
      </w:r>
      <w:proofErr w:type="gramStart"/>
      <w:r w:rsidR="00175354" w:rsidRPr="005B1A00">
        <w:rPr>
          <w:rFonts w:cs="Times New Roman"/>
          <w:b/>
          <w:bCs/>
          <w:sz w:val="24"/>
          <w:szCs w:val="24"/>
        </w:rPr>
        <w:t>…..</w:t>
      </w:r>
      <w:proofErr w:type="gramEnd"/>
    </w:p>
    <w:p w14:paraId="61762AC1" w14:textId="77777777" w:rsidR="008E3F60" w:rsidRPr="005B1A00" w:rsidRDefault="008E3F60" w:rsidP="008E3F60">
      <w:pPr>
        <w:spacing w:line="276" w:lineRule="auto"/>
        <w:rPr>
          <w:rFonts w:cs="Times New Roman"/>
          <w:b/>
          <w:bCs/>
          <w:sz w:val="24"/>
          <w:szCs w:val="24"/>
        </w:rPr>
      </w:pPr>
      <w:r w:rsidRPr="005B1A00">
        <w:rPr>
          <w:rFonts w:cs="Times New Roman"/>
          <w:b/>
          <w:bCs/>
          <w:sz w:val="24"/>
          <w:szCs w:val="24"/>
          <w:u w:val="single"/>
        </w:rPr>
        <w:t>4. Finding the Length of String</w:t>
      </w:r>
    </w:p>
    <w:p w14:paraId="7526C1E6" w14:textId="4FDF9205" w:rsidR="008F4456" w:rsidRPr="005B1A00" w:rsidRDefault="008E3F60" w:rsidP="009B2092">
      <w:pPr>
        <w:spacing w:line="276" w:lineRule="auto"/>
        <w:rPr>
          <w:rFonts w:cs="Times New Roman"/>
          <w:sz w:val="24"/>
          <w:szCs w:val="24"/>
        </w:rPr>
      </w:pPr>
      <w:r w:rsidRPr="005B1A00">
        <w:rPr>
          <w:rFonts w:cs="Times New Roman"/>
          <w:sz w:val="24"/>
          <w:szCs w:val="24"/>
        </w:rPr>
        <w:t>One of the most general operations on String is to find the length/size of a given string. Length is defined as the number of characters in a string is called the length of that string.</w:t>
      </w:r>
    </w:p>
    <w:p w14:paraId="2435BF1F" w14:textId="77777777" w:rsidR="002C7A08" w:rsidRPr="005B1A00" w:rsidRDefault="002C7A08" w:rsidP="002C7A08">
      <w:pPr>
        <w:spacing w:line="276" w:lineRule="auto"/>
        <w:rPr>
          <w:rFonts w:cs="Times New Roman"/>
          <w:b/>
          <w:bCs/>
          <w:sz w:val="24"/>
          <w:szCs w:val="24"/>
        </w:rPr>
      </w:pPr>
      <w:r w:rsidRPr="005B1A00">
        <w:rPr>
          <w:rFonts w:cs="Times New Roman"/>
          <w:b/>
          <w:bCs/>
          <w:sz w:val="24"/>
          <w:szCs w:val="24"/>
        </w:rPr>
        <w:t>a) Length of string without using any inbuilt methods: </w:t>
      </w:r>
    </w:p>
    <w:p w14:paraId="743E8D06"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stdio.h</w:t>
      </w:r>
      <w:proofErr w:type="spellEnd"/>
      <w:r w:rsidRPr="00BA1915">
        <w:rPr>
          <w:rFonts w:ascii="Consolas" w:eastAsia="Times New Roman" w:hAnsi="Consolas" w:cs="Times New Roman"/>
          <w:color w:val="CE9178"/>
          <w:kern w:val="0"/>
          <w:sz w:val="16"/>
          <w:szCs w:val="16"/>
          <w:lang w:eastAsia="en-IN" w:bidi="hi-IN"/>
          <w14:ligatures w14:val="none"/>
        </w:rPr>
        <w:t>&gt;</w:t>
      </w:r>
    </w:p>
    <w:p w14:paraId="1EB51B6A"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conio.h</w:t>
      </w:r>
      <w:proofErr w:type="spellEnd"/>
      <w:r w:rsidRPr="00BA1915">
        <w:rPr>
          <w:rFonts w:ascii="Consolas" w:eastAsia="Times New Roman" w:hAnsi="Consolas" w:cs="Times New Roman"/>
          <w:color w:val="CE9178"/>
          <w:kern w:val="0"/>
          <w:sz w:val="16"/>
          <w:szCs w:val="16"/>
          <w:lang w:eastAsia="en-IN" w:bidi="hi-IN"/>
          <w14:ligatures w14:val="none"/>
        </w:rPr>
        <w:t>&gt;</w:t>
      </w:r>
    </w:p>
    <w:p w14:paraId="24E98235"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2D34F6C8"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569CD6"/>
          <w:kern w:val="0"/>
          <w:sz w:val="16"/>
          <w:szCs w:val="16"/>
          <w:lang w:eastAsia="en-IN" w:bidi="hi-IN"/>
          <w14:ligatures w14:val="none"/>
        </w:rPr>
        <w:t>void</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DCDCAA"/>
          <w:kern w:val="0"/>
          <w:sz w:val="16"/>
          <w:szCs w:val="16"/>
          <w:lang w:eastAsia="en-IN" w:bidi="hi-IN"/>
          <w14:ligatures w14:val="none"/>
        </w:rPr>
        <w:t>main</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63EC3417"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77974399"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char</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B5CEA8"/>
          <w:kern w:val="0"/>
          <w:sz w:val="16"/>
          <w:szCs w:val="16"/>
          <w:lang w:eastAsia="en-IN" w:bidi="hi-IN"/>
          <w14:ligatures w14:val="none"/>
        </w:rPr>
        <w:t>100</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Declare a character array to store the input string</w:t>
      </w:r>
    </w:p>
    <w:p w14:paraId="01093E58"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"Write a program to find the length of a string manually...</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5AA96FE3"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"Enter the word: "</w:t>
      </w:r>
      <w:r w:rsidRPr="00BA1915">
        <w:rPr>
          <w:rFonts w:ascii="Consolas" w:eastAsia="Times New Roman" w:hAnsi="Consolas" w:cs="Times New Roman"/>
          <w:color w:val="CCCCCC"/>
          <w:kern w:val="0"/>
          <w:sz w:val="16"/>
          <w:szCs w:val="16"/>
          <w:lang w:eastAsia="en-IN" w:bidi="hi-IN"/>
          <w14:ligatures w14:val="none"/>
        </w:rPr>
        <w:t>);</w:t>
      </w:r>
    </w:p>
    <w:p w14:paraId="313640F7"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09671F72"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CDCAA"/>
          <w:kern w:val="0"/>
          <w:sz w:val="16"/>
          <w:szCs w:val="16"/>
          <w:lang w:eastAsia="en-IN" w:bidi="hi-IN"/>
          <w14:ligatures w14:val="none"/>
        </w:rPr>
        <w:t>gets</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Takes the input string from the user (consider replacing `</w:t>
      </w:r>
      <w:proofErr w:type="gramStart"/>
      <w:r w:rsidRPr="00BA1915">
        <w:rPr>
          <w:rFonts w:ascii="Consolas" w:eastAsia="Times New Roman" w:hAnsi="Consolas" w:cs="Times New Roman"/>
          <w:color w:val="6A9955"/>
          <w:kern w:val="0"/>
          <w:sz w:val="16"/>
          <w:szCs w:val="16"/>
          <w:lang w:eastAsia="en-IN" w:bidi="hi-IN"/>
          <w14:ligatures w14:val="none"/>
        </w:rPr>
        <w:t>gets(</w:t>
      </w:r>
      <w:proofErr w:type="gramEnd"/>
      <w:r w:rsidRPr="00BA1915">
        <w:rPr>
          <w:rFonts w:ascii="Consolas" w:eastAsia="Times New Roman" w:hAnsi="Consolas" w:cs="Times New Roman"/>
          <w:color w:val="6A9955"/>
          <w:kern w:val="0"/>
          <w:sz w:val="16"/>
          <w:szCs w:val="16"/>
          <w:lang w:eastAsia="en-IN" w:bidi="hi-IN"/>
          <w14:ligatures w14:val="none"/>
        </w:rPr>
        <w:t>)` with `</w:t>
      </w:r>
      <w:proofErr w:type="spellStart"/>
      <w:r w:rsidRPr="00BA1915">
        <w:rPr>
          <w:rFonts w:ascii="Consolas" w:eastAsia="Times New Roman" w:hAnsi="Consolas" w:cs="Times New Roman"/>
          <w:color w:val="6A9955"/>
          <w:kern w:val="0"/>
          <w:sz w:val="16"/>
          <w:szCs w:val="16"/>
          <w:lang w:eastAsia="en-IN" w:bidi="hi-IN"/>
          <w14:ligatures w14:val="none"/>
        </w:rPr>
        <w:t>fgets</w:t>
      </w:r>
      <w:proofErr w:type="spellEnd"/>
      <w:r w:rsidRPr="00BA1915">
        <w:rPr>
          <w:rFonts w:ascii="Consolas" w:eastAsia="Times New Roman" w:hAnsi="Consolas" w:cs="Times New Roman"/>
          <w:color w:val="6A9955"/>
          <w:kern w:val="0"/>
          <w:sz w:val="16"/>
          <w:szCs w:val="16"/>
          <w:lang w:eastAsia="en-IN" w:bidi="hi-IN"/>
          <w14:ligatures w14:val="none"/>
        </w:rPr>
        <w:t>()` for safety)</w:t>
      </w:r>
    </w:p>
    <w:p w14:paraId="542E187A"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076DE5C7"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Calculate the length of the string manually without using `</w:t>
      </w:r>
      <w:proofErr w:type="spellStart"/>
      <w:proofErr w:type="gramStart"/>
      <w:r w:rsidRPr="00BA1915">
        <w:rPr>
          <w:rFonts w:ascii="Consolas" w:eastAsia="Times New Roman" w:hAnsi="Consolas" w:cs="Times New Roman"/>
          <w:color w:val="6A9955"/>
          <w:kern w:val="0"/>
          <w:sz w:val="16"/>
          <w:szCs w:val="16"/>
          <w:lang w:eastAsia="en-IN" w:bidi="hi-IN"/>
          <w14:ligatures w14:val="none"/>
        </w:rPr>
        <w:t>strlen</w:t>
      </w:r>
      <w:proofErr w:type="spellEnd"/>
      <w:r w:rsidRPr="00BA1915">
        <w:rPr>
          <w:rFonts w:ascii="Consolas" w:eastAsia="Times New Roman" w:hAnsi="Consolas" w:cs="Times New Roman"/>
          <w:color w:val="6A9955"/>
          <w:kern w:val="0"/>
          <w:sz w:val="16"/>
          <w:szCs w:val="16"/>
          <w:lang w:eastAsia="en-IN" w:bidi="hi-IN"/>
          <w14:ligatures w14:val="none"/>
        </w:rPr>
        <w:t>(</w:t>
      </w:r>
      <w:proofErr w:type="gramEnd"/>
      <w:r w:rsidRPr="00BA1915">
        <w:rPr>
          <w:rFonts w:ascii="Consolas" w:eastAsia="Times New Roman" w:hAnsi="Consolas" w:cs="Times New Roman"/>
          <w:color w:val="6A9955"/>
          <w:kern w:val="0"/>
          <w:sz w:val="16"/>
          <w:szCs w:val="16"/>
          <w:lang w:eastAsia="en-IN" w:bidi="hi-IN"/>
          <w14:ligatures w14:val="none"/>
        </w:rPr>
        <w:t>)`</w:t>
      </w:r>
    </w:p>
    <w:p w14:paraId="1E14B486"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B5CEA8"/>
          <w:kern w:val="0"/>
          <w:sz w:val="16"/>
          <w:szCs w:val="16"/>
          <w:lang w:eastAsia="en-IN" w:bidi="hi-IN"/>
          <w14:ligatures w14:val="none"/>
        </w:rPr>
        <w:t>0</w:t>
      </w:r>
      <w:r w:rsidRPr="00BA1915">
        <w:rPr>
          <w:rFonts w:ascii="Consolas" w:eastAsia="Times New Roman" w:hAnsi="Consolas" w:cs="Times New Roman"/>
          <w:color w:val="CCCCCC"/>
          <w:kern w:val="0"/>
          <w:sz w:val="16"/>
          <w:szCs w:val="16"/>
          <w:lang w:eastAsia="en-IN" w:bidi="hi-IN"/>
          <w14:ligatures w14:val="none"/>
        </w:rPr>
        <w:t>;</w:t>
      </w:r>
    </w:p>
    <w:p w14:paraId="1B5E391F"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586C0"/>
          <w:kern w:val="0"/>
          <w:sz w:val="16"/>
          <w:szCs w:val="16"/>
          <w:lang w:eastAsia="en-IN" w:bidi="hi-IN"/>
          <w14:ligatures w14:val="none"/>
        </w:rPr>
        <w:t>while</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proofErr w:type="gramStart"/>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proofErr w:type="gram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D7BA7D"/>
          <w:kern w:val="0"/>
          <w:sz w:val="16"/>
          <w:szCs w:val="16"/>
          <w:lang w:eastAsia="en-IN" w:bidi="hi-IN"/>
          <w14:ligatures w14:val="none"/>
        </w:rPr>
        <w:t>\0</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Loop through the string until the null terminator is reached</w:t>
      </w:r>
    </w:p>
    <w:p w14:paraId="08C215D5"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18CC4F5E"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Increment the counter for each character</w:t>
      </w:r>
    </w:p>
    <w:p w14:paraId="710D8B75"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w:t>
      </w:r>
    </w:p>
    <w:p w14:paraId="2FABFE31"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"The length of the sentence is: </w:t>
      </w:r>
      <w:r w:rsidRPr="00BA1915">
        <w:rPr>
          <w:rFonts w:ascii="Consolas" w:eastAsia="Times New Roman" w:hAnsi="Consolas" w:cs="Times New Roman"/>
          <w:color w:val="9CDCFE"/>
          <w:kern w:val="0"/>
          <w:sz w:val="16"/>
          <w:szCs w:val="16"/>
          <w:lang w:eastAsia="en-IN" w:bidi="hi-IN"/>
          <w14:ligatures w14:val="none"/>
        </w:rPr>
        <w:t>%d</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i</w:t>
      </w:r>
      <w:proofErr w:type="spellEnd"/>
      <w:r w:rsidRPr="00BA1915">
        <w:rPr>
          <w:rFonts w:ascii="Consolas" w:eastAsia="Times New Roman" w:hAnsi="Consolas" w:cs="Times New Roman"/>
          <w:color w:val="CCCCCC"/>
          <w:kern w:val="0"/>
          <w:sz w:val="16"/>
          <w:szCs w:val="16"/>
          <w:lang w:eastAsia="en-IN" w:bidi="hi-IN"/>
          <w14:ligatures w14:val="none"/>
        </w:rPr>
        <w:t>);</w:t>
      </w:r>
    </w:p>
    <w:p w14:paraId="74436CD9"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getch</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59B3B2DF" w14:textId="77777777" w:rsidR="00445C36" w:rsidRPr="00BA1915" w:rsidRDefault="00445C36" w:rsidP="00445C36">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5DE20088" w14:textId="77777777" w:rsidR="00445C36" w:rsidRPr="005B1A00" w:rsidRDefault="00445C36" w:rsidP="00445C36">
      <w:pPr>
        <w:shd w:val="clear" w:color="auto" w:fill="1F1F1F"/>
        <w:spacing w:after="0" w:line="285" w:lineRule="atLeast"/>
        <w:rPr>
          <w:rFonts w:eastAsia="Times New Roman" w:cs="Times New Roman"/>
          <w:color w:val="CCCCCC"/>
          <w:kern w:val="0"/>
          <w:sz w:val="21"/>
          <w:szCs w:val="21"/>
          <w:lang w:eastAsia="en-IN" w:bidi="hi-IN"/>
          <w14:ligatures w14:val="none"/>
        </w:rPr>
      </w:pPr>
    </w:p>
    <w:p w14:paraId="27179618" w14:textId="77777777" w:rsidR="009B2092" w:rsidRPr="005B1A00" w:rsidRDefault="009B2092" w:rsidP="009B2092">
      <w:pPr>
        <w:spacing w:line="276" w:lineRule="auto"/>
        <w:rPr>
          <w:rFonts w:cs="Times New Roman"/>
          <w:sz w:val="24"/>
          <w:szCs w:val="24"/>
        </w:rPr>
      </w:pPr>
    </w:p>
    <w:p w14:paraId="5B4D10A8" w14:textId="77777777" w:rsidR="005F71C0" w:rsidRPr="005B1A00" w:rsidRDefault="005F71C0" w:rsidP="005F71C0">
      <w:pPr>
        <w:spacing w:line="276" w:lineRule="auto"/>
        <w:rPr>
          <w:rFonts w:cs="Times New Roman"/>
          <w:b/>
          <w:bCs/>
          <w:sz w:val="24"/>
          <w:szCs w:val="24"/>
        </w:rPr>
      </w:pPr>
      <w:r w:rsidRPr="005B1A00">
        <w:rPr>
          <w:rFonts w:cs="Times New Roman"/>
          <w:b/>
          <w:bCs/>
          <w:sz w:val="24"/>
          <w:szCs w:val="24"/>
        </w:rPr>
        <w:t>b) Length of string using inbuilt methods:</w:t>
      </w:r>
    </w:p>
    <w:p w14:paraId="30B7500D"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stdio.h</w:t>
      </w:r>
      <w:proofErr w:type="spellEnd"/>
      <w:r w:rsidRPr="00BA1915">
        <w:rPr>
          <w:rFonts w:ascii="Consolas" w:eastAsia="Times New Roman" w:hAnsi="Consolas" w:cs="Times New Roman"/>
          <w:color w:val="CE9178"/>
          <w:kern w:val="0"/>
          <w:sz w:val="16"/>
          <w:szCs w:val="16"/>
          <w:lang w:eastAsia="en-IN" w:bidi="hi-IN"/>
          <w14:ligatures w14:val="none"/>
        </w:rPr>
        <w:t>&gt;</w:t>
      </w:r>
    </w:p>
    <w:p w14:paraId="0386C138"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conio.h</w:t>
      </w:r>
      <w:proofErr w:type="spellEnd"/>
      <w:r w:rsidRPr="00BA1915">
        <w:rPr>
          <w:rFonts w:ascii="Consolas" w:eastAsia="Times New Roman" w:hAnsi="Consolas" w:cs="Times New Roman"/>
          <w:color w:val="CE9178"/>
          <w:kern w:val="0"/>
          <w:sz w:val="16"/>
          <w:szCs w:val="16"/>
          <w:lang w:eastAsia="en-IN" w:bidi="hi-IN"/>
          <w14:ligatures w14:val="none"/>
        </w:rPr>
        <w:t>&gt;</w:t>
      </w:r>
    </w:p>
    <w:p w14:paraId="63AF2130"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586C0"/>
          <w:kern w:val="0"/>
          <w:sz w:val="16"/>
          <w:szCs w:val="16"/>
          <w:lang w:eastAsia="en-IN" w:bidi="hi-IN"/>
          <w14:ligatures w14:val="none"/>
        </w:rPr>
        <w:t>#include</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&lt;</w:t>
      </w:r>
      <w:proofErr w:type="spellStart"/>
      <w:r w:rsidRPr="00BA1915">
        <w:rPr>
          <w:rFonts w:ascii="Consolas" w:eastAsia="Times New Roman" w:hAnsi="Consolas" w:cs="Times New Roman"/>
          <w:color w:val="CE9178"/>
          <w:kern w:val="0"/>
          <w:sz w:val="16"/>
          <w:szCs w:val="16"/>
          <w:lang w:eastAsia="en-IN" w:bidi="hi-IN"/>
          <w14:ligatures w14:val="none"/>
        </w:rPr>
        <w:t>string.h</w:t>
      </w:r>
      <w:proofErr w:type="spellEnd"/>
      <w:r w:rsidRPr="00BA1915">
        <w:rPr>
          <w:rFonts w:ascii="Consolas" w:eastAsia="Times New Roman" w:hAnsi="Consolas" w:cs="Times New Roman"/>
          <w:color w:val="CE9178"/>
          <w:kern w:val="0"/>
          <w:sz w:val="16"/>
          <w:szCs w:val="16"/>
          <w:lang w:eastAsia="en-IN" w:bidi="hi-IN"/>
          <w14:ligatures w14:val="none"/>
        </w:rPr>
        <w:t>&gt;</w:t>
      </w:r>
      <w:r w:rsidRPr="00BA1915">
        <w:rPr>
          <w:rFonts w:ascii="Consolas" w:eastAsia="Times New Roman" w:hAnsi="Consolas" w:cs="Times New Roman"/>
          <w:color w:val="569CD6"/>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Header file for `</w:t>
      </w:r>
      <w:proofErr w:type="spellStart"/>
      <w:r w:rsidRPr="00BA1915">
        <w:rPr>
          <w:rFonts w:ascii="Consolas" w:eastAsia="Times New Roman" w:hAnsi="Consolas" w:cs="Times New Roman"/>
          <w:color w:val="6A9955"/>
          <w:kern w:val="0"/>
          <w:sz w:val="16"/>
          <w:szCs w:val="16"/>
          <w:lang w:eastAsia="en-IN" w:bidi="hi-IN"/>
          <w14:ligatures w14:val="none"/>
        </w:rPr>
        <w:t>strlen</w:t>
      </w:r>
      <w:proofErr w:type="spellEnd"/>
      <w:r w:rsidRPr="00BA1915">
        <w:rPr>
          <w:rFonts w:ascii="Consolas" w:eastAsia="Times New Roman" w:hAnsi="Consolas" w:cs="Times New Roman"/>
          <w:color w:val="6A9955"/>
          <w:kern w:val="0"/>
          <w:sz w:val="16"/>
          <w:szCs w:val="16"/>
          <w:lang w:eastAsia="en-IN" w:bidi="hi-IN"/>
          <w14:ligatures w14:val="none"/>
        </w:rPr>
        <w:t>`</w:t>
      </w:r>
    </w:p>
    <w:p w14:paraId="50990FD8"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1B01B068"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569CD6"/>
          <w:kern w:val="0"/>
          <w:sz w:val="16"/>
          <w:szCs w:val="16"/>
          <w:lang w:eastAsia="en-IN" w:bidi="hi-IN"/>
          <w14:ligatures w14:val="none"/>
        </w:rPr>
        <w:t>void</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DCDCAA"/>
          <w:kern w:val="0"/>
          <w:sz w:val="16"/>
          <w:szCs w:val="16"/>
          <w:lang w:eastAsia="en-IN" w:bidi="hi-IN"/>
          <w14:ligatures w14:val="none"/>
        </w:rPr>
        <w:t>main</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2AD93E94"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6B428177"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char</w:t>
      </w:r>
      <w:r w:rsidRPr="00BA1915">
        <w:rPr>
          <w:rFonts w:ascii="Consolas" w:eastAsia="Times New Roman" w:hAnsi="Consolas" w:cs="Times New Roman"/>
          <w:color w:val="CCCCCC"/>
          <w:kern w:val="0"/>
          <w:sz w:val="16"/>
          <w:szCs w:val="16"/>
          <w:lang w:eastAsia="en-IN" w:bidi="hi-IN"/>
          <w14:ligatures w14:val="none"/>
        </w:rPr>
        <w:t xml:space="preserve"> </w:t>
      </w:r>
      <w:proofErr w:type="gramStart"/>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B5CEA8"/>
          <w:kern w:val="0"/>
          <w:sz w:val="16"/>
          <w:szCs w:val="16"/>
          <w:lang w:eastAsia="en-IN" w:bidi="hi-IN"/>
          <w14:ligatures w14:val="none"/>
        </w:rPr>
        <w:t>100</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Declare a character array to store the input string</w:t>
      </w:r>
    </w:p>
    <w:p w14:paraId="716D99EE"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"Write a program to find the length of a string using `</w:t>
      </w:r>
      <w:proofErr w:type="spellStart"/>
      <w:r w:rsidRPr="00BA1915">
        <w:rPr>
          <w:rFonts w:ascii="Consolas" w:eastAsia="Times New Roman" w:hAnsi="Consolas" w:cs="Times New Roman"/>
          <w:color w:val="CE9178"/>
          <w:kern w:val="0"/>
          <w:sz w:val="16"/>
          <w:szCs w:val="16"/>
          <w:lang w:eastAsia="en-IN" w:bidi="hi-IN"/>
          <w14:ligatures w14:val="none"/>
        </w:rPr>
        <w:t>strlen</w:t>
      </w:r>
      <w:proofErr w:type="spellEnd"/>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w:t>
      </w:r>
    </w:p>
    <w:p w14:paraId="14B7284A"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"Enter the word: "</w:t>
      </w:r>
      <w:r w:rsidRPr="00BA1915">
        <w:rPr>
          <w:rFonts w:ascii="Consolas" w:eastAsia="Times New Roman" w:hAnsi="Consolas" w:cs="Times New Roman"/>
          <w:color w:val="CCCCCC"/>
          <w:kern w:val="0"/>
          <w:sz w:val="16"/>
          <w:szCs w:val="16"/>
          <w:lang w:eastAsia="en-IN" w:bidi="hi-IN"/>
          <w14:ligatures w14:val="none"/>
        </w:rPr>
        <w:t>);</w:t>
      </w:r>
    </w:p>
    <w:p w14:paraId="519156DA"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4FBDDD55"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CDCAA"/>
          <w:kern w:val="0"/>
          <w:sz w:val="16"/>
          <w:szCs w:val="16"/>
          <w:lang w:eastAsia="en-IN" w:bidi="hi-IN"/>
          <w14:ligatures w14:val="none"/>
        </w:rPr>
        <w:t>gets</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6A9955"/>
          <w:kern w:val="0"/>
          <w:sz w:val="16"/>
          <w:szCs w:val="16"/>
          <w:lang w:eastAsia="en-IN" w:bidi="hi-IN"/>
          <w14:ligatures w14:val="none"/>
        </w:rPr>
        <w:t xml:space="preserve"> // Takes the input string from the user (consider replacing `</w:t>
      </w:r>
      <w:proofErr w:type="gramStart"/>
      <w:r w:rsidRPr="00BA1915">
        <w:rPr>
          <w:rFonts w:ascii="Consolas" w:eastAsia="Times New Roman" w:hAnsi="Consolas" w:cs="Times New Roman"/>
          <w:color w:val="6A9955"/>
          <w:kern w:val="0"/>
          <w:sz w:val="16"/>
          <w:szCs w:val="16"/>
          <w:lang w:eastAsia="en-IN" w:bidi="hi-IN"/>
          <w14:ligatures w14:val="none"/>
        </w:rPr>
        <w:t>gets(</w:t>
      </w:r>
      <w:proofErr w:type="gramEnd"/>
      <w:r w:rsidRPr="00BA1915">
        <w:rPr>
          <w:rFonts w:ascii="Consolas" w:eastAsia="Times New Roman" w:hAnsi="Consolas" w:cs="Times New Roman"/>
          <w:color w:val="6A9955"/>
          <w:kern w:val="0"/>
          <w:sz w:val="16"/>
          <w:szCs w:val="16"/>
          <w:lang w:eastAsia="en-IN" w:bidi="hi-IN"/>
          <w14:ligatures w14:val="none"/>
        </w:rPr>
        <w:t>)` with `</w:t>
      </w:r>
      <w:proofErr w:type="spellStart"/>
      <w:r w:rsidRPr="00BA1915">
        <w:rPr>
          <w:rFonts w:ascii="Consolas" w:eastAsia="Times New Roman" w:hAnsi="Consolas" w:cs="Times New Roman"/>
          <w:color w:val="6A9955"/>
          <w:kern w:val="0"/>
          <w:sz w:val="16"/>
          <w:szCs w:val="16"/>
          <w:lang w:eastAsia="en-IN" w:bidi="hi-IN"/>
          <w14:ligatures w14:val="none"/>
        </w:rPr>
        <w:t>fgets</w:t>
      </w:r>
      <w:proofErr w:type="spellEnd"/>
      <w:r w:rsidRPr="00BA1915">
        <w:rPr>
          <w:rFonts w:ascii="Consolas" w:eastAsia="Times New Roman" w:hAnsi="Consolas" w:cs="Times New Roman"/>
          <w:color w:val="6A9955"/>
          <w:kern w:val="0"/>
          <w:sz w:val="16"/>
          <w:szCs w:val="16"/>
          <w:lang w:eastAsia="en-IN" w:bidi="hi-IN"/>
          <w14:ligatures w14:val="none"/>
        </w:rPr>
        <w:t>()` for safety)</w:t>
      </w:r>
    </w:p>
    <w:p w14:paraId="41E0F48C"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p>
    <w:p w14:paraId="6E12838F"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6A9955"/>
          <w:kern w:val="0"/>
          <w:sz w:val="16"/>
          <w:szCs w:val="16"/>
          <w:lang w:eastAsia="en-IN" w:bidi="hi-IN"/>
          <w14:ligatures w14:val="none"/>
        </w:rPr>
        <w:t>// Calculate the length of the string using the built-in `</w:t>
      </w:r>
      <w:proofErr w:type="spellStart"/>
      <w:proofErr w:type="gramStart"/>
      <w:r w:rsidRPr="00BA1915">
        <w:rPr>
          <w:rFonts w:ascii="Consolas" w:eastAsia="Times New Roman" w:hAnsi="Consolas" w:cs="Times New Roman"/>
          <w:color w:val="6A9955"/>
          <w:kern w:val="0"/>
          <w:sz w:val="16"/>
          <w:szCs w:val="16"/>
          <w:lang w:eastAsia="en-IN" w:bidi="hi-IN"/>
          <w14:ligatures w14:val="none"/>
        </w:rPr>
        <w:t>strlen</w:t>
      </w:r>
      <w:proofErr w:type="spellEnd"/>
      <w:r w:rsidRPr="00BA1915">
        <w:rPr>
          <w:rFonts w:ascii="Consolas" w:eastAsia="Times New Roman" w:hAnsi="Consolas" w:cs="Times New Roman"/>
          <w:color w:val="6A9955"/>
          <w:kern w:val="0"/>
          <w:sz w:val="16"/>
          <w:szCs w:val="16"/>
          <w:lang w:eastAsia="en-IN" w:bidi="hi-IN"/>
          <w14:ligatures w14:val="none"/>
        </w:rPr>
        <w:t>(</w:t>
      </w:r>
      <w:proofErr w:type="gramEnd"/>
      <w:r w:rsidRPr="00BA1915">
        <w:rPr>
          <w:rFonts w:ascii="Consolas" w:eastAsia="Times New Roman" w:hAnsi="Consolas" w:cs="Times New Roman"/>
          <w:color w:val="6A9955"/>
          <w:kern w:val="0"/>
          <w:sz w:val="16"/>
          <w:szCs w:val="16"/>
          <w:lang w:eastAsia="en-IN" w:bidi="hi-IN"/>
          <w14:ligatures w14:val="none"/>
        </w:rPr>
        <w:t>)` function</w:t>
      </w:r>
    </w:p>
    <w:p w14:paraId="574E09F2"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569CD6"/>
          <w:kern w:val="0"/>
          <w:sz w:val="16"/>
          <w:szCs w:val="16"/>
          <w:lang w:eastAsia="en-IN" w:bidi="hi-IN"/>
          <w14:ligatures w14:val="none"/>
        </w:rPr>
        <w:t>int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len</w:t>
      </w:r>
      <w:proofErr w:type="spellEnd"/>
      <w:r w:rsidRPr="00BA1915">
        <w:rPr>
          <w:rFonts w:ascii="Consolas" w:eastAsia="Times New Roman" w:hAnsi="Consolas" w:cs="Times New Roman"/>
          <w:color w:val="CCCCCC"/>
          <w:kern w:val="0"/>
          <w:sz w:val="16"/>
          <w:szCs w:val="16"/>
          <w:lang w:eastAsia="en-IN" w:bidi="hi-IN"/>
          <w14:ligatures w14:val="none"/>
        </w:rPr>
        <w:t xml:space="preserve"> </w:t>
      </w:r>
      <w:r w:rsidRPr="00BA1915">
        <w:rPr>
          <w:rFonts w:ascii="Consolas" w:eastAsia="Times New Roman" w:hAnsi="Consolas" w:cs="Times New Roman"/>
          <w:color w:val="D4D4D4"/>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DCDCAA"/>
          <w:kern w:val="0"/>
          <w:sz w:val="16"/>
          <w:szCs w:val="16"/>
          <w:lang w:eastAsia="en-IN" w:bidi="hi-IN"/>
          <w14:ligatures w14:val="none"/>
        </w:rPr>
        <w:t>strlen</w:t>
      </w:r>
      <w:proofErr w:type="spellEnd"/>
      <w:r w:rsidRPr="00BA1915">
        <w:rPr>
          <w:rFonts w:ascii="Consolas" w:eastAsia="Times New Roman" w:hAnsi="Consolas" w:cs="Times New Roman"/>
          <w:color w:val="CCCCCC"/>
          <w:kern w:val="0"/>
          <w:sz w:val="16"/>
          <w:szCs w:val="16"/>
          <w:lang w:eastAsia="en-IN" w:bidi="hi-IN"/>
          <w14:ligatures w14:val="none"/>
        </w:rPr>
        <w:t>(</w:t>
      </w:r>
      <w:r w:rsidRPr="00BA1915">
        <w:rPr>
          <w:rFonts w:ascii="Consolas" w:eastAsia="Times New Roman" w:hAnsi="Consolas" w:cs="Times New Roman"/>
          <w:color w:val="9CDCFE"/>
          <w:kern w:val="0"/>
          <w:sz w:val="16"/>
          <w:szCs w:val="16"/>
          <w:lang w:eastAsia="en-IN" w:bidi="hi-IN"/>
          <w14:ligatures w14:val="none"/>
        </w:rPr>
        <w:t>word</w:t>
      </w:r>
      <w:r w:rsidRPr="00BA1915">
        <w:rPr>
          <w:rFonts w:ascii="Consolas" w:eastAsia="Times New Roman" w:hAnsi="Consolas" w:cs="Times New Roman"/>
          <w:color w:val="CCCCCC"/>
          <w:kern w:val="0"/>
          <w:sz w:val="16"/>
          <w:szCs w:val="16"/>
          <w:lang w:eastAsia="en-IN" w:bidi="hi-IN"/>
          <w14:ligatures w14:val="none"/>
        </w:rPr>
        <w:t>);</w:t>
      </w:r>
    </w:p>
    <w:p w14:paraId="67E072A3"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printf</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E9178"/>
          <w:kern w:val="0"/>
          <w:sz w:val="16"/>
          <w:szCs w:val="16"/>
          <w:lang w:eastAsia="en-IN" w:bidi="hi-IN"/>
          <w14:ligatures w14:val="none"/>
        </w:rPr>
        <w:t xml:space="preserve">"The length of the sentence is: </w:t>
      </w:r>
      <w:r w:rsidRPr="00BA1915">
        <w:rPr>
          <w:rFonts w:ascii="Consolas" w:eastAsia="Times New Roman" w:hAnsi="Consolas" w:cs="Times New Roman"/>
          <w:color w:val="9CDCFE"/>
          <w:kern w:val="0"/>
          <w:sz w:val="16"/>
          <w:szCs w:val="16"/>
          <w:lang w:eastAsia="en-IN" w:bidi="hi-IN"/>
          <w14:ligatures w14:val="none"/>
        </w:rPr>
        <w:t>%d</w:t>
      </w:r>
      <w:r w:rsidRPr="00BA1915">
        <w:rPr>
          <w:rFonts w:ascii="Consolas" w:eastAsia="Times New Roman" w:hAnsi="Consolas" w:cs="Times New Roman"/>
          <w:color w:val="D7BA7D"/>
          <w:kern w:val="0"/>
          <w:sz w:val="16"/>
          <w:szCs w:val="16"/>
          <w:lang w:eastAsia="en-IN" w:bidi="hi-IN"/>
          <w14:ligatures w14:val="none"/>
        </w:rPr>
        <w:t>\n</w:t>
      </w:r>
      <w:r w:rsidRPr="00BA1915">
        <w:rPr>
          <w:rFonts w:ascii="Consolas" w:eastAsia="Times New Roman" w:hAnsi="Consolas" w:cs="Times New Roman"/>
          <w:color w:val="CE9178"/>
          <w:kern w:val="0"/>
          <w:sz w:val="16"/>
          <w:szCs w:val="16"/>
          <w:lang w:eastAsia="en-IN" w:bidi="hi-IN"/>
          <w14:ligatures w14:val="none"/>
        </w:rPr>
        <w:t>"</w:t>
      </w:r>
      <w:r w:rsidRPr="00BA1915">
        <w:rPr>
          <w:rFonts w:ascii="Consolas" w:eastAsia="Times New Roman" w:hAnsi="Consolas" w:cs="Times New Roman"/>
          <w:color w:val="CCCCCC"/>
          <w:kern w:val="0"/>
          <w:sz w:val="16"/>
          <w:szCs w:val="16"/>
          <w:lang w:eastAsia="en-IN" w:bidi="hi-IN"/>
          <w14:ligatures w14:val="none"/>
        </w:rPr>
        <w:t xml:space="preserve">, </w:t>
      </w:r>
      <w:proofErr w:type="spellStart"/>
      <w:r w:rsidRPr="00BA1915">
        <w:rPr>
          <w:rFonts w:ascii="Consolas" w:eastAsia="Times New Roman" w:hAnsi="Consolas" w:cs="Times New Roman"/>
          <w:color w:val="9CDCFE"/>
          <w:kern w:val="0"/>
          <w:sz w:val="16"/>
          <w:szCs w:val="16"/>
          <w:lang w:eastAsia="en-IN" w:bidi="hi-IN"/>
          <w14:ligatures w14:val="none"/>
        </w:rPr>
        <w:t>len</w:t>
      </w:r>
      <w:proofErr w:type="spellEnd"/>
      <w:r w:rsidRPr="00BA1915">
        <w:rPr>
          <w:rFonts w:ascii="Consolas" w:eastAsia="Times New Roman" w:hAnsi="Consolas" w:cs="Times New Roman"/>
          <w:color w:val="CCCCCC"/>
          <w:kern w:val="0"/>
          <w:sz w:val="16"/>
          <w:szCs w:val="16"/>
          <w:lang w:eastAsia="en-IN" w:bidi="hi-IN"/>
          <w14:ligatures w14:val="none"/>
        </w:rPr>
        <w:t>);</w:t>
      </w:r>
    </w:p>
    <w:p w14:paraId="289ABC5F"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BA1915">
        <w:rPr>
          <w:rFonts w:ascii="Consolas" w:eastAsia="Times New Roman" w:hAnsi="Consolas" w:cs="Times New Roman"/>
          <w:color w:val="DCDCAA"/>
          <w:kern w:val="0"/>
          <w:sz w:val="16"/>
          <w:szCs w:val="16"/>
          <w:lang w:eastAsia="en-IN" w:bidi="hi-IN"/>
          <w14:ligatures w14:val="none"/>
        </w:rPr>
        <w:t>getch</w:t>
      </w:r>
      <w:proofErr w:type="spellEnd"/>
      <w:r w:rsidRPr="00BA1915">
        <w:rPr>
          <w:rFonts w:ascii="Consolas" w:eastAsia="Times New Roman" w:hAnsi="Consolas" w:cs="Times New Roman"/>
          <w:color w:val="CCCCCC"/>
          <w:kern w:val="0"/>
          <w:sz w:val="16"/>
          <w:szCs w:val="16"/>
          <w:lang w:eastAsia="en-IN" w:bidi="hi-IN"/>
          <w14:ligatures w14:val="none"/>
        </w:rPr>
        <w:t>(</w:t>
      </w:r>
      <w:proofErr w:type="gramEnd"/>
      <w:r w:rsidRPr="00BA1915">
        <w:rPr>
          <w:rFonts w:ascii="Consolas" w:eastAsia="Times New Roman" w:hAnsi="Consolas" w:cs="Times New Roman"/>
          <w:color w:val="CCCCCC"/>
          <w:kern w:val="0"/>
          <w:sz w:val="16"/>
          <w:szCs w:val="16"/>
          <w:lang w:eastAsia="en-IN" w:bidi="hi-IN"/>
          <w14:ligatures w14:val="none"/>
        </w:rPr>
        <w:t>);</w:t>
      </w:r>
    </w:p>
    <w:p w14:paraId="5339443B" w14:textId="77777777" w:rsidR="009B1AAC" w:rsidRPr="00BA1915" w:rsidRDefault="009B1AAC" w:rsidP="009B1AAC">
      <w:pPr>
        <w:shd w:val="clear" w:color="auto" w:fill="1F1F1F"/>
        <w:spacing w:after="0" w:line="276" w:lineRule="auto"/>
        <w:rPr>
          <w:rFonts w:ascii="Consolas" w:eastAsia="Times New Roman" w:hAnsi="Consolas" w:cs="Times New Roman"/>
          <w:color w:val="CCCCCC"/>
          <w:kern w:val="0"/>
          <w:sz w:val="16"/>
          <w:szCs w:val="16"/>
          <w:lang w:eastAsia="en-IN" w:bidi="hi-IN"/>
          <w14:ligatures w14:val="none"/>
        </w:rPr>
      </w:pPr>
      <w:r w:rsidRPr="00BA1915">
        <w:rPr>
          <w:rFonts w:ascii="Consolas" w:eastAsia="Times New Roman" w:hAnsi="Consolas" w:cs="Times New Roman"/>
          <w:color w:val="CCCCCC"/>
          <w:kern w:val="0"/>
          <w:sz w:val="16"/>
          <w:szCs w:val="16"/>
          <w:lang w:eastAsia="en-IN" w:bidi="hi-IN"/>
          <w14:ligatures w14:val="none"/>
        </w:rPr>
        <w:t>}</w:t>
      </w:r>
    </w:p>
    <w:p w14:paraId="56FB5C5B" w14:textId="77777777" w:rsidR="009B1AAC" w:rsidRPr="005B1A00" w:rsidRDefault="009B1AAC" w:rsidP="009B1AAC">
      <w:pPr>
        <w:shd w:val="clear" w:color="auto" w:fill="1F1F1F"/>
        <w:spacing w:after="0" w:line="285" w:lineRule="atLeast"/>
        <w:rPr>
          <w:rFonts w:eastAsia="Times New Roman" w:cs="Times New Roman"/>
          <w:color w:val="CCCCCC"/>
          <w:kern w:val="0"/>
          <w:sz w:val="21"/>
          <w:szCs w:val="21"/>
          <w:lang w:eastAsia="en-IN" w:bidi="hi-IN"/>
          <w14:ligatures w14:val="none"/>
        </w:rPr>
      </w:pPr>
    </w:p>
    <w:p w14:paraId="650AE20F" w14:textId="77777777" w:rsidR="00445C36" w:rsidRPr="005B1A00" w:rsidRDefault="00445C36" w:rsidP="009B2092">
      <w:pPr>
        <w:spacing w:line="276" w:lineRule="auto"/>
        <w:rPr>
          <w:rFonts w:cs="Times New Roman"/>
          <w:sz w:val="24"/>
          <w:szCs w:val="24"/>
        </w:rPr>
      </w:pPr>
    </w:p>
    <w:p w14:paraId="6D89A786" w14:textId="78D0CBBC" w:rsidR="0092114D" w:rsidRPr="005B1A00" w:rsidRDefault="0092114D" w:rsidP="0092114D">
      <w:pPr>
        <w:pStyle w:val="Heading1"/>
        <w:numPr>
          <w:ilvl w:val="0"/>
          <w:numId w:val="45"/>
        </w:numPr>
        <w:rPr>
          <w:rFonts w:cs="Times New Roman"/>
          <w:bCs/>
        </w:rPr>
      </w:pPr>
      <w:r w:rsidRPr="005B1A00">
        <w:rPr>
          <w:rFonts w:cs="Times New Roman"/>
          <w:bCs/>
        </w:rPr>
        <w:t>Searching Algorithms.</w:t>
      </w:r>
    </w:p>
    <w:p w14:paraId="28FA697D" w14:textId="1E630805" w:rsidR="00175354" w:rsidRDefault="0092114D" w:rsidP="007141A0">
      <w:pPr>
        <w:ind w:left="360"/>
        <w:rPr>
          <w:rFonts w:cs="Times New Roman"/>
        </w:rPr>
      </w:pPr>
      <w:r w:rsidRPr="005B1A00">
        <w:rPr>
          <w:rFonts w:cs="Times New Roman"/>
          <w:b/>
          <w:bCs/>
        </w:rPr>
        <w:t>Searching algorithms</w:t>
      </w:r>
      <w:r w:rsidRPr="005B1A00">
        <w:rPr>
          <w:rFonts w:cs="Times New Roman"/>
        </w:rPr>
        <w:t> are used to locate specific data within a large set of data. It helps </w:t>
      </w:r>
      <w:r w:rsidRPr="005B1A00">
        <w:rPr>
          <w:rFonts w:cs="Times New Roman"/>
          <w:b/>
          <w:bCs/>
        </w:rPr>
        <w:t>find a target value</w:t>
      </w:r>
      <w:r w:rsidRPr="005B1A00">
        <w:rPr>
          <w:rFonts w:cs="Times New Roman"/>
        </w:rPr>
        <w:t> within the data. There are various types of searching algorithms, each with its own approach and efficiency.</w:t>
      </w:r>
    </w:p>
    <w:p w14:paraId="5F48B752" w14:textId="3EC27604" w:rsidR="007141A0" w:rsidRDefault="00686390" w:rsidP="007141A0">
      <w:pPr>
        <w:ind w:left="360"/>
        <w:rPr>
          <w:rFonts w:cs="Times New Roman"/>
        </w:rPr>
      </w:pPr>
      <w:r w:rsidRPr="00686390">
        <w:rPr>
          <w:rFonts w:cs="Times New Roman"/>
          <w:b/>
          <w:bCs/>
        </w:rPr>
        <w:t>Searching algorithms</w:t>
      </w:r>
      <w:r w:rsidRPr="00686390">
        <w:rPr>
          <w:rFonts w:cs="Times New Roman"/>
        </w:rPr>
        <w:t xml:space="preserve"> are essential tools in computer science used to locate specific items within a collection of </w:t>
      </w:r>
      <w:proofErr w:type="spellStart"/>
      <w:proofErr w:type="gramStart"/>
      <w:r w:rsidRPr="00686390">
        <w:rPr>
          <w:rFonts w:cs="Times New Roman"/>
        </w:rPr>
        <w:t>data.</w:t>
      </w:r>
      <w:r w:rsidR="00DC7D76" w:rsidRPr="00DC7D76">
        <w:rPr>
          <w:rFonts w:cs="Times New Roman"/>
        </w:rPr>
        <w:t>such</w:t>
      </w:r>
      <w:proofErr w:type="spellEnd"/>
      <w:proofErr w:type="gramEnd"/>
      <w:r w:rsidR="00DC7D76" w:rsidRPr="00DC7D76">
        <w:rPr>
          <w:rFonts w:cs="Times New Roman"/>
        </w:rPr>
        <w:t xml:space="preserve"> as </w:t>
      </w:r>
      <w:r w:rsidR="00DC7D76" w:rsidRPr="00DC7D76">
        <w:rPr>
          <w:rFonts w:cs="Times New Roman"/>
          <w:b/>
          <w:bCs/>
        </w:rPr>
        <w:t>databases, web search engines</w:t>
      </w:r>
      <w:r w:rsidR="00DC7D76" w:rsidRPr="00DC7D76">
        <w:rPr>
          <w:rFonts w:cs="Times New Roman"/>
        </w:rPr>
        <w:t>, and more.</w:t>
      </w:r>
    </w:p>
    <w:p w14:paraId="2693B335" w14:textId="5731F2F4" w:rsidR="00F945C4" w:rsidRDefault="00DE119C" w:rsidP="00723CAA">
      <w:pPr>
        <w:pStyle w:val="Heading2"/>
      </w:pPr>
      <w:r>
        <w:t>Basics:</w:t>
      </w:r>
    </w:p>
    <w:p w14:paraId="12D31482" w14:textId="77777777" w:rsidR="00723CAA" w:rsidRPr="00723CAA" w:rsidRDefault="00723CAA" w:rsidP="00205F41">
      <w:pPr>
        <w:pStyle w:val="Heading3"/>
        <w:numPr>
          <w:ilvl w:val="0"/>
          <w:numId w:val="101"/>
        </w:numPr>
        <w:rPr>
          <w:bCs/>
        </w:rPr>
      </w:pPr>
      <w:r w:rsidRPr="00723CAA">
        <w:rPr>
          <w:bCs/>
        </w:rPr>
        <w:t>Linear Search Algorithm</w:t>
      </w:r>
    </w:p>
    <w:p w14:paraId="515A4326" w14:textId="424C3ED6" w:rsidR="009A7C55" w:rsidRDefault="00BE4F7F" w:rsidP="00F26479">
      <w:pPr>
        <w:ind w:left="283"/>
        <w:rPr>
          <w:b/>
        </w:rPr>
      </w:pPr>
      <w:r w:rsidRPr="00BE4F7F">
        <w:t>Given an array, </w:t>
      </w:r>
      <w:proofErr w:type="spellStart"/>
      <w:r w:rsidRPr="00BE4F7F">
        <w:t>arr</w:t>
      </w:r>
      <w:proofErr w:type="spellEnd"/>
      <w:r w:rsidRPr="00BE4F7F">
        <w:t xml:space="preserve"> of n integers, and an integer element x, find whether element x is present in the array. Return the index of the first occurrence of x in the array, or -1 if it </w:t>
      </w:r>
      <w:proofErr w:type="gramStart"/>
      <w:r w:rsidRPr="00BE4F7F">
        <w:t>doesn’t</w:t>
      </w:r>
      <w:proofErr w:type="gramEnd"/>
      <w:r w:rsidRPr="00BE4F7F">
        <w:t xml:space="preserve"> exist.</w:t>
      </w:r>
    </w:p>
    <w:p w14:paraId="0B4A6978" w14:textId="40BCCF93" w:rsidR="00722C3C" w:rsidRDefault="00722C3C" w:rsidP="00722C3C">
      <w:r>
        <w:tab/>
      </w:r>
    </w:p>
    <w:p w14:paraId="28A254A5" w14:textId="5B9C1465" w:rsidR="00722C3C" w:rsidRPr="00722C3C" w:rsidRDefault="00722C3C" w:rsidP="00722C3C">
      <w:pPr>
        <w:pStyle w:val="ListParagraph"/>
        <w:numPr>
          <w:ilvl w:val="0"/>
          <w:numId w:val="28"/>
        </w:numPr>
        <w:rPr>
          <w:i/>
          <w:iCs/>
        </w:rPr>
      </w:pPr>
      <w:r w:rsidRPr="00722C3C">
        <w:rPr>
          <w:b/>
          <w:bCs/>
          <w:i/>
          <w:iCs/>
        </w:rPr>
        <w:t>Input</w:t>
      </w:r>
      <w:r w:rsidRPr="00722C3C">
        <w:rPr>
          <w:i/>
          <w:iCs/>
        </w:rPr>
        <w:t xml:space="preserve">: </w:t>
      </w:r>
      <w:proofErr w:type="spellStart"/>
      <w:proofErr w:type="gramStart"/>
      <w:r w:rsidRPr="00722C3C">
        <w:rPr>
          <w:i/>
          <w:iCs/>
        </w:rPr>
        <w:t>arr</w:t>
      </w:r>
      <w:proofErr w:type="spellEnd"/>
      <w:r w:rsidRPr="00722C3C">
        <w:rPr>
          <w:i/>
          <w:iCs/>
        </w:rPr>
        <w:t>[</w:t>
      </w:r>
      <w:proofErr w:type="gramEnd"/>
      <w:r w:rsidRPr="00722C3C">
        <w:rPr>
          <w:i/>
          <w:iCs/>
        </w:rPr>
        <w:t>] = [1, 2, 3, 4], x = 3</w:t>
      </w:r>
      <w:r w:rsidRPr="00722C3C">
        <w:rPr>
          <w:i/>
          <w:iCs/>
        </w:rPr>
        <w:br/>
      </w:r>
      <w:r w:rsidRPr="00722C3C">
        <w:rPr>
          <w:b/>
          <w:bCs/>
          <w:i/>
          <w:iCs/>
        </w:rPr>
        <w:t>Output</w:t>
      </w:r>
      <w:r w:rsidRPr="00722C3C">
        <w:rPr>
          <w:i/>
          <w:iCs/>
        </w:rPr>
        <w:t>: 2</w:t>
      </w:r>
      <w:r w:rsidRPr="00722C3C">
        <w:rPr>
          <w:i/>
          <w:iCs/>
        </w:rPr>
        <w:br/>
      </w:r>
      <w:r w:rsidRPr="00722C3C">
        <w:rPr>
          <w:b/>
          <w:bCs/>
          <w:i/>
          <w:iCs/>
        </w:rPr>
        <w:lastRenderedPageBreak/>
        <w:t>Explanation</w:t>
      </w:r>
      <w:r w:rsidRPr="00722C3C">
        <w:rPr>
          <w:i/>
          <w:iCs/>
        </w:rPr>
        <w:t>: There is one test case with array as [1, 2, 3 4] and element to be searched as 3. Since 3 is present at index 2, the output is 2.</w:t>
      </w:r>
    </w:p>
    <w:p w14:paraId="7696123C" w14:textId="77777777" w:rsidR="00722C3C" w:rsidRDefault="00722C3C" w:rsidP="00713148">
      <w:pPr>
        <w:pStyle w:val="ListParagraph"/>
        <w:numPr>
          <w:ilvl w:val="0"/>
          <w:numId w:val="28"/>
        </w:numPr>
        <w:rPr>
          <w:i/>
          <w:iCs/>
        </w:rPr>
      </w:pPr>
      <w:r w:rsidRPr="00713148">
        <w:rPr>
          <w:b/>
          <w:bCs/>
          <w:i/>
          <w:iCs/>
        </w:rPr>
        <w:t>Input</w:t>
      </w:r>
      <w:r w:rsidRPr="00713148">
        <w:rPr>
          <w:i/>
          <w:iCs/>
        </w:rPr>
        <w:t xml:space="preserve">: </w:t>
      </w:r>
      <w:proofErr w:type="spellStart"/>
      <w:proofErr w:type="gramStart"/>
      <w:r w:rsidRPr="00713148">
        <w:rPr>
          <w:i/>
          <w:iCs/>
        </w:rPr>
        <w:t>arr</w:t>
      </w:r>
      <w:proofErr w:type="spellEnd"/>
      <w:r w:rsidRPr="00713148">
        <w:rPr>
          <w:i/>
          <w:iCs/>
        </w:rPr>
        <w:t>[</w:t>
      </w:r>
      <w:proofErr w:type="gramEnd"/>
      <w:r w:rsidRPr="00713148">
        <w:rPr>
          <w:i/>
          <w:iCs/>
        </w:rPr>
        <w:t>] = [10, 8, 30, 4, 5], x = 5</w:t>
      </w:r>
      <w:r w:rsidRPr="00713148">
        <w:rPr>
          <w:i/>
          <w:iCs/>
        </w:rPr>
        <w:br/>
      </w:r>
      <w:r w:rsidRPr="00713148">
        <w:rPr>
          <w:b/>
          <w:bCs/>
          <w:i/>
          <w:iCs/>
        </w:rPr>
        <w:t>Output</w:t>
      </w:r>
      <w:r w:rsidRPr="00713148">
        <w:rPr>
          <w:i/>
          <w:iCs/>
        </w:rPr>
        <w:t>: 4</w:t>
      </w:r>
      <w:r w:rsidRPr="00713148">
        <w:rPr>
          <w:i/>
          <w:iCs/>
        </w:rPr>
        <w:br/>
      </w:r>
      <w:r w:rsidRPr="00713148">
        <w:rPr>
          <w:b/>
          <w:bCs/>
          <w:i/>
          <w:iCs/>
        </w:rPr>
        <w:t>Explanation</w:t>
      </w:r>
      <w:r w:rsidRPr="00713148">
        <w:rPr>
          <w:i/>
          <w:iCs/>
        </w:rPr>
        <w:t>: For array [1, 2, 3, 4, 5], the element to be searched is 5 and it is at index 4. So, the output is 4.</w:t>
      </w:r>
    </w:p>
    <w:p w14:paraId="4C87EBEF" w14:textId="77777777" w:rsidR="00713148" w:rsidRPr="00713148" w:rsidRDefault="00713148" w:rsidP="00713148">
      <w:pPr>
        <w:pStyle w:val="ListParagraph"/>
        <w:ind w:left="643"/>
        <w:rPr>
          <w:i/>
          <w:iCs/>
        </w:rPr>
      </w:pPr>
    </w:p>
    <w:p w14:paraId="76466EE5" w14:textId="77777777" w:rsidR="00722C3C" w:rsidRPr="00713148" w:rsidRDefault="00722C3C" w:rsidP="00713148">
      <w:pPr>
        <w:pStyle w:val="ListParagraph"/>
        <w:numPr>
          <w:ilvl w:val="0"/>
          <w:numId w:val="28"/>
        </w:numPr>
        <w:rPr>
          <w:i/>
          <w:iCs/>
        </w:rPr>
      </w:pPr>
      <w:r w:rsidRPr="00713148">
        <w:rPr>
          <w:b/>
          <w:bCs/>
          <w:i/>
          <w:iCs/>
        </w:rPr>
        <w:t>Input</w:t>
      </w:r>
      <w:r w:rsidRPr="00713148">
        <w:rPr>
          <w:i/>
          <w:iCs/>
        </w:rPr>
        <w:t xml:space="preserve">: </w:t>
      </w:r>
      <w:proofErr w:type="spellStart"/>
      <w:proofErr w:type="gramStart"/>
      <w:r w:rsidRPr="00713148">
        <w:rPr>
          <w:i/>
          <w:iCs/>
        </w:rPr>
        <w:t>arr</w:t>
      </w:r>
      <w:proofErr w:type="spellEnd"/>
      <w:r w:rsidRPr="00713148">
        <w:rPr>
          <w:i/>
          <w:iCs/>
        </w:rPr>
        <w:t>[</w:t>
      </w:r>
      <w:proofErr w:type="gramEnd"/>
      <w:r w:rsidRPr="00713148">
        <w:rPr>
          <w:i/>
          <w:iCs/>
        </w:rPr>
        <w:t>] = [10, 8, 30], x = 6</w:t>
      </w:r>
      <w:r w:rsidRPr="00713148">
        <w:rPr>
          <w:i/>
          <w:iCs/>
        </w:rPr>
        <w:br/>
      </w:r>
      <w:r w:rsidRPr="00713148">
        <w:rPr>
          <w:b/>
          <w:bCs/>
          <w:i/>
          <w:iCs/>
        </w:rPr>
        <w:t>Output</w:t>
      </w:r>
      <w:r w:rsidRPr="00713148">
        <w:rPr>
          <w:i/>
          <w:iCs/>
        </w:rPr>
        <w:t>: -1</w:t>
      </w:r>
      <w:r w:rsidRPr="00713148">
        <w:rPr>
          <w:i/>
          <w:iCs/>
        </w:rPr>
        <w:br/>
      </w:r>
      <w:r w:rsidRPr="00713148">
        <w:rPr>
          <w:b/>
          <w:bCs/>
          <w:i/>
          <w:iCs/>
        </w:rPr>
        <w:t>Explanation</w:t>
      </w:r>
      <w:r w:rsidRPr="00713148">
        <w:rPr>
          <w:i/>
          <w:iCs/>
        </w:rPr>
        <w:t xml:space="preserve">: The element to be searched is 6 and </w:t>
      </w:r>
      <w:proofErr w:type="spellStart"/>
      <w:r w:rsidRPr="00713148">
        <w:rPr>
          <w:i/>
          <w:iCs/>
        </w:rPr>
        <w:t>its</w:t>
      </w:r>
      <w:proofErr w:type="spellEnd"/>
      <w:r w:rsidRPr="00713148">
        <w:rPr>
          <w:i/>
          <w:iCs/>
        </w:rPr>
        <w:t xml:space="preserve"> not present, so we return -1.</w:t>
      </w:r>
    </w:p>
    <w:p w14:paraId="4D958791" w14:textId="4470E942" w:rsidR="00722C3C" w:rsidRDefault="00E40F3B" w:rsidP="00722C3C">
      <w:pPr>
        <w:rPr>
          <w:rFonts w:cs="Times New Roman"/>
        </w:rPr>
      </w:pPr>
      <w:r w:rsidRPr="00E40F3B">
        <w:rPr>
          <w:rFonts w:cs="Times New Roman"/>
        </w:rPr>
        <w:t xml:space="preserve">In Linear Search, </w:t>
      </w:r>
      <w:proofErr w:type="gramStart"/>
      <w:r w:rsidRPr="00E40F3B">
        <w:rPr>
          <w:rFonts w:cs="Times New Roman"/>
        </w:rPr>
        <w:t>We</w:t>
      </w:r>
      <w:proofErr w:type="gramEnd"/>
      <w:r w:rsidRPr="00E40F3B">
        <w:rPr>
          <w:rFonts w:cs="Times New Roman"/>
        </w:rPr>
        <w:t xml:space="preserve"> go through each element of the array one by one and check if the current element is equal to the target element. If we find any element to be equal to the target element, then return the index of the current element. Otherwise, if no element is equal to the target element, then return -1 as the element is not found. Linear search is also known as sequential search.</w:t>
      </w:r>
    </w:p>
    <w:p w14:paraId="13BF2A75"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6A9955"/>
          <w:kern w:val="0"/>
          <w:sz w:val="16"/>
          <w:szCs w:val="16"/>
          <w:lang w:eastAsia="en-IN" w:bidi="hi-IN"/>
          <w14:ligatures w14:val="none"/>
        </w:rPr>
        <w:t xml:space="preserve">// Consider the array </w:t>
      </w:r>
      <w:proofErr w:type="spellStart"/>
      <w:proofErr w:type="gramStart"/>
      <w:r w:rsidRPr="00962DED">
        <w:rPr>
          <w:rFonts w:ascii="Consolas" w:eastAsia="Times New Roman" w:hAnsi="Consolas" w:cs="Times New Roman"/>
          <w:color w:val="6A9955"/>
          <w:kern w:val="0"/>
          <w:sz w:val="16"/>
          <w:szCs w:val="16"/>
          <w:lang w:eastAsia="en-IN" w:bidi="hi-IN"/>
          <w14:ligatures w14:val="none"/>
        </w:rPr>
        <w:t>arr</w:t>
      </w:r>
      <w:proofErr w:type="spellEnd"/>
      <w:r w:rsidRPr="00962DED">
        <w:rPr>
          <w:rFonts w:ascii="Consolas" w:eastAsia="Times New Roman" w:hAnsi="Consolas" w:cs="Times New Roman"/>
          <w:color w:val="6A9955"/>
          <w:kern w:val="0"/>
          <w:sz w:val="16"/>
          <w:szCs w:val="16"/>
          <w:lang w:eastAsia="en-IN" w:bidi="hi-IN"/>
          <w14:ligatures w14:val="none"/>
        </w:rPr>
        <w:t>[</w:t>
      </w:r>
      <w:proofErr w:type="gramEnd"/>
      <w:r w:rsidRPr="00962DED">
        <w:rPr>
          <w:rFonts w:ascii="Consolas" w:eastAsia="Times New Roman" w:hAnsi="Consolas" w:cs="Times New Roman"/>
          <w:color w:val="6A9955"/>
          <w:kern w:val="0"/>
          <w:sz w:val="16"/>
          <w:szCs w:val="16"/>
          <w:lang w:eastAsia="en-IN" w:bidi="hi-IN"/>
          <w14:ligatures w14:val="none"/>
        </w:rPr>
        <w:t>] = {10, 50, 30, 70, 80, 20, 90, 40} and Find key = 30</w:t>
      </w:r>
    </w:p>
    <w:p w14:paraId="27CC8207"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586C0"/>
          <w:kern w:val="0"/>
          <w:sz w:val="16"/>
          <w:szCs w:val="16"/>
          <w:lang w:eastAsia="en-IN" w:bidi="hi-IN"/>
          <w14:ligatures w14:val="none"/>
        </w:rPr>
        <w:t>#include</w:t>
      </w:r>
      <w:r w:rsidRPr="00962DED">
        <w:rPr>
          <w:rFonts w:ascii="Consolas" w:eastAsia="Times New Roman" w:hAnsi="Consolas" w:cs="Times New Roman"/>
          <w:color w:val="569CD6"/>
          <w:kern w:val="0"/>
          <w:sz w:val="16"/>
          <w:szCs w:val="16"/>
          <w:lang w:eastAsia="en-IN" w:bidi="hi-IN"/>
          <w14:ligatures w14:val="none"/>
        </w:rPr>
        <w:t xml:space="preserve"> </w:t>
      </w:r>
      <w:r w:rsidRPr="00962DED">
        <w:rPr>
          <w:rFonts w:ascii="Consolas" w:eastAsia="Times New Roman" w:hAnsi="Consolas" w:cs="Times New Roman"/>
          <w:color w:val="CE9178"/>
          <w:kern w:val="0"/>
          <w:sz w:val="16"/>
          <w:szCs w:val="16"/>
          <w:lang w:eastAsia="en-IN" w:bidi="hi-IN"/>
          <w14:ligatures w14:val="none"/>
        </w:rPr>
        <w:t>&lt;</w:t>
      </w:r>
      <w:proofErr w:type="spellStart"/>
      <w:r w:rsidRPr="00962DED">
        <w:rPr>
          <w:rFonts w:ascii="Consolas" w:eastAsia="Times New Roman" w:hAnsi="Consolas" w:cs="Times New Roman"/>
          <w:color w:val="CE9178"/>
          <w:kern w:val="0"/>
          <w:sz w:val="16"/>
          <w:szCs w:val="16"/>
          <w:lang w:eastAsia="en-IN" w:bidi="hi-IN"/>
          <w14:ligatures w14:val="none"/>
        </w:rPr>
        <w:t>stdio.h</w:t>
      </w:r>
      <w:proofErr w:type="spellEnd"/>
      <w:r w:rsidRPr="00962DED">
        <w:rPr>
          <w:rFonts w:ascii="Consolas" w:eastAsia="Times New Roman" w:hAnsi="Consolas" w:cs="Times New Roman"/>
          <w:color w:val="CE9178"/>
          <w:kern w:val="0"/>
          <w:sz w:val="16"/>
          <w:szCs w:val="16"/>
          <w:lang w:eastAsia="en-IN" w:bidi="hi-IN"/>
          <w14:ligatures w14:val="none"/>
        </w:rPr>
        <w:t>&gt;</w:t>
      </w:r>
    </w:p>
    <w:p w14:paraId="6BA510DF"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6851C0B"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569CD6"/>
          <w:kern w:val="0"/>
          <w:sz w:val="16"/>
          <w:szCs w:val="16"/>
          <w:lang w:eastAsia="en-IN" w:bidi="hi-IN"/>
          <w14:ligatures w14:val="none"/>
        </w:rPr>
        <w:t>int</w:t>
      </w:r>
      <w:r w:rsidRPr="00962DED">
        <w:rPr>
          <w:rFonts w:ascii="Consolas" w:eastAsia="Times New Roman" w:hAnsi="Consolas" w:cs="Times New Roman"/>
          <w:color w:val="CCCCCC"/>
          <w:kern w:val="0"/>
          <w:sz w:val="16"/>
          <w:szCs w:val="16"/>
          <w:lang w:eastAsia="en-IN" w:bidi="hi-IN"/>
          <w14:ligatures w14:val="none"/>
        </w:rPr>
        <w:t xml:space="preserve"> </w:t>
      </w:r>
      <w:proofErr w:type="gramStart"/>
      <w:r w:rsidRPr="00962DED">
        <w:rPr>
          <w:rFonts w:ascii="Consolas" w:eastAsia="Times New Roman" w:hAnsi="Consolas" w:cs="Times New Roman"/>
          <w:color w:val="DCDCAA"/>
          <w:kern w:val="0"/>
          <w:sz w:val="16"/>
          <w:szCs w:val="16"/>
          <w:lang w:eastAsia="en-IN" w:bidi="hi-IN"/>
          <w14:ligatures w14:val="none"/>
        </w:rPr>
        <w:t>main</w:t>
      </w:r>
      <w:r w:rsidRPr="00962DED">
        <w:rPr>
          <w:rFonts w:ascii="Consolas" w:eastAsia="Times New Roman" w:hAnsi="Consolas" w:cs="Times New Roman"/>
          <w:color w:val="CCCCCC"/>
          <w:kern w:val="0"/>
          <w:sz w:val="16"/>
          <w:szCs w:val="16"/>
          <w:lang w:eastAsia="en-IN" w:bidi="hi-IN"/>
          <w14:ligatures w14:val="none"/>
        </w:rPr>
        <w:t>(</w:t>
      </w:r>
      <w:proofErr w:type="gramEnd"/>
      <w:r w:rsidRPr="00962DED">
        <w:rPr>
          <w:rFonts w:ascii="Consolas" w:eastAsia="Times New Roman" w:hAnsi="Consolas" w:cs="Times New Roman"/>
          <w:color w:val="CCCCCC"/>
          <w:kern w:val="0"/>
          <w:sz w:val="16"/>
          <w:szCs w:val="16"/>
          <w:lang w:eastAsia="en-IN" w:bidi="hi-IN"/>
          <w14:ligatures w14:val="none"/>
        </w:rPr>
        <w:t>) {</w:t>
      </w:r>
    </w:p>
    <w:p w14:paraId="2B91B487"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569CD6"/>
          <w:kern w:val="0"/>
          <w:sz w:val="16"/>
          <w:szCs w:val="16"/>
          <w:lang w:eastAsia="en-IN" w:bidi="hi-IN"/>
          <w14:ligatures w14:val="none"/>
        </w:rPr>
        <w:t>int</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9CDCFE"/>
          <w:kern w:val="0"/>
          <w:sz w:val="16"/>
          <w:szCs w:val="16"/>
          <w:lang w:eastAsia="en-IN" w:bidi="hi-IN"/>
          <w14:ligatures w14:val="none"/>
        </w:rPr>
        <w:t>key</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30</w:t>
      </w:r>
      <w:r w:rsidRPr="00962DED">
        <w:rPr>
          <w:rFonts w:ascii="Consolas" w:eastAsia="Times New Roman" w:hAnsi="Consolas" w:cs="Times New Roman"/>
          <w:color w:val="CCCCCC"/>
          <w:kern w:val="0"/>
          <w:sz w:val="16"/>
          <w:szCs w:val="16"/>
          <w:lang w:eastAsia="en-IN" w:bidi="hi-IN"/>
          <w14:ligatures w14:val="none"/>
        </w:rPr>
        <w:t>;</w:t>
      </w:r>
      <w:r w:rsidRPr="00962DED">
        <w:rPr>
          <w:rFonts w:ascii="Consolas" w:eastAsia="Times New Roman" w:hAnsi="Consolas" w:cs="Times New Roman"/>
          <w:color w:val="6A9955"/>
          <w:kern w:val="0"/>
          <w:sz w:val="16"/>
          <w:szCs w:val="16"/>
          <w:lang w:eastAsia="en-IN" w:bidi="hi-IN"/>
          <w14:ligatures w14:val="none"/>
        </w:rPr>
        <w:t xml:space="preserve"> // Search element in array</w:t>
      </w:r>
    </w:p>
    <w:p w14:paraId="0FC7736A"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569CD6"/>
          <w:kern w:val="0"/>
          <w:sz w:val="16"/>
          <w:szCs w:val="16"/>
          <w:lang w:eastAsia="en-IN" w:bidi="hi-IN"/>
          <w14:ligatures w14:val="none"/>
        </w:rPr>
        <w:t>int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62DED">
        <w:rPr>
          <w:rFonts w:ascii="Consolas" w:eastAsia="Times New Roman" w:hAnsi="Consolas" w:cs="Times New Roman"/>
          <w:color w:val="9CDCFE"/>
          <w:kern w:val="0"/>
          <w:sz w:val="16"/>
          <w:szCs w:val="16"/>
          <w:lang w:eastAsia="en-IN" w:bidi="hi-IN"/>
          <w14:ligatures w14:val="none"/>
        </w:rPr>
        <w:t>arr</w:t>
      </w:r>
      <w:proofErr w:type="spellEnd"/>
      <w:r w:rsidRPr="00962DED">
        <w:rPr>
          <w:rFonts w:ascii="Consolas" w:eastAsia="Times New Roman" w:hAnsi="Consolas" w:cs="Times New Roman"/>
          <w:color w:val="569CD6"/>
          <w:kern w:val="0"/>
          <w:sz w:val="16"/>
          <w:szCs w:val="16"/>
          <w:lang w:eastAsia="en-IN" w:bidi="hi-IN"/>
          <w14:ligatures w14:val="none"/>
        </w:rPr>
        <w:t>[</w:t>
      </w:r>
      <w:proofErr w:type="gramEnd"/>
      <w:r w:rsidRPr="00962DED">
        <w:rPr>
          <w:rFonts w:ascii="Consolas" w:eastAsia="Times New Roman" w:hAnsi="Consolas" w:cs="Times New Roman"/>
          <w:color w:val="569CD6"/>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10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50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30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70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80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20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90</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40</w:t>
      </w:r>
      <w:r w:rsidRPr="00962DED">
        <w:rPr>
          <w:rFonts w:ascii="Consolas" w:eastAsia="Times New Roman" w:hAnsi="Consolas" w:cs="Times New Roman"/>
          <w:color w:val="CCCCCC"/>
          <w:kern w:val="0"/>
          <w:sz w:val="16"/>
          <w:szCs w:val="16"/>
          <w:lang w:eastAsia="en-IN" w:bidi="hi-IN"/>
          <w14:ligatures w14:val="none"/>
        </w:rPr>
        <w:t>};</w:t>
      </w:r>
    </w:p>
    <w:p w14:paraId="71A37136"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569CD6"/>
          <w:kern w:val="0"/>
          <w:sz w:val="16"/>
          <w:szCs w:val="16"/>
          <w:lang w:eastAsia="en-IN" w:bidi="hi-IN"/>
          <w14:ligatures w14:val="none"/>
        </w:rPr>
        <w:t>int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len</w:t>
      </w:r>
      <w:proofErr w:type="spellEnd"/>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569CD6"/>
          <w:kern w:val="0"/>
          <w:sz w:val="16"/>
          <w:szCs w:val="16"/>
          <w:lang w:eastAsia="en-IN" w:bidi="hi-IN"/>
          <w14:ligatures w14:val="none"/>
        </w:rPr>
        <w:t>sizeof</w:t>
      </w:r>
      <w:proofErr w:type="spellEnd"/>
      <w:r w:rsidRPr="00962DED">
        <w:rPr>
          <w:rFonts w:ascii="Consolas" w:eastAsia="Times New Roman" w:hAnsi="Consolas" w:cs="Times New Roman"/>
          <w:color w:val="CCCCCC"/>
          <w:kern w:val="0"/>
          <w:sz w:val="16"/>
          <w:szCs w:val="16"/>
          <w:lang w:eastAsia="en-IN" w:bidi="hi-IN"/>
          <w14:ligatures w14:val="none"/>
        </w:rPr>
        <w:t>(</w:t>
      </w:r>
      <w:proofErr w:type="spellStart"/>
      <w:r w:rsidRPr="00962DED">
        <w:rPr>
          <w:rFonts w:ascii="Consolas" w:eastAsia="Times New Roman" w:hAnsi="Consolas" w:cs="Times New Roman"/>
          <w:color w:val="9CDCFE"/>
          <w:kern w:val="0"/>
          <w:sz w:val="16"/>
          <w:szCs w:val="16"/>
          <w:lang w:eastAsia="en-IN" w:bidi="hi-IN"/>
          <w14:ligatures w14:val="none"/>
        </w:rPr>
        <w:t>arr</w:t>
      </w:r>
      <w:proofErr w:type="spellEnd"/>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569CD6"/>
          <w:kern w:val="0"/>
          <w:sz w:val="16"/>
          <w:szCs w:val="16"/>
          <w:lang w:eastAsia="en-IN" w:bidi="hi-IN"/>
          <w14:ligatures w14:val="none"/>
        </w:rPr>
        <w:t>sizeof</w:t>
      </w:r>
      <w:proofErr w:type="spellEnd"/>
      <w:r w:rsidRPr="00962DED">
        <w:rPr>
          <w:rFonts w:ascii="Consolas" w:eastAsia="Times New Roman" w:hAnsi="Consolas" w:cs="Times New Roman"/>
          <w:color w:val="CCCCCC"/>
          <w:kern w:val="0"/>
          <w:sz w:val="16"/>
          <w:szCs w:val="16"/>
          <w:lang w:eastAsia="en-IN" w:bidi="hi-IN"/>
          <w14:ligatures w14:val="none"/>
        </w:rPr>
        <w:t>(</w:t>
      </w:r>
      <w:proofErr w:type="spellStart"/>
      <w:proofErr w:type="gramStart"/>
      <w:r w:rsidRPr="00962DED">
        <w:rPr>
          <w:rFonts w:ascii="Consolas" w:eastAsia="Times New Roman" w:hAnsi="Consolas" w:cs="Times New Roman"/>
          <w:color w:val="9CDCFE"/>
          <w:kern w:val="0"/>
          <w:sz w:val="16"/>
          <w:szCs w:val="16"/>
          <w:lang w:eastAsia="en-IN" w:bidi="hi-IN"/>
          <w14:ligatures w14:val="none"/>
        </w:rPr>
        <w:t>arr</w:t>
      </w:r>
      <w:proofErr w:type="spellEnd"/>
      <w:r w:rsidRPr="00962DED">
        <w:rPr>
          <w:rFonts w:ascii="Consolas" w:eastAsia="Times New Roman" w:hAnsi="Consolas" w:cs="Times New Roman"/>
          <w:color w:val="CCCCCC"/>
          <w:kern w:val="0"/>
          <w:sz w:val="16"/>
          <w:szCs w:val="16"/>
          <w:lang w:eastAsia="en-IN" w:bidi="hi-IN"/>
          <w14:ligatures w14:val="none"/>
        </w:rPr>
        <w:t>[</w:t>
      </w:r>
      <w:proofErr w:type="gramEnd"/>
      <w:r w:rsidRPr="00962DED">
        <w:rPr>
          <w:rFonts w:ascii="Consolas" w:eastAsia="Times New Roman" w:hAnsi="Consolas" w:cs="Times New Roman"/>
          <w:color w:val="B5CEA8"/>
          <w:kern w:val="0"/>
          <w:sz w:val="16"/>
          <w:szCs w:val="16"/>
          <w:lang w:eastAsia="en-IN" w:bidi="hi-IN"/>
          <w14:ligatures w14:val="none"/>
        </w:rPr>
        <w:t>0</w:t>
      </w:r>
      <w:r w:rsidRPr="00962DED">
        <w:rPr>
          <w:rFonts w:ascii="Consolas" w:eastAsia="Times New Roman" w:hAnsi="Consolas" w:cs="Times New Roman"/>
          <w:color w:val="CCCCCC"/>
          <w:kern w:val="0"/>
          <w:sz w:val="16"/>
          <w:szCs w:val="16"/>
          <w:lang w:eastAsia="en-IN" w:bidi="hi-IN"/>
          <w14:ligatures w14:val="none"/>
        </w:rPr>
        <w:t>]);</w:t>
      </w:r>
    </w:p>
    <w:p w14:paraId="263B1E4D"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5064936"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C586C0"/>
          <w:kern w:val="0"/>
          <w:sz w:val="16"/>
          <w:szCs w:val="16"/>
          <w:lang w:eastAsia="en-IN" w:bidi="hi-IN"/>
          <w14:ligatures w14:val="none"/>
        </w:rPr>
        <w:t>for</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569CD6"/>
          <w:kern w:val="0"/>
          <w:sz w:val="16"/>
          <w:szCs w:val="16"/>
          <w:lang w:eastAsia="en-IN" w:bidi="hi-IN"/>
          <w14:ligatures w14:val="none"/>
        </w:rPr>
        <w:t>int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i</w:t>
      </w:r>
      <w:proofErr w:type="spellEnd"/>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0</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i</w:t>
      </w:r>
      <w:proofErr w:type="spellEnd"/>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&lt;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len</w:t>
      </w:r>
      <w:proofErr w:type="spellEnd"/>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i</w:t>
      </w:r>
      <w:proofErr w:type="spellEnd"/>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w:t>
      </w:r>
    </w:p>
    <w:p w14:paraId="1D338345"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C586C0"/>
          <w:kern w:val="0"/>
          <w:sz w:val="16"/>
          <w:szCs w:val="16"/>
          <w:lang w:eastAsia="en-IN" w:bidi="hi-IN"/>
          <w14:ligatures w14:val="none"/>
        </w:rPr>
        <w:t>if</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9CDCFE"/>
          <w:kern w:val="0"/>
          <w:sz w:val="16"/>
          <w:szCs w:val="16"/>
          <w:lang w:eastAsia="en-IN" w:bidi="hi-IN"/>
          <w14:ligatures w14:val="none"/>
        </w:rPr>
        <w:t>key</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arr</w:t>
      </w:r>
      <w:proofErr w:type="spellEnd"/>
      <w:r w:rsidRPr="00962DED">
        <w:rPr>
          <w:rFonts w:ascii="Consolas" w:eastAsia="Times New Roman" w:hAnsi="Consolas" w:cs="Times New Roman"/>
          <w:color w:val="CCCCCC"/>
          <w:kern w:val="0"/>
          <w:sz w:val="16"/>
          <w:szCs w:val="16"/>
          <w:lang w:eastAsia="en-IN" w:bidi="hi-IN"/>
          <w14:ligatures w14:val="none"/>
        </w:rPr>
        <w:t>[</w:t>
      </w:r>
      <w:proofErr w:type="spellStart"/>
      <w:r w:rsidRPr="00962DED">
        <w:rPr>
          <w:rFonts w:ascii="Consolas" w:eastAsia="Times New Roman" w:hAnsi="Consolas" w:cs="Times New Roman"/>
          <w:color w:val="9CDCFE"/>
          <w:kern w:val="0"/>
          <w:sz w:val="16"/>
          <w:szCs w:val="16"/>
          <w:lang w:eastAsia="en-IN" w:bidi="hi-IN"/>
          <w14:ligatures w14:val="none"/>
        </w:rPr>
        <w:t>i</w:t>
      </w:r>
      <w:proofErr w:type="spellEnd"/>
      <w:r w:rsidRPr="00962DED">
        <w:rPr>
          <w:rFonts w:ascii="Consolas" w:eastAsia="Times New Roman" w:hAnsi="Consolas" w:cs="Times New Roman"/>
          <w:color w:val="CCCCCC"/>
          <w:kern w:val="0"/>
          <w:sz w:val="16"/>
          <w:szCs w:val="16"/>
          <w:lang w:eastAsia="en-IN" w:bidi="hi-IN"/>
          <w14:ligatures w14:val="none"/>
        </w:rPr>
        <w:t>]) {</w:t>
      </w:r>
    </w:p>
    <w:p w14:paraId="5C3FC20F"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62DED">
        <w:rPr>
          <w:rFonts w:ascii="Consolas" w:eastAsia="Times New Roman" w:hAnsi="Consolas" w:cs="Times New Roman"/>
          <w:color w:val="DCDCAA"/>
          <w:kern w:val="0"/>
          <w:sz w:val="16"/>
          <w:szCs w:val="16"/>
          <w:lang w:eastAsia="en-IN" w:bidi="hi-IN"/>
          <w14:ligatures w14:val="none"/>
        </w:rPr>
        <w:t>printf</w:t>
      </w:r>
      <w:proofErr w:type="spellEnd"/>
      <w:r w:rsidRPr="00962DED">
        <w:rPr>
          <w:rFonts w:ascii="Consolas" w:eastAsia="Times New Roman" w:hAnsi="Consolas" w:cs="Times New Roman"/>
          <w:color w:val="CCCCCC"/>
          <w:kern w:val="0"/>
          <w:sz w:val="16"/>
          <w:szCs w:val="16"/>
          <w:lang w:eastAsia="en-IN" w:bidi="hi-IN"/>
          <w14:ligatures w14:val="none"/>
        </w:rPr>
        <w:t>(</w:t>
      </w:r>
      <w:proofErr w:type="gramEnd"/>
      <w:r w:rsidRPr="00962DED">
        <w:rPr>
          <w:rFonts w:ascii="Consolas" w:eastAsia="Times New Roman" w:hAnsi="Consolas" w:cs="Times New Roman"/>
          <w:color w:val="CE9178"/>
          <w:kern w:val="0"/>
          <w:sz w:val="16"/>
          <w:szCs w:val="16"/>
          <w:lang w:eastAsia="en-IN" w:bidi="hi-IN"/>
          <w14:ligatures w14:val="none"/>
        </w:rPr>
        <w:t xml:space="preserve">"Key found at index </w:t>
      </w:r>
      <w:r w:rsidRPr="00962DED">
        <w:rPr>
          <w:rFonts w:ascii="Consolas" w:eastAsia="Times New Roman" w:hAnsi="Consolas" w:cs="Times New Roman"/>
          <w:color w:val="9CDCFE"/>
          <w:kern w:val="0"/>
          <w:sz w:val="16"/>
          <w:szCs w:val="16"/>
          <w:lang w:eastAsia="en-IN" w:bidi="hi-IN"/>
          <w14:ligatures w14:val="none"/>
        </w:rPr>
        <w:t>%d</w:t>
      </w:r>
      <w:r w:rsidRPr="00962DED">
        <w:rPr>
          <w:rFonts w:ascii="Consolas" w:eastAsia="Times New Roman" w:hAnsi="Consolas" w:cs="Times New Roman"/>
          <w:color w:val="D7BA7D"/>
          <w:kern w:val="0"/>
          <w:sz w:val="16"/>
          <w:szCs w:val="16"/>
          <w:lang w:eastAsia="en-IN" w:bidi="hi-IN"/>
          <w14:ligatures w14:val="none"/>
        </w:rPr>
        <w:t>\n</w:t>
      </w:r>
      <w:r w:rsidRPr="00962DED">
        <w:rPr>
          <w:rFonts w:ascii="Consolas" w:eastAsia="Times New Roman" w:hAnsi="Consolas" w:cs="Times New Roman"/>
          <w:color w:val="CE9178"/>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 xml:space="preserve">, </w:t>
      </w:r>
      <w:proofErr w:type="spellStart"/>
      <w:r w:rsidRPr="00962DED">
        <w:rPr>
          <w:rFonts w:ascii="Consolas" w:eastAsia="Times New Roman" w:hAnsi="Consolas" w:cs="Times New Roman"/>
          <w:color w:val="9CDCFE"/>
          <w:kern w:val="0"/>
          <w:sz w:val="16"/>
          <w:szCs w:val="16"/>
          <w:lang w:eastAsia="en-IN" w:bidi="hi-IN"/>
          <w14:ligatures w14:val="none"/>
        </w:rPr>
        <w:t>i</w:t>
      </w:r>
      <w:proofErr w:type="spellEnd"/>
      <w:r w:rsidRPr="00962DED">
        <w:rPr>
          <w:rFonts w:ascii="Consolas" w:eastAsia="Times New Roman" w:hAnsi="Consolas" w:cs="Times New Roman"/>
          <w:color w:val="CCCCCC"/>
          <w:kern w:val="0"/>
          <w:sz w:val="16"/>
          <w:szCs w:val="16"/>
          <w:lang w:eastAsia="en-IN" w:bidi="hi-IN"/>
          <w14:ligatures w14:val="none"/>
        </w:rPr>
        <w:t>);</w:t>
      </w:r>
    </w:p>
    <w:p w14:paraId="1504AB0B"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C586C0"/>
          <w:kern w:val="0"/>
          <w:sz w:val="16"/>
          <w:szCs w:val="16"/>
          <w:lang w:eastAsia="en-IN" w:bidi="hi-IN"/>
          <w14:ligatures w14:val="none"/>
        </w:rPr>
        <w:t>return</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B5CEA8"/>
          <w:kern w:val="0"/>
          <w:sz w:val="16"/>
          <w:szCs w:val="16"/>
          <w:lang w:eastAsia="en-IN" w:bidi="hi-IN"/>
          <w14:ligatures w14:val="none"/>
        </w:rPr>
        <w:t>1</w:t>
      </w:r>
      <w:r w:rsidRPr="00962DED">
        <w:rPr>
          <w:rFonts w:ascii="Consolas" w:eastAsia="Times New Roman" w:hAnsi="Consolas" w:cs="Times New Roman"/>
          <w:color w:val="CCCCCC"/>
          <w:kern w:val="0"/>
          <w:sz w:val="16"/>
          <w:szCs w:val="16"/>
          <w:lang w:eastAsia="en-IN" w:bidi="hi-IN"/>
          <w14:ligatures w14:val="none"/>
        </w:rPr>
        <w:t>;</w:t>
      </w:r>
      <w:r w:rsidRPr="00962DED">
        <w:rPr>
          <w:rFonts w:ascii="Consolas" w:eastAsia="Times New Roman" w:hAnsi="Consolas" w:cs="Times New Roman"/>
          <w:color w:val="6A9955"/>
          <w:kern w:val="0"/>
          <w:sz w:val="16"/>
          <w:szCs w:val="16"/>
          <w:lang w:eastAsia="en-IN" w:bidi="hi-IN"/>
          <w14:ligatures w14:val="none"/>
        </w:rPr>
        <w:t xml:space="preserve"> // Key found</w:t>
      </w:r>
    </w:p>
    <w:p w14:paraId="6F22868E"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w:t>
      </w:r>
    </w:p>
    <w:p w14:paraId="1A90F351"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w:t>
      </w:r>
    </w:p>
    <w:p w14:paraId="45D33C79"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3C3C3D3"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6A9955"/>
          <w:kern w:val="0"/>
          <w:sz w:val="16"/>
          <w:szCs w:val="16"/>
          <w:lang w:eastAsia="en-IN" w:bidi="hi-IN"/>
          <w14:ligatures w14:val="none"/>
        </w:rPr>
        <w:t xml:space="preserve">// If the loop completes and the key </w:t>
      </w:r>
      <w:proofErr w:type="gramStart"/>
      <w:r w:rsidRPr="00962DED">
        <w:rPr>
          <w:rFonts w:ascii="Consolas" w:eastAsia="Times New Roman" w:hAnsi="Consolas" w:cs="Times New Roman"/>
          <w:color w:val="6A9955"/>
          <w:kern w:val="0"/>
          <w:sz w:val="16"/>
          <w:szCs w:val="16"/>
          <w:lang w:eastAsia="en-IN" w:bidi="hi-IN"/>
          <w14:ligatures w14:val="none"/>
        </w:rPr>
        <w:t>isn't</w:t>
      </w:r>
      <w:proofErr w:type="gramEnd"/>
      <w:r w:rsidRPr="00962DED">
        <w:rPr>
          <w:rFonts w:ascii="Consolas" w:eastAsia="Times New Roman" w:hAnsi="Consolas" w:cs="Times New Roman"/>
          <w:color w:val="6A9955"/>
          <w:kern w:val="0"/>
          <w:sz w:val="16"/>
          <w:szCs w:val="16"/>
          <w:lang w:eastAsia="en-IN" w:bidi="hi-IN"/>
          <w14:ligatures w14:val="none"/>
        </w:rPr>
        <w:t xml:space="preserve"> found</w:t>
      </w:r>
    </w:p>
    <w:p w14:paraId="183C55A3"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962DED">
        <w:rPr>
          <w:rFonts w:ascii="Consolas" w:eastAsia="Times New Roman" w:hAnsi="Consolas" w:cs="Times New Roman"/>
          <w:color w:val="DCDCAA"/>
          <w:kern w:val="0"/>
          <w:sz w:val="16"/>
          <w:szCs w:val="16"/>
          <w:lang w:eastAsia="en-IN" w:bidi="hi-IN"/>
          <w14:ligatures w14:val="none"/>
        </w:rPr>
        <w:t>printf</w:t>
      </w:r>
      <w:proofErr w:type="spellEnd"/>
      <w:r w:rsidRPr="00962DED">
        <w:rPr>
          <w:rFonts w:ascii="Consolas" w:eastAsia="Times New Roman" w:hAnsi="Consolas" w:cs="Times New Roman"/>
          <w:color w:val="CCCCCC"/>
          <w:kern w:val="0"/>
          <w:sz w:val="16"/>
          <w:szCs w:val="16"/>
          <w:lang w:eastAsia="en-IN" w:bidi="hi-IN"/>
          <w14:ligatures w14:val="none"/>
        </w:rPr>
        <w:t>(</w:t>
      </w:r>
      <w:proofErr w:type="gramEnd"/>
      <w:r w:rsidRPr="00962DED">
        <w:rPr>
          <w:rFonts w:ascii="Consolas" w:eastAsia="Times New Roman" w:hAnsi="Consolas" w:cs="Times New Roman"/>
          <w:color w:val="CE9178"/>
          <w:kern w:val="0"/>
          <w:sz w:val="16"/>
          <w:szCs w:val="16"/>
          <w:lang w:eastAsia="en-IN" w:bidi="hi-IN"/>
          <w14:ligatures w14:val="none"/>
        </w:rPr>
        <w:t>"Key not found</w:t>
      </w:r>
      <w:r w:rsidRPr="00962DED">
        <w:rPr>
          <w:rFonts w:ascii="Consolas" w:eastAsia="Times New Roman" w:hAnsi="Consolas" w:cs="Times New Roman"/>
          <w:color w:val="D7BA7D"/>
          <w:kern w:val="0"/>
          <w:sz w:val="16"/>
          <w:szCs w:val="16"/>
          <w:lang w:eastAsia="en-IN" w:bidi="hi-IN"/>
          <w14:ligatures w14:val="none"/>
        </w:rPr>
        <w:t>\n</w:t>
      </w:r>
      <w:r w:rsidRPr="00962DED">
        <w:rPr>
          <w:rFonts w:ascii="Consolas" w:eastAsia="Times New Roman" w:hAnsi="Consolas" w:cs="Times New Roman"/>
          <w:color w:val="CE9178"/>
          <w:kern w:val="0"/>
          <w:sz w:val="16"/>
          <w:szCs w:val="16"/>
          <w:lang w:eastAsia="en-IN" w:bidi="hi-IN"/>
          <w14:ligatures w14:val="none"/>
        </w:rPr>
        <w:t>"</w:t>
      </w:r>
      <w:r w:rsidRPr="00962DED">
        <w:rPr>
          <w:rFonts w:ascii="Consolas" w:eastAsia="Times New Roman" w:hAnsi="Consolas" w:cs="Times New Roman"/>
          <w:color w:val="CCCCCC"/>
          <w:kern w:val="0"/>
          <w:sz w:val="16"/>
          <w:szCs w:val="16"/>
          <w:lang w:eastAsia="en-IN" w:bidi="hi-IN"/>
          <w14:ligatures w14:val="none"/>
        </w:rPr>
        <w:t>);</w:t>
      </w:r>
    </w:p>
    <w:p w14:paraId="5DAE1BD7"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C586C0"/>
          <w:kern w:val="0"/>
          <w:sz w:val="16"/>
          <w:szCs w:val="16"/>
          <w:lang w:eastAsia="en-IN" w:bidi="hi-IN"/>
          <w14:ligatures w14:val="none"/>
        </w:rPr>
        <w:t>return</w:t>
      </w:r>
      <w:r w:rsidRPr="00962DED">
        <w:rPr>
          <w:rFonts w:ascii="Consolas" w:eastAsia="Times New Roman" w:hAnsi="Consolas" w:cs="Times New Roman"/>
          <w:color w:val="CCCCCC"/>
          <w:kern w:val="0"/>
          <w:sz w:val="16"/>
          <w:szCs w:val="16"/>
          <w:lang w:eastAsia="en-IN" w:bidi="hi-IN"/>
          <w14:ligatures w14:val="none"/>
        </w:rPr>
        <w:t xml:space="preserve"> </w:t>
      </w:r>
      <w:r w:rsidRPr="00962DED">
        <w:rPr>
          <w:rFonts w:ascii="Consolas" w:eastAsia="Times New Roman" w:hAnsi="Consolas" w:cs="Times New Roman"/>
          <w:color w:val="D4D4D4"/>
          <w:kern w:val="0"/>
          <w:sz w:val="16"/>
          <w:szCs w:val="16"/>
          <w:lang w:eastAsia="en-IN" w:bidi="hi-IN"/>
          <w14:ligatures w14:val="none"/>
        </w:rPr>
        <w:t>-</w:t>
      </w:r>
      <w:r w:rsidRPr="00962DED">
        <w:rPr>
          <w:rFonts w:ascii="Consolas" w:eastAsia="Times New Roman" w:hAnsi="Consolas" w:cs="Times New Roman"/>
          <w:color w:val="B5CEA8"/>
          <w:kern w:val="0"/>
          <w:sz w:val="16"/>
          <w:szCs w:val="16"/>
          <w:lang w:eastAsia="en-IN" w:bidi="hi-IN"/>
          <w14:ligatures w14:val="none"/>
        </w:rPr>
        <w:t>1</w:t>
      </w:r>
      <w:r w:rsidRPr="00962DED">
        <w:rPr>
          <w:rFonts w:ascii="Consolas" w:eastAsia="Times New Roman" w:hAnsi="Consolas" w:cs="Times New Roman"/>
          <w:color w:val="CCCCCC"/>
          <w:kern w:val="0"/>
          <w:sz w:val="16"/>
          <w:szCs w:val="16"/>
          <w:lang w:eastAsia="en-IN" w:bidi="hi-IN"/>
          <w14:ligatures w14:val="none"/>
        </w:rPr>
        <w:t>;</w:t>
      </w:r>
    </w:p>
    <w:p w14:paraId="7B6EE7D6" w14:textId="77777777" w:rsidR="00962DED" w:rsidRPr="00962DED" w:rsidRDefault="00962DED" w:rsidP="00962DE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962DED">
        <w:rPr>
          <w:rFonts w:ascii="Consolas" w:eastAsia="Times New Roman" w:hAnsi="Consolas" w:cs="Times New Roman"/>
          <w:color w:val="CCCCCC"/>
          <w:kern w:val="0"/>
          <w:sz w:val="16"/>
          <w:szCs w:val="16"/>
          <w:lang w:eastAsia="en-IN" w:bidi="hi-IN"/>
          <w14:ligatures w14:val="none"/>
        </w:rPr>
        <w:t>}</w:t>
      </w:r>
    </w:p>
    <w:p w14:paraId="68C0E9B0" w14:textId="77777777" w:rsidR="00962DED" w:rsidRPr="00962DED" w:rsidRDefault="00962DED" w:rsidP="00962DED">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7256D35" w14:textId="77777777" w:rsidR="00962DED" w:rsidRDefault="00962DED" w:rsidP="00722C3C">
      <w:pPr>
        <w:rPr>
          <w:rFonts w:cs="Times New Roman"/>
        </w:rPr>
      </w:pPr>
    </w:p>
    <w:p w14:paraId="39E7575E" w14:textId="2D4E69E3" w:rsidR="00D72F2C" w:rsidRPr="00DE5131" w:rsidRDefault="00DE5131" w:rsidP="00722C3C">
      <w:pPr>
        <w:rPr>
          <w:rFonts w:cs="Times New Roman"/>
          <w:b/>
          <w:bCs/>
          <w:u w:val="single"/>
        </w:rPr>
      </w:pPr>
      <w:r w:rsidRPr="00DE5131">
        <w:rPr>
          <w:rFonts w:cs="Times New Roman"/>
          <w:b/>
          <w:bCs/>
          <w:u w:val="single"/>
        </w:rPr>
        <w:t>Output:</w:t>
      </w:r>
    </w:p>
    <w:p w14:paraId="3A235BCC" w14:textId="35FF6413" w:rsidR="00DE5131" w:rsidRDefault="00DE5131" w:rsidP="00DE5131">
      <w:pPr>
        <w:ind w:firstLine="720"/>
        <w:rPr>
          <w:rFonts w:eastAsia="Times New Roman" w:cs="Times New Roman"/>
          <w:kern w:val="0"/>
          <w:lang w:eastAsia="en-IN" w:bidi="hi-IN"/>
          <w14:ligatures w14:val="none"/>
        </w:rPr>
      </w:pPr>
      <w:r w:rsidRPr="00962DED">
        <w:rPr>
          <w:rFonts w:eastAsia="Times New Roman" w:cs="Times New Roman"/>
          <w:kern w:val="0"/>
          <w:lang w:eastAsia="en-IN" w:bidi="hi-IN"/>
          <w14:ligatures w14:val="none"/>
        </w:rPr>
        <w:t>Key found at index</w:t>
      </w:r>
      <w:r w:rsidRPr="00DE5131">
        <w:rPr>
          <w:rFonts w:eastAsia="Times New Roman" w:cs="Times New Roman"/>
          <w:kern w:val="0"/>
          <w:lang w:eastAsia="en-IN" w:bidi="hi-IN"/>
          <w14:ligatures w14:val="none"/>
        </w:rPr>
        <w:t>: 2</w:t>
      </w:r>
    </w:p>
    <w:p w14:paraId="68427473" w14:textId="77777777" w:rsidR="003465EA" w:rsidRPr="003465EA" w:rsidRDefault="003465EA" w:rsidP="001D6B42">
      <w:pPr>
        <w:pStyle w:val="Heading4"/>
      </w:pPr>
      <w:r w:rsidRPr="003465EA">
        <w:t>Time and Space Complexity of Linear Search Algorithm:</w:t>
      </w:r>
    </w:p>
    <w:p w14:paraId="6534C63B" w14:textId="39AC1B75" w:rsidR="003465EA" w:rsidRPr="003465EA" w:rsidRDefault="003465EA" w:rsidP="00205F41">
      <w:pPr>
        <w:pStyle w:val="Heading4"/>
        <w:numPr>
          <w:ilvl w:val="0"/>
          <w:numId w:val="102"/>
        </w:numPr>
      </w:pPr>
      <w:r w:rsidRPr="003465EA">
        <w:t>Time Complexity:</w:t>
      </w:r>
    </w:p>
    <w:p w14:paraId="34A5B23B" w14:textId="77777777" w:rsidR="003465EA" w:rsidRPr="003465EA" w:rsidRDefault="003465EA" w:rsidP="00205F41">
      <w:pPr>
        <w:pStyle w:val="ListParagraph"/>
        <w:numPr>
          <w:ilvl w:val="0"/>
          <w:numId w:val="97"/>
        </w:numPr>
        <w:rPr>
          <w:rFonts w:cs="Times New Roman"/>
        </w:rPr>
      </w:pPr>
      <w:r w:rsidRPr="003465EA">
        <w:rPr>
          <w:rFonts w:cs="Times New Roman"/>
          <w:b/>
          <w:bCs/>
        </w:rPr>
        <w:t>Best Case:</w:t>
      </w:r>
      <w:r w:rsidRPr="003465EA">
        <w:rPr>
          <w:rFonts w:cs="Times New Roman"/>
        </w:rPr>
        <w:t xml:space="preserve"> In the best case, the key might be present at the first index. So the best case complexity is </w:t>
      </w:r>
      <w:proofErr w:type="gramStart"/>
      <w:r w:rsidRPr="003465EA">
        <w:rPr>
          <w:rFonts w:cs="Times New Roman"/>
        </w:rPr>
        <w:t>O(</w:t>
      </w:r>
      <w:proofErr w:type="gramEnd"/>
      <w:r w:rsidRPr="003465EA">
        <w:rPr>
          <w:rFonts w:cs="Times New Roman"/>
        </w:rPr>
        <w:t>1)</w:t>
      </w:r>
    </w:p>
    <w:p w14:paraId="53B35162" w14:textId="77777777" w:rsidR="003465EA" w:rsidRPr="003465EA" w:rsidRDefault="003465EA" w:rsidP="00205F41">
      <w:pPr>
        <w:pStyle w:val="ListParagraph"/>
        <w:numPr>
          <w:ilvl w:val="0"/>
          <w:numId w:val="97"/>
        </w:numPr>
        <w:rPr>
          <w:rFonts w:cs="Times New Roman"/>
        </w:rPr>
      </w:pPr>
      <w:r w:rsidRPr="003465EA">
        <w:rPr>
          <w:rFonts w:cs="Times New Roman"/>
          <w:b/>
          <w:bCs/>
        </w:rPr>
        <w:t>Worst Case:</w:t>
      </w:r>
      <w:r w:rsidRPr="003465EA">
        <w:rPr>
          <w:rFonts w:cs="Times New Roman"/>
        </w:rPr>
        <w:t xml:space="preserve"> In the worst case, the key might be present at the last index. </w:t>
      </w:r>
      <w:proofErr w:type="gramStart"/>
      <w:r w:rsidRPr="003465EA">
        <w:rPr>
          <w:rFonts w:cs="Times New Roman"/>
        </w:rPr>
        <w:t>So</w:t>
      </w:r>
      <w:proofErr w:type="gramEnd"/>
      <w:r w:rsidRPr="003465EA">
        <w:rPr>
          <w:rFonts w:cs="Times New Roman"/>
        </w:rPr>
        <w:t xml:space="preserve"> the worst-case complexity is O(N).</w:t>
      </w:r>
    </w:p>
    <w:p w14:paraId="2145EF2D" w14:textId="77777777" w:rsidR="003465EA" w:rsidRPr="003465EA" w:rsidRDefault="003465EA" w:rsidP="00205F41">
      <w:pPr>
        <w:pStyle w:val="ListParagraph"/>
        <w:numPr>
          <w:ilvl w:val="0"/>
          <w:numId w:val="97"/>
        </w:numPr>
        <w:rPr>
          <w:rFonts w:cs="Times New Roman"/>
        </w:rPr>
      </w:pPr>
      <w:r w:rsidRPr="003465EA">
        <w:rPr>
          <w:rFonts w:cs="Times New Roman"/>
          <w:b/>
          <w:bCs/>
        </w:rPr>
        <w:t>Average Case:</w:t>
      </w:r>
      <w:r w:rsidRPr="003465EA">
        <w:rPr>
          <w:rFonts w:cs="Times New Roman"/>
        </w:rPr>
        <w:t xml:space="preserve"> O(N)</w:t>
      </w:r>
    </w:p>
    <w:p w14:paraId="12F54B45" w14:textId="77777777" w:rsidR="003465EA" w:rsidRPr="003465EA" w:rsidRDefault="003465EA" w:rsidP="003465EA">
      <w:pPr>
        <w:rPr>
          <w:rFonts w:cs="Times New Roman"/>
        </w:rPr>
      </w:pPr>
    </w:p>
    <w:p w14:paraId="7C1504E8" w14:textId="67555933" w:rsidR="003465EA" w:rsidRDefault="003465EA" w:rsidP="003465EA">
      <w:pPr>
        <w:rPr>
          <w:rFonts w:cs="Times New Roman"/>
        </w:rPr>
      </w:pPr>
      <w:r w:rsidRPr="003465EA">
        <w:rPr>
          <w:rFonts w:cs="Times New Roman"/>
          <w:b/>
          <w:bCs/>
          <w:u w:val="single"/>
        </w:rPr>
        <w:t>Auxiliary Space:</w:t>
      </w:r>
      <w:r w:rsidRPr="003465EA">
        <w:rPr>
          <w:rFonts w:cs="Times New Roman"/>
        </w:rPr>
        <w:t xml:space="preserve"> </w:t>
      </w:r>
      <w:proofErr w:type="gramStart"/>
      <w:r w:rsidRPr="003465EA">
        <w:rPr>
          <w:rFonts w:cs="Times New Roman"/>
        </w:rPr>
        <w:t>O(</w:t>
      </w:r>
      <w:proofErr w:type="gramEnd"/>
      <w:r w:rsidRPr="003465EA">
        <w:rPr>
          <w:rFonts w:cs="Times New Roman"/>
        </w:rPr>
        <w:t xml:space="preserve">1) as except for the variable to iterate through the list, no other variable is used. </w:t>
      </w:r>
    </w:p>
    <w:p w14:paraId="543252DF" w14:textId="77777777" w:rsidR="001966EC" w:rsidRPr="001966EC" w:rsidRDefault="001966EC" w:rsidP="001D6B42">
      <w:pPr>
        <w:pStyle w:val="Heading4"/>
      </w:pPr>
      <w:r w:rsidRPr="001966EC">
        <w:t>Applications of Linear Search Algorithm:</w:t>
      </w:r>
    </w:p>
    <w:p w14:paraId="29A212F9" w14:textId="77777777" w:rsidR="001966EC" w:rsidRPr="003446BE" w:rsidRDefault="001966EC" w:rsidP="00205F41">
      <w:pPr>
        <w:pStyle w:val="ListParagraph"/>
        <w:numPr>
          <w:ilvl w:val="0"/>
          <w:numId w:val="98"/>
        </w:numPr>
        <w:rPr>
          <w:rFonts w:cs="Times New Roman"/>
        </w:rPr>
      </w:pPr>
      <w:r w:rsidRPr="003446BE">
        <w:rPr>
          <w:rFonts w:cs="Times New Roman"/>
          <w:b/>
          <w:bCs/>
          <w:u w:val="single"/>
        </w:rPr>
        <w:t>Unsorted Lists:</w:t>
      </w:r>
      <w:r w:rsidRPr="003446BE">
        <w:rPr>
          <w:rFonts w:cs="Times New Roman"/>
        </w:rPr>
        <w:t xml:space="preserve"> When we have an unsorted array or list, linear search is </w:t>
      </w:r>
      <w:proofErr w:type="gramStart"/>
      <w:r w:rsidRPr="003446BE">
        <w:rPr>
          <w:rFonts w:cs="Times New Roman"/>
        </w:rPr>
        <w:t>most commonly used</w:t>
      </w:r>
      <w:proofErr w:type="gramEnd"/>
      <w:r w:rsidRPr="003446BE">
        <w:rPr>
          <w:rFonts w:cs="Times New Roman"/>
        </w:rPr>
        <w:t xml:space="preserve"> to find any element in the collection.</w:t>
      </w:r>
    </w:p>
    <w:p w14:paraId="49BEABC1" w14:textId="77777777" w:rsidR="001966EC" w:rsidRPr="003446BE" w:rsidRDefault="001966EC" w:rsidP="00205F41">
      <w:pPr>
        <w:pStyle w:val="ListParagraph"/>
        <w:numPr>
          <w:ilvl w:val="0"/>
          <w:numId w:val="98"/>
        </w:numPr>
        <w:rPr>
          <w:rFonts w:cs="Times New Roman"/>
        </w:rPr>
      </w:pPr>
      <w:r w:rsidRPr="003446BE">
        <w:rPr>
          <w:rFonts w:cs="Times New Roman"/>
          <w:b/>
          <w:bCs/>
          <w:u w:val="single"/>
        </w:rPr>
        <w:t>Small Data Sets:</w:t>
      </w:r>
      <w:r w:rsidRPr="003446BE">
        <w:rPr>
          <w:rFonts w:cs="Times New Roman"/>
        </w:rPr>
        <w:t xml:space="preserve"> Linear Search is preferred over binary search when we have small data sets with</w:t>
      </w:r>
    </w:p>
    <w:p w14:paraId="32CFE807" w14:textId="77777777" w:rsidR="001966EC" w:rsidRPr="003446BE" w:rsidRDefault="001966EC" w:rsidP="00205F41">
      <w:pPr>
        <w:pStyle w:val="ListParagraph"/>
        <w:numPr>
          <w:ilvl w:val="0"/>
          <w:numId w:val="98"/>
        </w:numPr>
        <w:rPr>
          <w:rFonts w:cs="Times New Roman"/>
        </w:rPr>
      </w:pPr>
      <w:r w:rsidRPr="003446BE">
        <w:rPr>
          <w:rFonts w:cs="Times New Roman"/>
          <w:b/>
          <w:bCs/>
          <w:u w:val="single"/>
        </w:rPr>
        <w:t>Searching Linked Lists:</w:t>
      </w:r>
      <w:r w:rsidRPr="003446BE">
        <w:rPr>
          <w:rFonts w:cs="Times New Roman"/>
        </w:rPr>
        <w:t xml:space="preserve"> In linked list implementations, linear search is commonly used to find elements within the list. Each node is checked sequentially until the desired element is found.</w:t>
      </w:r>
    </w:p>
    <w:p w14:paraId="450511E4" w14:textId="6D051102" w:rsidR="001966EC" w:rsidRDefault="001966EC" w:rsidP="00205F41">
      <w:pPr>
        <w:pStyle w:val="ListParagraph"/>
        <w:numPr>
          <w:ilvl w:val="0"/>
          <w:numId w:val="98"/>
        </w:numPr>
        <w:rPr>
          <w:rFonts w:cs="Times New Roman"/>
        </w:rPr>
      </w:pPr>
      <w:r w:rsidRPr="003446BE">
        <w:rPr>
          <w:rFonts w:cs="Times New Roman"/>
          <w:b/>
          <w:bCs/>
          <w:u w:val="single"/>
        </w:rPr>
        <w:t>Simple Implementation:</w:t>
      </w:r>
      <w:r w:rsidRPr="003446BE">
        <w:rPr>
          <w:rFonts w:cs="Times New Roman"/>
        </w:rPr>
        <w:t xml:space="preserve"> Linear Search is much easier to understand and implement as compared to Binary Search or Ternary Search.</w:t>
      </w:r>
    </w:p>
    <w:p w14:paraId="6E660B9D" w14:textId="77777777" w:rsidR="0025327A" w:rsidRPr="0025327A" w:rsidRDefault="0025327A" w:rsidP="00926759">
      <w:pPr>
        <w:pStyle w:val="Heading4"/>
      </w:pPr>
      <w:r w:rsidRPr="0025327A">
        <w:lastRenderedPageBreak/>
        <w:t>Advantages of Linear Search Algorithm:</w:t>
      </w:r>
    </w:p>
    <w:p w14:paraId="5BD881AA" w14:textId="77777777" w:rsidR="0025327A" w:rsidRPr="00547D6B" w:rsidRDefault="0025327A" w:rsidP="00205F41">
      <w:pPr>
        <w:pStyle w:val="ListParagraph"/>
        <w:numPr>
          <w:ilvl w:val="0"/>
          <w:numId w:val="99"/>
        </w:numPr>
        <w:rPr>
          <w:rFonts w:cs="Times New Roman"/>
        </w:rPr>
      </w:pPr>
      <w:r w:rsidRPr="00547D6B">
        <w:rPr>
          <w:rFonts w:cs="Times New Roman"/>
        </w:rPr>
        <w:t>Linear search can be used whether the array is sorted or not. It can be used on arrays of any data type.</w:t>
      </w:r>
    </w:p>
    <w:p w14:paraId="1BF34BE0" w14:textId="77777777" w:rsidR="0025327A" w:rsidRPr="00547D6B" w:rsidRDefault="0025327A" w:rsidP="00205F41">
      <w:pPr>
        <w:pStyle w:val="ListParagraph"/>
        <w:numPr>
          <w:ilvl w:val="0"/>
          <w:numId w:val="99"/>
        </w:numPr>
        <w:rPr>
          <w:rFonts w:cs="Times New Roman"/>
        </w:rPr>
      </w:pPr>
      <w:r w:rsidRPr="00547D6B">
        <w:rPr>
          <w:rFonts w:cs="Times New Roman"/>
        </w:rPr>
        <w:t>Does not require any additional memory.</w:t>
      </w:r>
    </w:p>
    <w:p w14:paraId="6ACCB88B" w14:textId="5FB2802D" w:rsidR="00D85431" w:rsidRPr="00547D6B" w:rsidRDefault="0025327A" w:rsidP="00205F41">
      <w:pPr>
        <w:pStyle w:val="ListParagraph"/>
        <w:numPr>
          <w:ilvl w:val="0"/>
          <w:numId w:val="99"/>
        </w:numPr>
        <w:rPr>
          <w:rFonts w:cs="Times New Roman"/>
        </w:rPr>
      </w:pPr>
      <w:r w:rsidRPr="00547D6B">
        <w:rPr>
          <w:rFonts w:cs="Times New Roman"/>
        </w:rPr>
        <w:t>It is a well-suited algorithm for small datasets.</w:t>
      </w:r>
    </w:p>
    <w:p w14:paraId="71BDB19D" w14:textId="77777777" w:rsidR="00547D6B" w:rsidRPr="00547D6B" w:rsidRDefault="00547D6B" w:rsidP="00926759">
      <w:pPr>
        <w:pStyle w:val="Heading4"/>
      </w:pPr>
      <w:r w:rsidRPr="00547D6B">
        <w:t>Disadvantages of Linear Search Algorithm:</w:t>
      </w:r>
    </w:p>
    <w:p w14:paraId="1553D0F2" w14:textId="77777777" w:rsidR="00547D6B" w:rsidRPr="00547D6B" w:rsidRDefault="00547D6B" w:rsidP="00205F41">
      <w:pPr>
        <w:pStyle w:val="ListParagraph"/>
        <w:numPr>
          <w:ilvl w:val="0"/>
          <w:numId w:val="100"/>
        </w:numPr>
        <w:rPr>
          <w:rFonts w:cs="Times New Roman"/>
        </w:rPr>
      </w:pPr>
      <w:r w:rsidRPr="00547D6B">
        <w:rPr>
          <w:rFonts w:cs="Times New Roman"/>
        </w:rPr>
        <w:t xml:space="preserve">Linear search has a time complexity of O(N), </w:t>
      </w:r>
    </w:p>
    <w:p w14:paraId="4B837F99" w14:textId="77777777" w:rsidR="00547D6B" w:rsidRPr="00547D6B" w:rsidRDefault="00547D6B" w:rsidP="00205F41">
      <w:pPr>
        <w:pStyle w:val="ListParagraph"/>
        <w:numPr>
          <w:ilvl w:val="0"/>
          <w:numId w:val="100"/>
        </w:numPr>
        <w:rPr>
          <w:rFonts w:cs="Times New Roman"/>
        </w:rPr>
      </w:pPr>
      <w:r w:rsidRPr="00547D6B">
        <w:rPr>
          <w:rFonts w:cs="Times New Roman"/>
        </w:rPr>
        <w:t>Not suitable for large arrays.</w:t>
      </w:r>
    </w:p>
    <w:p w14:paraId="0EC2E674" w14:textId="77777777" w:rsidR="00547D6B" w:rsidRPr="00547D6B" w:rsidRDefault="00547D6B" w:rsidP="00205F41">
      <w:pPr>
        <w:pStyle w:val="ListParagraph"/>
        <w:numPr>
          <w:ilvl w:val="0"/>
          <w:numId w:val="100"/>
        </w:numPr>
        <w:rPr>
          <w:rFonts w:cs="Times New Roman"/>
        </w:rPr>
      </w:pPr>
      <w:r w:rsidRPr="00547D6B">
        <w:rPr>
          <w:rFonts w:cs="Times New Roman"/>
        </w:rPr>
        <w:t>When to use Linear Search Algorithm?</w:t>
      </w:r>
    </w:p>
    <w:p w14:paraId="660FA9C2" w14:textId="77777777" w:rsidR="00547D6B" w:rsidRPr="00547D6B" w:rsidRDefault="00547D6B" w:rsidP="00205F41">
      <w:pPr>
        <w:pStyle w:val="ListParagraph"/>
        <w:numPr>
          <w:ilvl w:val="0"/>
          <w:numId w:val="100"/>
        </w:numPr>
        <w:rPr>
          <w:rFonts w:cs="Times New Roman"/>
        </w:rPr>
      </w:pPr>
      <w:r w:rsidRPr="00547D6B">
        <w:rPr>
          <w:rFonts w:cs="Times New Roman"/>
        </w:rPr>
        <w:t>When we are dealing with a small dataset.</w:t>
      </w:r>
    </w:p>
    <w:p w14:paraId="5E6EC417" w14:textId="01F06B78" w:rsidR="00547D6B" w:rsidRDefault="00547D6B" w:rsidP="00205F41">
      <w:pPr>
        <w:pStyle w:val="ListParagraph"/>
        <w:numPr>
          <w:ilvl w:val="0"/>
          <w:numId w:val="100"/>
        </w:numPr>
        <w:rPr>
          <w:rFonts w:cs="Times New Roman"/>
        </w:rPr>
      </w:pPr>
      <w:r w:rsidRPr="00547D6B">
        <w:rPr>
          <w:rFonts w:cs="Times New Roman"/>
        </w:rPr>
        <w:t>When you are searching for a dataset stored in contiguous memory.</w:t>
      </w:r>
    </w:p>
    <w:p w14:paraId="2DF74E7F" w14:textId="77777777" w:rsidR="008121CA" w:rsidRDefault="008121CA" w:rsidP="008121CA">
      <w:pPr>
        <w:pStyle w:val="ListParagraph"/>
        <w:rPr>
          <w:rFonts w:cs="Times New Roman"/>
        </w:rPr>
      </w:pPr>
    </w:p>
    <w:p w14:paraId="1D0E42FC" w14:textId="77777777" w:rsidR="006C0B8A" w:rsidRPr="006C0B8A" w:rsidRDefault="00060C2F" w:rsidP="006C0B8A">
      <w:pPr>
        <w:pStyle w:val="Heading3"/>
        <w:numPr>
          <w:ilvl w:val="0"/>
          <w:numId w:val="101"/>
        </w:numPr>
        <w:rPr>
          <w:rFonts w:cs="Times New Roman"/>
          <w:bCs/>
        </w:rPr>
      </w:pPr>
      <w:r w:rsidRPr="00FB1600">
        <w:rPr>
          <w:rFonts w:cs="Times New Roman"/>
        </w:rPr>
        <w:t xml:space="preserve">Binary </w:t>
      </w:r>
      <w:r w:rsidR="00FB1600" w:rsidRPr="00FB1600">
        <w:rPr>
          <w:rFonts w:cs="Times New Roman"/>
        </w:rPr>
        <w:t>Search</w:t>
      </w:r>
      <w:r w:rsidRPr="00FB1600">
        <w:rPr>
          <w:rFonts w:cs="Times New Roman"/>
        </w:rPr>
        <w:t xml:space="preserve"> </w:t>
      </w:r>
      <w:r w:rsidR="007D5583" w:rsidRPr="00FB1600">
        <w:rPr>
          <w:rFonts w:cs="Times New Roman"/>
        </w:rPr>
        <w:t xml:space="preserve">Algorithm </w:t>
      </w:r>
      <w:r w:rsidR="006C0B8A" w:rsidRPr="006C0B8A">
        <w:rPr>
          <w:rFonts w:cs="Times New Roman"/>
          <w:bCs/>
        </w:rPr>
        <w:t>– Iterative and Recursive Implementation</w:t>
      </w:r>
    </w:p>
    <w:p w14:paraId="389909AD" w14:textId="77777777" w:rsidR="00D852A5" w:rsidRPr="004E44FA" w:rsidRDefault="00507DC9" w:rsidP="00D852A5">
      <w:pPr>
        <w:pStyle w:val="ListParagraph"/>
        <w:spacing w:before="100" w:beforeAutospacing="1" w:after="100" w:afterAutospacing="1" w:line="240" w:lineRule="auto"/>
        <w:ind w:left="360"/>
        <w:rPr>
          <w:rFonts w:eastAsia="Times New Roman" w:cs="Times New Roman"/>
          <w:kern w:val="0"/>
          <w:lang w:eastAsia="en-IN" w:bidi="hi-IN"/>
          <w14:ligatures w14:val="none"/>
        </w:rPr>
      </w:pPr>
      <w:r w:rsidRPr="004E44FA">
        <w:rPr>
          <w:rFonts w:eastAsia="Times New Roman" w:cs="Times New Roman"/>
          <w:kern w:val="0"/>
          <w:lang w:eastAsia="en-IN" w:bidi="hi-IN"/>
          <w14:ligatures w14:val="none"/>
        </w:rPr>
        <w:t xml:space="preserve">Binary Search Algorithm is a </w:t>
      </w:r>
      <w:r w:rsidRPr="004E44FA">
        <w:rPr>
          <w:rFonts w:eastAsia="Times New Roman" w:cs="Times New Roman"/>
          <w:b/>
          <w:bCs/>
          <w:kern w:val="0"/>
          <w:lang w:eastAsia="en-IN" w:bidi="hi-IN"/>
          <w14:ligatures w14:val="none"/>
        </w:rPr>
        <w:t>searching method</w:t>
      </w:r>
      <w:r w:rsidRPr="004E44FA">
        <w:rPr>
          <w:rFonts w:eastAsia="Times New Roman" w:cs="Times New Roman"/>
          <w:kern w:val="0"/>
          <w:lang w:eastAsia="en-IN" w:bidi="hi-IN"/>
          <w14:ligatures w14:val="none"/>
        </w:rPr>
        <w:t xml:space="preserve"> used to find a specific number (element) in a </w:t>
      </w:r>
      <w:r w:rsidRPr="004E44FA">
        <w:rPr>
          <w:rFonts w:eastAsia="Times New Roman" w:cs="Times New Roman"/>
          <w:b/>
          <w:bCs/>
          <w:kern w:val="0"/>
          <w:lang w:eastAsia="en-IN" w:bidi="hi-IN"/>
          <w14:ligatures w14:val="none"/>
        </w:rPr>
        <w:t>sorted list</w:t>
      </w:r>
      <w:r w:rsidRPr="004E44FA">
        <w:rPr>
          <w:rFonts w:eastAsia="Times New Roman" w:cs="Times New Roman"/>
          <w:kern w:val="0"/>
          <w:lang w:eastAsia="en-IN" w:bidi="hi-IN"/>
          <w14:ligatures w14:val="none"/>
        </w:rPr>
        <w:t xml:space="preserve">. It works by </w:t>
      </w:r>
      <w:r w:rsidRPr="004E44FA">
        <w:rPr>
          <w:rFonts w:eastAsia="Times New Roman" w:cs="Times New Roman"/>
          <w:b/>
          <w:bCs/>
          <w:kern w:val="0"/>
          <w:lang w:eastAsia="en-IN" w:bidi="hi-IN"/>
          <w14:ligatures w14:val="none"/>
        </w:rPr>
        <w:t>repeatedly dividing the search range into half</w:t>
      </w:r>
      <w:r w:rsidRPr="004E44FA">
        <w:rPr>
          <w:rFonts w:eastAsia="Times New Roman" w:cs="Times New Roman"/>
          <w:kern w:val="0"/>
          <w:lang w:eastAsia="en-IN" w:bidi="hi-IN"/>
          <w14:ligatures w14:val="none"/>
        </w:rPr>
        <w:t xml:space="preserve"> until the element is found.</w:t>
      </w:r>
      <w:r w:rsidR="00D852A5" w:rsidRPr="004E44FA">
        <w:rPr>
          <w:rFonts w:eastAsia="Times New Roman" w:cs="Times New Roman"/>
          <w:kern w:val="0"/>
          <w:lang w:eastAsia="en-IN" w:bidi="hi-IN"/>
          <w14:ligatures w14:val="none"/>
        </w:rPr>
        <w:t xml:space="preserve"> The idea of binary search is that the </w:t>
      </w:r>
      <w:r w:rsidR="00D852A5" w:rsidRPr="004E44FA">
        <w:rPr>
          <w:rFonts w:eastAsia="Times New Roman" w:cs="Times New Roman"/>
          <w:b/>
          <w:bCs/>
          <w:kern w:val="0"/>
          <w:lang w:eastAsia="en-IN" w:bidi="hi-IN"/>
          <w14:ligatures w14:val="none"/>
        </w:rPr>
        <w:t>array is already sorted</w:t>
      </w:r>
      <w:r w:rsidR="00D852A5" w:rsidRPr="004E44FA">
        <w:rPr>
          <w:rFonts w:eastAsia="Times New Roman" w:cs="Times New Roman"/>
          <w:kern w:val="0"/>
          <w:lang w:eastAsia="en-IN" w:bidi="hi-IN"/>
          <w14:ligatures w14:val="none"/>
        </w:rPr>
        <w:t xml:space="preserve">, so we can use this to </w:t>
      </w:r>
      <w:r w:rsidR="00D852A5" w:rsidRPr="004E44FA">
        <w:rPr>
          <w:rFonts w:eastAsia="Times New Roman" w:cs="Times New Roman"/>
          <w:b/>
          <w:bCs/>
          <w:kern w:val="0"/>
          <w:lang w:eastAsia="en-IN" w:bidi="hi-IN"/>
          <w14:ligatures w14:val="none"/>
        </w:rPr>
        <w:t xml:space="preserve">reduce the search time to </w:t>
      </w:r>
      <w:proofErr w:type="gramStart"/>
      <w:r w:rsidR="00D852A5" w:rsidRPr="004E44FA">
        <w:rPr>
          <w:rFonts w:eastAsia="Times New Roman" w:cs="Times New Roman"/>
          <w:b/>
          <w:bCs/>
          <w:kern w:val="0"/>
          <w:lang w:eastAsia="en-IN" w:bidi="hi-IN"/>
          <w14:ligatures w14:val="none"/>
        </w:rPr>
        <w:t>O(</w:t>
      </w:r>
      <w:proofErr w:type="gramEnd"/>
      <w:r w:rsidR="00D852A5" w:rsidRPr="004E44FA">
        <w:rPr>
          <w:rFonts w:eastAsia="Times New Roman" w:cs="Times New Roman"/>
          <w:b/>
          <w:bCs/>
          <w:kern w:val="0"/>
          <w:lang w:eastAsia="en-IN" w:bidi="hi-IN"/>
          <w14:ligatures w14:val="none"/>
        </w:rPr>
        <w:t>log N)</w:t>
      </w:r>
      <w:r w:rsidR="00D852A5" w:rsidRPr="004E44FA">
        <w:rPr>
          <w:rFonts w:eastAsia="Times New Roman" w:cs="Times New Roman"/>
          <w:kern w:val="0"/>
          <w:lang w:eastAsia="en-IN" w:bidi="hi-IN"/>
          <w14:ligatures w14:val="none"/>
        </w:rPr>
        <w:t>.</w:t>
      </w:r>
    </w:p>
    <w:p w14:paraId="02D350C9" w14:textId="6215126E" w:rsidR="00FB1600" w:rsidRDefault="00FB1600" w:rsidP="00507DC9">
      <w:pPr>
        <w:pStyle w:val="ListParagraph"/>
        <w:spacing w:before="100" w:beforeAutospacing="1" w:after="100" w:afterAutospacing="1" w:line="240" w:lineRule="auto"/>
        <w:ind w:left="360"/>
        <w:rPr>
          <w:rFonts w:eastAsia="Times New Roman" w:cs="Times New Roman"/>
          <w:kern w:val="0"/>
          <w:lang w:eastAsia="en-IN" w:bidi="hi-IN"/>
          <w14:ligatures w14:val="none"/>
        </w:rPr>
      </w:pPr>
    </w:p>
    <w:p w14:paraId="139078EF" w14:textId="77777777" w:rsidR="00AA21FB" w:rsidRDefault="00AA21FB" w:rsidP="00AA21FB">
      <w:pPr>
        <w:pStyle w:val="Heading4"/>
        <w:rPr>
          <w:rFonts w:eastAsia="Times New Roman"/>
          <w:bCs/>
          <w:lang w:eastAsia="en-IN" w:bidi="hi-IN"/>
        </w:rPr>
      </w:pPr>
      <w:r w:rsidRPr="00AA21FB">
        <w:rPr>
          <w:rFonts w:eastAsia="Times New Roman"/>
          <w:bCs/>
          <w:lang w:eastAsia="en-IN" w:bidi="hi-IN"/>
        </w:rPr>
        <w:t>What is Binary Search Algorithm?</w:t>
      </w:r>
    </w:p>
    <w:p w14:paraId="25477D63" w14:textId="1782F42E" w:rsidR="00AA21FB" w:rsidRPr="002505A0" w:rsidRDefault="00402343" w:rsidP="00AA21FB">
      <w:pPr>
        <w:rPr>
          <w:rFonts w:cs="Times New Roman"/>
          <w:lang w:eastAsia="en-IN" w:bidi="hi-IN"/>
        </w:rPr>
      </w:pPr>
      <w:r w:rsidRPr="002505A0">
        <w:rPr>
          <w:rFonts w:cs="Times New Roman"/>
          <w:b/>
          <w:bCs/>
          <w:lang w:eastAsia="en-IN" w:bidi="hi-IN"/>
        </w:rPr>
        <w:t>Binary search</w:t>
      </w:r>
      <w:r w:rsidRPr="002505A0">
        <w:rPr>
          <w:rFonts w:cs="Times New Roman"/>
          <w:lang w:eastAsia="en-IN" w:bidi="hi-IN"/>
        </w:rPr>
        <w:t> is a search algorithm used to find the position of a target value within a </w:t>
      </w:r>
      <w:r w:rsidRPr="002505A0">
        <w:rPr>
          <w:rFonts w:cs="Times New Roman"/>
          <w:b/>
          <w:bCs/>
          <w:lang w:eastAsia="en-IN" w:bidi="hi-IN"/>
        </w:rPr>
        <w:t>sorted </w:t>
      </w:r>
      <w:r w:rsidRPr="002505A0">
        <w:rPr>
          <w:rFonts w:cs="Times New Roman"/>
          <w:lang w:eastAsia="en-IN" w:bidi="hi-IN"/>
        </w:rPr>
        <w:t>array.</w:t>
      </w:r>
      <w:r w:rsidR="005A531F" w:rsidRPr="002505A0">
        <w:rPr>
          <w:rFonts w:cs="Times New Roman"/>
          <w:lang w:eastAsia="en-IN" w:bidi="hi-IN"/>
        </w:rPr>
        <w:t xml:space="preserve"> It works until the target value is found or the search range becomes empty.</w:t>
      </w:r>
      <w:r w:rsidR="00676AA2" w:rsidRPr="002505A0">
        <w:rPr>
          <w:rFonts w:cs="Times New Roman"/>
          <w:lang w:eastAsia="en-IN" w:bidi="hi-IN"/>
        </w:rPr>
        <w:t xml:space="preserve"> To make the search area smaller, the target number is checked against the middle number.</w:t>
      </w:r>
    </w:p>
    <w:p w14:paraId="6137F4C8" w14:textId="77777777" w:rsidR="00F8019E" w:rsidRPr="00F8019E" w:rsidRDefault="00F8019E" w:rsidP="00F8019E">
      <w:pPr>
        <w:rPr>
          <w:rFonts w:cs="Times New Roman"/>
          <w:b/>
          <w:bCs/>
          <w:lang w:eastAsia="en-IN" w:bidi="hi-IN"/>
        </w:rPr>
      </w:pPr>
      <w:r w:rsidRPr="00F8019E">
        <w:rPr>
          <w:rFonts w:cs="Times New Roman"/>
          <w:b/>
          <w:bCs/>
          <w:lang w:eastAsia="en-IN" w:bidi="hi-IN"/>
        </w:rPr>
        <w:t>Example:</w:t>
      </w:r>
    </w:p>
    <w:p w14:paraId="3AB69059" w14:textId="77777777" w:rsidR="00F8019E" w:rsidRPr="00F8019E" w:rsidRDefault="00F8019E" w:rsidP="00F8019E">
      <w:pPr>
        <w:rPr>
          <w:rFonts w:cs="Times New Roman"/>
          <w:lang w:eastAsia="en-IN" w:bidi="hi-IN"/>
        </w:rPr>
      </w:pPr>
      <w:proofErr w:type="gramStart"/>
      <w:r w:rsidRPr="00F8019E">
        <w:rPr>
          <w:rFonts w:cs="Times New Roman"/>
          <w:lang w:eastAsia="en-IN" w:bidi="hi-IN"/>
        </w:rPr>
        <w:t>Let's</w:t>
      </w:r>
      <w:proofErr w:type="gramEnd"/>
      <w:r w:rsidRPr="00F8019E">
        <w:rPr>
          <w:rFonts w:cs="Times New Roman"/>
          <w:lang w:eastAsia="en-IN" w:bidi="hi-IN"/>
        </w:rPr>
        <w:t xml:space="preserve"> say we have a </w:t>
      </w:r>
      <w:r w:rsidRPr="00F8019E">
        <w:rPr>
          <w:rFonts w:cs="Times New Roman"/>
          <w:b/>
          <w:bCs/>
          <w:lang w:eastAsia="en-IN" w:bidi="hi-IN"/>
        </w:rPr>
        <w:t>sorted list</w:t>
      </w:r>
      <w:r w:rsidRPr="00F8019E">
        <w:rPr>
          <w:rFonts w:cs="Times New Roman"/>
          <w:lang w:eastAsia="en-IN" w:bidi="hi-IN"/>
        </w:rPr>
        <w:t>:</w:t>
      </w:r>
      <w:r w:rsidRPr="00F8019E">
        <w:rPr>
          <w:rFonts w:cs="Times New Roman"/>
          <w:lang w:eastAsia="en-IN" w:bidi="hi-IN"/>
        </w:rPr>
        <w:br/>
        <w:t>[10, 20, 30, 40, 50, 60, 70]</w:t>
      </w:r>
      <w:r w:rsidRPr="00F8019E">
        <w:rPr>
          <w:rFonts w:cs="Times New Roman"/>
          <w:lang w:eastAsia="en-IN" w:bidi="hi-IN"/>
        </w:rPr>
        <w:br/>
        <w:t xml:space="preserve">And we want to find </w:t>
      </w:r>
      <w:r w:rsidRPr="00F8019E">
        <w:rPr>
          <w:rFonts w:cs="Times New Roman"/>
          <w:b/>
          <w:bCs/>
          <w:lang w:eastAsia="en-IN" w:bidi="hi-IN"/>
        </w:rPr>
        <w:t>40</w:t>
      </w:r>
      <w:r w:rsidRPr="00F8019E">
        <w:rPr>
          <w:rFonts w:cs="Times New Roman"/>
          <w:lang w:eastAsia="en-IN" w:bidi="hi-IN"/>
        </w:rPr>
        <w:t>.</w:t>
      </w:r>
    </w:p>
    <w:p w14:paraId="08CC6B32" w14:textId="77777777" w:rsidR="00F8019E" w:rsidRPr="00F8019E" w:rsidRDefault="00F8019E" w:rsidP="00F8019E">
      <w:pPr>
        <w:numPr>
          <w:ilvl w:val="0"/>
          <w:numId w:val="104"/>
        </w:numPr>
        <w:rPr>
          <w:rFonts w:cs="Times New Roman"/>
          <w:lang w:eastAsia="en-IN" w:bidi="hi-IN"/>
        </w:rPr>
      </w:pPr>
      <w:r w:rsidRPr="00F8019E">
        <w:rPr>
          <w:rFonts w:cs="Times New Roman"/>
          <w:b/>
          <w:bCs/>
          <w:lang w:eastAsia="en-IN" w:bidi="hi-IN"/>
        </w:rPr>
        <w:t>Find the middle number:</w:t>
      </w:r>
    </w:p>
    <w:p w14:paraId="25390DDF"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The middle number is </w:t>
      </w:r>
      <w:r w:rsidRPr="00F8019E">
        <w:rPr>
          <w:rFonts w:cs="Times New Roman"/>
          <w:b/>
          <w:bCs/>
          <w:lang w:eastAsia="en-IN" w:bidi="hi-IN"/>
        </w:rPr>
        <w:t>40</w:t>
      </w:r>
      <w:r w:rsidRPr="00F8019E">
        <w:rPr>
          <w:rFonts w:cs="Times New Roman"/>
          <w:lang w:eastAsia="en-IN" w:bidi="hi-IN"/>
        </w:rPr>
        <w:t>.</w:t>
      </w:r>
    </w:p>
    <w:p w14:paraId="18D5DA0A"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Since 40 is the </w:t>
      </w:r>
      <w:proofErr w:type="gramStart"/>
      <w:r w:rsidRPr="00F8019E">
        <w:rPr>
          <w:rFonts w:cs="Times New Roman"/>
          <w:lang w:eastAsia="en-IN" w:bidi="hi-IN"/>
        </w:rPr>
        <w:t>number</w:t>
      </w:r>
      <w:proofErr w:type="gramEnd"/>
      <w:r w:rsidRPr="00F8019E">
        <w:rPr>
          <w:rFonts w:cs="Times New Roman"/>
          <w:lang w:eastAsia="en-IN" w:bidi="hi-IN"/>
        </w:rPr>
        <w:t xml:space="preserve"> we are looking for, we found it! </w:t>
      </w:r>
      <w:r w:rsidRPr="00F8019E">
        <w:rPr>
          <w:rFonts w:ascii="Segoe UI Emoji" w:hAnsi="Segoe UI Emoji" w:cs="Segoe UI Emoji"/>
          <w:lang w:eastAsia="en-IN" w:bidi="hi-IN"/>
        </w:rPr>
        <w:t>✅</w:t>
      </w:r>
    </w:p>
    <w:p w14:paraId="5F1A63AF" w14:textId="77777777" w:rsidR="00F8019E" w:rsidRPr="00F8019E" w:rsidRDefault="00F8019E" w:rsidP="00F8019E">
      <w:pPr>
        <w:numPr>
          <w:ilvl w:val="0"/>
          <w:numId w:val="104"/>
        </w:numPr>
        <w:rPr>
          <w:rFonts w:cs="Times New Roman"/>
          <w:lang w:eastAsia="en-IN" w:bidi="hi-IN"/>
        </w:rPr>
      </w:pPr>
      <w:r w:rsidRPr="00F8019E">
        <w:rPr>
          <w:rFonts w:cs="Times New Roman"/>
          <w:b/>
          <w:bCs/>
          <w:lang w:eastAsia="en-IN" w:bidi="hi-IN"/>
        </w:rPr>
        <w:t>If we were looking for 50 instead:</w:t>
      </w:r>
    </w:p>
    <w:p w14:paraId="126F174E"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The middle number is </w:t>
      </w:r>
      <w:r w:rsidRPr="00F8019E">
        <w:rPr>
          <w:rFonts w:cs="Times New Roman"/>
          <w:b/>
          <w:bCs/>
          <w:lang w:eastAsia="en-IN" w:bidi="hi-IN"/>
        </w:rPr>
        <w:t>40</w:t>
      </w:r>
      <w:r w:rsidRPr="00F8019E">
        <w:rPr>
          <w:rFonts w:cs="Times New Roman"/>
          <w:lang w:eastAsia="en-IN" w:bidi="hi-IN"/>
        </w:rPr>
        <w:t>.</w:t>
      </w:r>
    </w:p>
    <w:p w14:paraId="4ADDBFEF"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50 is </w:t>
      </w:r>
      <w:r w:rsidRPr="00F8019E">
        <w:rPr>
          <w:rFonts w:cs="Times New Roman"/>
          <w:b/>
          <w:bCs/>
          <w:lang w:eastAsia="en-IN" w:bidi="hi-IN"/>
        </w:rPr>
        <w:t>greater</w:t>
      </w:r>
      <w:r w:rsidRPr="00F8019E">
        <w:rPr>
          <w:rFonts w:cs="Times New Roman"/>
          <w:lang w:eastAsia="en-IN" w:bidi="hi-IN"/>
        </w:rPr>
        <w:t xml:space="preserve"> than 40, so we search in the </w:t>
      </w:r>
      <w:r w:rsidRPr="00F8019E">
        <w:rPr>
          <w:rFonts w:cs="Times New Roman"/>
          <w:b/>
          <w:bCs/>
          <w:lang w:eastAsia="en-IN" w:bidi="hi-IN"/>
        </w:rPr>
        <w:t>right half</w:t>
      </w:r>
      <w:r w:rsidRPr="00F8019E">
        <w:rPr>
          <w:rFonts w:cs="Times New Roman"/>
          <w:lang w:eastAsia="en-IN" w:bidi="hi-IN"/>
        </w:rPr>
        <w:t>: [50, 60, 70].</w:t>
      </w:r>
    </w:p>
    <w:p w14:paraId="3819214C"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Now, the middle number is </w:t>
      </w:r>
      <w:r w:rsidRPr="00F8019E">
        <w:rPr>
          <w:rFonts w:cs="Times New Roman"/>
          <w:b/>
          <w:bCs/>
          <w:lang w:eastAsia="en-IN" w:bidi="hi-IN"/>
        </w:rPr>
        <w:t>60</w:t>
      </w:r>
      <w:r w:rsidRPr="00F8019E">
        <w:rPr>
          <w:rFonts w:cs="Times New Roman"/>
          <w:lang w:eastAsia="en-IN" w:bidi="hi-IN"/>
        </w:rPr>
        <w:t>.</w:t>
      </w:r>
    </w:p>
    <w:p w14:paraId="371F228C"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50 is </w:t>
      </w:r>
      <w:r w:rsidRPr="00F8019E">
        <w:rPr>
          <w:rFonts w:cs="Times New Roman"/>
          <w:b/>
          <w:bCs/>
          <w:lang w:eastAsia="en-IN" w:bidi="hi-IN"/>
        </w:rPr>
        <w:t>smaller</w:t>
      </w:r>
      <w:r w:rsidRPr="00F8019E">
        <w:rPr>
          <w:rFonts w:cs="Times New Roman"/>
          <w:lang w:eastAsia="en-IN" w:bidi="hi-IN"/>
        </w:rPr>
        <w:t xml:space="preserve"> than 60, so we search in the </w:t>
      </w:r>
      <w:r w:rsidRPr="00F8019E">
        <w:rPr>
          <w:rFonts w:cs="Times New Roman"/>
          <w:b/>
          <w:bCs/>
          <w:lang w:eastAsia="en-IN" w:bidi="hi-IN"/>
        </w:rPr>
        <w:t>left half</w:t>
      </w:r>
      <w:r w:rsidRPr="00F8019E">
        <w:rPr>
          <w:rFonts w:cs="Times New Roman"/>
          <w:lang w:eastAsia="en-IN" w:bidi="hi-IN"/>
        </w:rPr>
        <w:t>: [50].</w:t>
      </w:r>
    </w:p>
    <w:p w14:paraId="407D28B4" w14:textId="77777777" w:rsidR="00F8019E" w:rsidRPr="00F8019E" w:rsidRDefault="00F8019E" w:rsidP="00F8019E">
      <w:pPr>
        <w:numPr>
          <w:ilvl w:val="1"/>
          <w:numId w:val="104"/>
        </w:numPr>
        <w:rPr>
          <w:rFonts w:cs="Times New Roman"/>
          <w:lang w:eastAsia="en-IN" w:bidi="hi-IN"/>
        </w:rPr>
      </w:pPr>
      <w:r w:rsidRPr="00F8019E">
        <w:rPr>
          <w:rFonts w:cs="Times New Roman"/>
          <w:lang w:eastAsia="en-IN" w:bidi="hi-IN"/>
        </w:rPr>
        <w:t xml:space="preserve">We found </w:t>
      </w:r>
      <w:r w:rsidRPr="00F8019E">
        <w:rPr>
          <w:rFonts w:cs="Times New Roman"/>
          <w:b/>
          <w:bCs/>
          <w:lang w:eastAsia="en-IN" w:bidi="hi-IN"/>
        </w:rPr>
        <w:t>50</w:t>
      </w:r>
      <w:r w:rsidRPr="00F8019E">
        <w:rPr>
          <w:rFonts w:cs="Times New Roman"/>
          <w:lang w:eastAsia="en-IN" w:bidi="hi-IN"/>
        </w:rPr>
        <w:t xml:space="preserve">! </w:t>
      </w:r>
      <w:r w:rsidRPr="00F8019E">
        <w:rPr>
          <w:rFonts w:ascii="Segoe UI Emoji" w:hAnsi="Segoe UI Emoji" w:cs="Segoe UI Emoji"/>
          <w:lang w:eastAsia="en-IN" w:bidi="hi-IN"/>
        </w:rPr>
        <w:t>✅</w:t>
      </w:r>
    </w:p>
    <w:p w14:paraId="1C8F650C" w14:textId="77777777" w:rsidR="00F8019E" w:rsidRDefault="00F8019E" w:rsidP="00F8019E">
      <w:pPr>
        <w:rPr>
          <w:rFonts w:cs="Times New Roman"/>
          <w:lang w:eastAsia="en-IN" w:bidi="hi-IN"/>
        </w:rPr>
      </w:pPr>
      <w:r w:rsidRPr="00F8019E">
        <w:rPr>
          <w:rFonts w:cs="Times New Roman"/>
          <w:lang w:eastAsia="en-IN" w:bidi="hi-IN"/>
        </w:rPr>
        <w:t>This process continues until we find the number or the list becomes empty.</w:t>
      </w:r>
    </w:p>
    <w:p w14:paraId="6AE2A0EA" w14:textId="77777777" w:rsidR="00A937DC" w:rsidRPr="00A937DC" w:rsidRDefault="00A937DC" w:rsidP="00A937DC">
      <w:pPr>
        <w:pStyle w:val="Heading4"/>
        <w:rPr>
          <w:lang w:eastAsia="en-IN" w:bidi="hi-IN"/>
        </w:rPr>
      </w:pPr>
      <w:r w:rsidRPr="00A937DC">
        <w:rPr>
          <w:lang w:eastAsia="en-IN" w:bidi="hi-IN"/>
        </w:rPr>
        <w:t>Conditions to apply Binary Search Algorithm in a Data Structure</w:t>
      </w:r>
    </w:p>
    <w:p w14:paraId="13442B72" w14:textId="77777777" w:rsidR="00A937DC" w:rsidRPr="00A937DC" w:rsidRDefault="00A937DC" w:rsidP="00A937DC">
      <w:pPr>
        <w:rPr>
          <w:rFonts w:cs="Times New Roman"/>
          <w:lang w:eastAsia="en-IN" w:bidi="hi-IN"/>
        </w:rPr>
      </w:pPr>
      <w:r w:rsidRPr="00A937DC">
        <w:rPr>
          <w:rFonts w:cs="Times New Roman"/>
          <w:lang w:eastAsia="en-IN" w:bidi="hi-IN"/>
        </w:rPr>
        <w:t>To apply Binary Search algorithm:</w:t>
      </w:r>
    </w:p>
    <w:p w14:paraId="39436066" w14:textId="77777777" w:rsidR="00A937DC" w:rsidRPr="00A937DC" w:rsidRDefault="00A937DC" w:rsidP="00A937DC">
      <w:pPr>
        <w:numPr>
          <w:ilvl w:val="0"/>
          <w:numId w:val="105"/>
        </w:numPr>
        <w:rPr>
          <w:rFonts w:cs="Times New Roman"/>
          <w:lang w:eastAsia="en-IN" w:bidi="hi-IN"/>
        </w:rPr>
      </w:pPr>
      <w:r w:rsidRPr="00A937DC">
        <w:rPr>
          <w:rFonts w:cs="Times New Roman"/>
          <w:lang w:eastAsia="en-IN" w:bidi="hi-IN"/>
        </w:rPr>
        <w:t>The data structure must be sorted.</w:t>
      </w:r>
    </w:p>
    <w:p w14:paraId="68D5F46E" w14:textId="77777777" w:rsidR="00A937DC" w:rsidRDefault="00A937DC" w:rsidP="00A937DC">
      <w:pPr>
        <w:numPr>
          <w:ilvl w:val="0"/>
          <w:numId w:val="106"/>
        </w:numPr>
        <w:rPr>
          <w:rFonts w:cs="Times New Roman"/>
          <w:lang w:eastAsia="en-IN" w:bidi="hi-IN"/>
        </w:rPr>
      </w:pPr>
      <w:r w:rsidRPr="00A937DC">
        <w:rPr>
          <w:rFonts w:cs="Times New Roman"/>
          <w:lang w:eastAsia="en-IN" w:bidi="hi-IN"/>
        </w:rPr>
        <w:lastRenderedPageBreak/>
        <w:t>Access to any element of the data structure should take constant time.</w:t>
      </w:r>
    </w:p>
    <w:p w14:paraId="30AF1D1F" w14:textId="693B08C1" w:rsidR="00010074" w:rsidRDefault="00F830C8" w:rsidP="00F830C8">
      <w:pPr>
        <w:pStyle w:val="Heading4"/>
        <w:rPr>
          <w:lang w:eastAsia="en-IN" w:bidi="hi-IN"/>
        </w:rPr>
      </w:pPr>
      <w:r w:rsidRPr="00F830C8">
        <w:rPr>
          <w:lang w:eastAsia="en-IN" w:bidi="hi-IN"/>
        </w:rPr>
        <w:t>Binary Search Algorithm</w:t>
      </w:r>
    </w:p>
    <w:p w14:paraId="173E725B" w14:textId="4F380FB0" w:rsidR="00F830C8" w:rsidRPr="00BC6D0A" w:rsidRDefault="00F830C8" w:rsidP="000E4AD3">
      <w:pPr>
        <w:spacing w:line="276" w:lineRule="auto"/>
        <w:rPr>
          <w:lang w:eastAsia="en-IN" w:bidi="hi-IN"/>
        </w:rPr>
      </w:pPr>
      <w:r w:rsidRPr="00BC6D0A">
        <w:rPr>
          <w:lang w:eastAsia="en-IN" w:bidi="hi-IN"/>
        </w:rPr>
        <w:t>Below is the step-by-step algorithm for Binary Search:</w:t>
      </w:r>
    </w:p>
    <w:p w14:paraId="56106FF2" w14:textId="77777777" w:rsidR="00BC6D0A" w:rsidRPr="00BC6D0A" w:rsidRDefault="00BC6D0A" w:rsidP="000E4AD3">
      <w:pPr>
        <w:numPr>
          <w:ilvl w:val="0"/>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b/>
          <w:bCs/>
          <w:kern w:val="0"/>
          <w:lang w:eastAsia="en-IN" w:bidi="hi-IN"/>
          <w14:ligatures w14:val="none"/>
        </w:rPr>
        <w:t>Find the middle position</w:t>
      </w:r>
      <w:r w:rsidRPr="00BC6D0A">
        <w:rPr>
          <w:rFonts w:eastAsia="Times New Roman" w:cs="Times New Roman"/>
          <w:kern w:val="0"/>
          <w:lang w:eastAsia="en-IN" w:bidi="hi-IN"/>
          <w14:ligatures w14:val="none"/>
        </w:rPr>
        <w:t xml:space="preserve"> in the list.</w:t>
      </w:r>
    </w:p>
    <w:p w14:paraId="4FA38B21" w14:textId="77777777" w:rsidR="00BC6D0A" w:rsidRPr="00BC6D0A" w:rsidRDefault="00BC6D0A" w:rsidP="000E4AD3">
      <w:pPr>
        <w:numPr>
          <w:ilvl w:val="0"/>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b/>
          <w:bCs/>
          <w:kern w:val="0"/>
          <w:lang w:eastAsia="en-IN" w:bidi="hi-IN"/>
          <w14:ligatures w14:val="none"/>
        </w:rPr>
        <w:t>Compare the middle number</w:t>
      </w:r>
      <w:r w:rsidRPr="00BC6D0A">
        <w:rPr>
          <w:rFonts w:eastAsia="Times New Roman" w:cs="Times New Roman"/>
          <w:kern w:val="0"/>
          <w:lang w:eastAsia="en-IN" w:bidi="hi-IN"/>
          <w14:ligatures w14:val="none"/>
        </w:rPr>
        <w:t xml:space="preserve"> with the target number. </w:t>
      </w:r>
    </w:p>
    <w:p w14:paraId="501D4043" w14:textId="77777777" w:rsidR="00BC6D0A" w:rsidRPr="00BC6D0A" w:rsidRDefault="00BC6D0A" w:rsidP="000E4AD3">
      <w:pPr>
        <w:numPr>
          <w:ilvl w:val="1"/>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kern w:val="0"/>
          <w:lang w:eastAsia="en-IN" w:bidi="hi-IN"/>
          <w14:ligatures w14:val="none"/>
        </w:rPr>
        <w:t xml:space="preserve">If the middle number </w:t>
      </w:r>
      <w:r w:rsidRPr="00BC6D0A">
        <w:rPr>
          <w:rFonts w:eastAsia="Times New Roman" w:cs="Times New Roman"/>
          <w:b/>
          <w:bCs/>
          <w:kern w:val="0"/>
          <w:lang w:eastAsia="en-IN" w:bidi="hi-IN"/>
          <w14:ligatures w14:val="none"/>
        </w:rPr>
        <w:t>matches</w:t>
      </w:r>
      <w:r w:rsidRPr="00BC6D0A">
        <w:rPr>
          <w:rFonts w:eastAsia="Times New Roman" w:cs="Times New Roman"/>
          <w:kern w:val="0"/>
          <w:lang w:eastAsia="en-IN" w:bidi="hi-IN"/>
          <w14:ligatures w14:val="none"/>
        </w:rPr>
        <w:t xml:space="preserve"> the target, the search is complete. </w:t>
      </w:r>
      <w:r w:rsidRPr="00BC6D0A">
        <w:rPr>
          <w:rFonts w:ascii="Segoe UI Emoji" w:eastAsia="Times New Roman" w:hAnsi="Segoe UI Emoji" w:cs="Segoe UI Emoji"/>
          <w:kern w:val="0"/>
          <w:lang w:eastAsia="en-IN" w:bidi="hi-IN"/>
          <w14:ligatures w14:val="none"/>
        </w:rPr>
        <w:t>✅</w:t>
      </w:r>
    </w:p>
    <w:p w14:paraId="0D372AED" w14:textId="77777777" w:rsidR="00BC6D0A" w:rsidRPr="00BC6D0A" w:rsidRDefault="00BC6D0A" w:rsidP="000E4AD3">
      <w:pPr>
        <w:numPr>
          <w:ilvl w:val="1"/>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kern w:val="0"/>
          <w:lang w:eastAsia="en-IN" w:bidi="hi-IN"/>
          <w14:ligatures w14:val="none"/>
        </w:rPr>
        <w:t xml:space="preserve">If the target is </w:t>
      </w:r>
      <w:r w:rsidRPr="00BC6D0A">
        <w:rPr>
          <w:rFonts w:eastAsia="Times New Roman" w:cs="Times New Roman"/>
          <w:b/>
          <w:bCs/>
          <w:kern w:val="0"/>
          <w:lang w:eastAsia="en-IN" w:bidi="hi-IN"/>
          <w14:ligatures w14:val="none"/>
        </w:rPr>
        <w:t>smaller</w:t>
      </w:r>
      <w:r w:rsidRPr="00BC6D0A">
        <w:rPr>
          <w:rFonts w:eastAsia="Times New Roman" w:cs="Times New Roman"/>
          <w:kern w:val="0"/>
          <w:lang w:eastAsia="en-IN" w:bidi="hi-IN"/>
          <w14:ligatures w14:val="none"/>
        </w:rPr>
        <w:t xml:space="preserve">, search in the </w:t>
      </w:r>
      <w:r w:rsidRPr="00BC6D0A">
        <w:rPr>
          <w:rFonts w:eastAsia="Times New Roman" w:cs="Times New Roman"/>
          <w:b/>
          <w:bCs/>
          <w:kern w:val="0"/>
          <w:lang w:eastAsia="en-IN" w:bidi="hi-IN"/>
          <w14:ligatures w14:val="none"/>
        </w:rPr>
        <w:t>left half</w:t>
      </w:r>
      <w:r w:rsidRPr="00BC6D0A">
        <w:rPr>
          <w:rFonts w:eastAsia="Times New Roman" w:cs="Times New Roman"/>
          <w:kern w:val="0"/>
          <w:lang w:eastAsia="en-IN" w:bidi="hi-IN"/>
          <w14:ligatures w14:val="none"/>
        </w:rPr>
        <w:t>.</w:t>
      </w:r>
    </w:p>
    <w:p w14:paraId="18767EBF" w14:textId="77777777" w:rsidR="00BC6D0A" w:rsidRPr="00BC6D0A" w:rsidRDefault="00BC6D0A" w:rsidP="000E4AD3">
      <w:pPr>
        <w:numPr>
          <w:ilvl w:val="1"/>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kern w:val="0"/>
          <w:lang w:eastAsia="en-IN" w:bidi="hi-IN"/>
          <w14:ligatures w14:val="none"/>
        </w:rPr>
        <w:t xml:space="preserve">If the target is </w:t>
      </w:r>
      <w:r w:rsidRPr="00BC6D0A">
        <w:rPr>
          <w:rFonts w:eastAsia="Times New Roman" w:cs="Times New Roman"/>
          <w:b/>
          <w:bCs/>
          <w:kern w:val="0"/>
          <w:lang w:eastAsia="en-IN" w:bidi="hi-IN"/>
          <w14:ligatures w14:val="none"/>
        </w:rPr>
        <w:t>larger</w:t>
      </w:r>
      <w:r w:rsidRPr="00BC6D0A">
        <w:rPr>
          <w:rFonts w:eastAsia="Times New Roman" w:cs="Times New Roman"/>
          <w:kern w:val="0"/>
          <w:lang w:eastAsia="en-IN" w:bidi="hi-IN"/>
          <w14:ligatures w14:val="none"/>
        </w:rPr>
        <w:t xml:space="preserve">, search in the </w:t>
      </w:r>
      <w:r w:rsidRPr="00BC6D0A">
        <w:rPr>
          <w:rFonts w:eastAsia="Times New Roman" w:cs="Times New Roman"/>
          <w:b/>
          <w:bCs/>
          <w:kern w:val="0"/>
          <w:lang w:eastAsia="en-IN" w:bidi="hi-IN"/>
          <w14:ligatures w14:val="none"/>
        </w:rPr>
        <w:t>right half</w:t>
      </w:r>
      <w:r w:rsidRPr="00BC6D0A">
        <w:rPr>
          <w:rFonts w:eastAsia="Times New Roman" w:cs="Times New Roman"/>
          <w:kern w:val="0"/>
          <w:lang w:eastAsia="en-IN" w:bidi="hi-IN"/>
          <w14:ligatures w14:val="none"/>
        </w:rPr>
        <w:t>.</w:t>
      </w:r>
    </w:p>
    <w:p w14:paraId="14E92527" w14:textId="77777777" w:rsidR="00BC6D0A" w:rsidRPr="00BC6D0A" w:rsidRDefault="00BC6D0A" w:rsidP="000E4AD3">
      <w:pPr>
        <w:numPr>
          <w:ilvl w:val="0"/>
          <w:numId w:val="107"/>
        </w:numPr>
        <w:spacing w:before="100" w:beforeAutospacing="1" w:after="100" w:afterAutospacing="1" w:line="276" w:lineRule="auto"/>
        <w:rPr>
          <w:rFonts w:eastAsia="Times New Roman" w:cs="Times New Roman"/>
          <w:kern w:val="0"/>
          <w:lang w:eastAsia="en-IN" w:bidi="hi-IN"/>
          <w14:ligatures w14:val="none"/>
        </w:rPr>
      </w:pPr>
      <w:r w:rsidRPr="00BC6D0A">
        <w:rPr>
          <w:rFonts w:eastAsia="Times New Roman" w:cs="Times New Roman"/>
          <w:b/>
          <w:bCs/>
          <w:kern w:val="0"/>
          <w:lang w:eastAsia="en-IN" w:bidi="hi-IN"/>
          <w14:ligatures w14:val="none"/>
        </w:rPr>
        <w:t>Repeat the process</w:t>
      </w:r>
      <w:r w:rsidRPr="00BC6D0A">
        <w:rPr>
          <w:rFonts w:eastAsia="Times New Roman" w:cs="Times New Roman"/>
          <w:kern w:val="0"/>
          <w:lang w:eastAsia="en-IN" w:bidi="hi-IN"/>
          <w14:ligatures w14:val="none"/>
        </w:rPr>
        <w:t xml:space="preserve"> until the number is found or no numbers are left to check.</w:t>
      </w:r>
    </w:p>
    <w:p w14:paraId="1386CC90" w14:textId="77777777" w:rsidR="001551B0" w:rsidRDefault="001551B0" w:rsidP="001551B0">
      <w:pPr>
        <w:pStyle w:val="Heading4"/>
        <w:rPr>
          <w:bCs/>
          <w:lang w:eastAsia="en-IN" w:bidi="hi-IN"/>
        </w:rPr>
      </w:pPr>
      <w:r w:rsidRPr="001551B0">
        <w:rPr>
          <w:bCs/>
          <w:lang w:eastAsia="en-IN" w:bidi="hi-IN"/>
        </w:rPr>
        <w:t>How to Implement Binary Search Algorithm?</w:t>
      </w:r>
    </w:p>
    <w:p w14:paraId="48834523" w14:textId="77777777" w:rsidR="008A4ADC" w:rsidRPr="008A4ADC" w:rsidRDefault="008A4ADC" w:rsidP="00590D05">
      <w:pPr>
        <w:spacing w:line="240" w:lineRule="auto"/>
        <w:rPr>
          <w:lang w:eastAsia="en-IN" w:bidi="hi-IN"/>
        </w:rPr>
      </w:pPr>
      <w:r w:rsidRPr="008A4ADC">
        <w:rPr>
          <w:lang w:eastAsia="en-IN" w:bidi="hi-IN"/>
        </w:rPr>
        <w:t>The </w:t>
      </w:r>
      <w:r w:rsidRPr="008A4ADC">
        <w:rPr>
          <w:b/>
          <w:bCs/>
          <w:lang w:eastAsia="en-IN" w:bidi="hi-IN"/>
        </w:rPr>
        <w:t>Binary Search Algorithm</w:t>
      </w:r>
      <w:r w:rsidRPr="008A4ADC">
        <w:rPr>
          <w:lang w:eastAsia="en-IN" w:bidi="hi-IN"/>
        </w:rPr>
        <w:t> can be implemented in the following two ways</w:t>
      </w:r>
    </w:p>
    <w:p w14:paraId="6F002DAC" w14:textId="77777777" w:rsidR="008A4ADC" w:rsidRPr="008A4ADC" w:rsidRDefault="008A4ADC" w:rsidP="00730041">
      <w:pPr>
        <w:numPr>
          <w:ilvl w:val="0"/>
          <w:numId w:val="108"/>
        </w:numPr>
        <w:spacing w:line="240" w:lineRule="auto"/>
        <w:rPr>
          <w:lang w:eastAsia="en-IN" w:bidi="hi-IN"/>
        </w:rPr>
      </w:pPr>
      <w:r w:rsidRPr="008A4ADC">
        <w:rPr>
          <w:lang w:eastAsia="en-IN" w:bidi="hi-IN"/>
        </w:rPr>
        <w:t>Iterative Binary Search Algorithm</w:t>
      </w:r>
    </w:p>
    <w:p w14:paraId="74E51724" w14:textId="77777777" w:rsidR="008A4ADC" w:rsidRPr="008A4ADC" w:rsidRDefault="008A4ADC" w:rsidP="00730041">
      <w:pPr>
        <w:numPr>
          <w:ilvl w:val="0"/>
          <w:numId w:val="108"/>
        </w:numPr>
        <w:spacing w:line="240" w:lineRule="auto"/>
        <w:rPr>
          <w:lang w:eastAsia="en-IN" w:bidi="hi-IN"/>
        </w:rPr>
      </w:pPr>
      <w:r w:rsidRPr="008A4ADC">
        <w:rPr>
          <w:lang w:eastAsia="en-IN" w:bidi="hi-IN"/>
        </w:rPr>
        <w:t>Recursive Binary Search Algorithm</w:t>
      </w:r>
    </w:p>
    <w:p w14:paraId="13B5C36E" w14:textId="77777777" w:rsidR="008A4ADC" w:rsidRPr="008A4ADC" w:rsidRDefault="008A4ADC" w:rsidP="00590D05">
      <w:pPr>
        <w:spacing w:line="240" w:lineRule="auto"/>
        <w:rPr>
          <w:lang w:eastAsia="en-IN" w:bidi="hi-IN"/>
        </w:rPr>
      </w:pPr>
      <w:r w:rsidRPr="008A4ADC">
        <w:rPr>
          <w:lang w:eastAsia="en-IN" w:bidi="hi-IN"/>
        </w:rPr>
        <w:t>Given below are the pseudocodes for the approaches.</w:t>
      </w:r>
    </w:p>
    <w:p w14:paraId="3F171679" w14:textId="598620F1" w:rsidR="008A4ADC" w:rsidRPr="00A36434" w:rsidRDefault="008A4ADC" w:rsidP="00730041">
      <w:pPr>
        <w:pStyle w:val="Heading5"/>
        <w:numPr>
          <w:ilvl w:val="0"/>
          <w:numId w:val="110"/>
        </w:numPr>
        <w:rPr>
          <w:lang w:eastAsia="en-IN" w:bidi="hi-IN"/>
        </w:rPr>
      </w:pPr>
      <w:r w:rsidRPr="00A36434">
        <w:rPr>
          <w:lang w:eastAsia="en-IN" w:bidi="hi-IN"/>
        </w:rPr>
        <w:t>Iterative Binary Search Algorithm:</w:t>
      </w:r>
    </w:p>
    <w:p w14:paraId="2C711537" w14:textId="77777777" w:rsidR="00010F3B" w:rsidRPr="00010F3B" w:rsidRDefault="00010F3B" w:rsidP="00010F3B">
      <w:pPr>
        <w:rPr>
          <w:lang w:eastAsia="en-IN" w:bidi="hi-IN"/>
        </w:rPr>
      </w:pPr>
      <w:r w:rsidRPr="00010F3B">
        <w:rPr>
          <w:lang w:eastAsia="en-IN" w:bidi="hi-IN"/>
        </w:rPr>
        <w:t xml:space="preserve">We use a </w:t>
      </w:r>
      <w:r w:rsidRPr="00010F3B">
        <w:rPr>
          <w:b/>
          <w:bCs/>
          <w:lang w:eastAsia="en-IN" w:bidi="hi-IN"/>
        </w:rPr>
        <w:t>while loop</w:t>
      </w:r>
      <w:r w:rsidRPr="00010F3B">
        <w:rPr>
          <w:lang w:eastAsia="en-IN" w:bidi="hi-IN"/>
        </w:rPr>
        <w:t xml:space="preserve"> to keep checking the target number and keep dividing the search area into two parts until we find the number or the search ends.</w:t>
      </w:r>
    </w:p>
    <w:p w14:paraId="1CEECD60" w14:textId="22AE7888" w:rsidR="006B7FDA" w:rsidRDefault="006B7FDA" w:rsidP="006B7FDA">
      <w:pPr>
        <w:shd w:val="clear" w:color="auto" w:fill="1F1F1F"/>
        <w:spacing w:after="0" w:line="240" w:lineRule="auto"/>
        <w:rPr>
          <w:rFonts w:ascii="Consolas" w:eastAsia="Times New Roman" w:hAnsi="Consolas" w:cs="Times New Roman"/>
          <w:color w:val="CE9178"/>
          <w:kern w:val="0"/>
          <w:sz w:val="16"/>
          <w:szCs w:val="16"/>
          <w:lang w:eastAsia="en-IN" w:bidi="hi-IN"/>
          <w14:ligatures w14:val="none"/>
        </w:rPr>
      </w:pPr>
      <w:r w:rsidRPr="006B7FDA">
        <w:rPr>
          <w:rFonts w:ascii="Consolas" w:eastAsia="Times New Roman" w:hAnsi="Consolas" w:cs="Times New Roman"/>
          <w:color w:val="C586C0"/>
          <w:kern w:val="0"/>
          <w:sz w:val="16"/>
          <w:szCs w:val="16"/>
          <w:lang w:eastAsia="en-IN" w:bidi="hi-IN"/>
          <w14:ligatures w14:val="none"/>
        </w:rPr>
        <w:t>#include</w:t>
      </w:r>
      <w:r w:rsidRPr="006B7FDA">
        <w:rPr>
          <w:rFonts w:ascii="Consolas" w:eastAsia="Times New Roman" w:hAnsi="Consolas" w:cs="Times New Roman"/>
          <w:color w:val="569CD6"/>
          <w:kern w:val="0"/>
          <w:sz w:val="16"/>
          <w:szCs w:val="16"/>
          <w:lang w:eastAsia="en-IN" w:bidi="hi-IN"/>
          <w14:ligatures w14:val="none"/>
        </w:rPr>
        <w:t xml:space="preserve"> </w:t>
      </w:r>
      <w:r w:rsidRPr="006B7FDA">
        <w:rPr>
          <w:rFonts w:ascii="Consolas" w:eastAsia="Times New Roman" w:hAnsi="Consolas" w:cs="Times New Roman"/>
          <w:color w:val="CE9178"/>
          <w:kern w:val="0"/>
          <w:sz w:val="16"/>
          <w:szCs w:val="16"/>
          <w:lang w:eastAsia="en-IN" w:bidi="hi-IN"/>
          <w14:ligatures w14:val="none"/>
        </w:rPr>
        <w:t>&lt;</w:t>
      </w:r>
      <w:proofErr w:type="spellStart"/>
      <w:r w:rsidRPr="006B7FDA">
        <w:rPr>
          <w:rFonts w:ascii="Consolas" w:eastAsia="Times New Roman" w:hAnsi="Consolas" w:cs="Times New Roman"/>
          <w:color w:val="CE9178"/>
          <w:kern w:val="0"/>
          <w:sz w:val="16"/>
          <w:szCs w:val="16"/>
          <w:lang w:eastAsia="en-IN" w:bidi="hi-IN"/>
          <w14:ligatures w14:val="none"/>
        </w:rPr>
        <w:t>stdio.h</w:t>
      </w:r>
      <w:proofErr w:type="spellEnd"/>
      <w:r w:rsidRPr="006B7FDA">
        <w:rPr>
          <w:rFonts w:ascii="Consolas" w:eastAsia="Times New Roman" w:hAnsi="Consolas" w:cs="Times New Roman"/>
          <w:color w:val="CE9178"/>
          <w:kern w:val="0"/>
          <w:sz w:val="16"/>
          <w:szCs w:val="16"/>
          <w:lang w:eastAsia="en-IN" w:bidi="hi-IN"/>
          <w14:ligatures w14:val="none"/>
        </w:rPr>
        <w:t>&gt;</w:t>
      </w:r>
    </w:p>
    <w:p w14:paraId="3B258E60" w14:textId="77777777" w:rsidR="00F97C71" w:rsidRPr="006B7FDA" w:rsidRDefault="00F97C71"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049986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DCDCAA"/>
          <w:kern w:val="0"/>
          <w:sz w:val="16"/>
          <w:szCs w:val="16"/>
          <w:lang w:eastAsia="en-IN" w:bidi="hi-IN"/>
          <w14:ligatures w14:val="none"/>
        </w:rPr>
        <w:t>search</w:t>
      </w:r>
      <w:r w:rsidRPr="006B7FDA">
        <w:rPr>
          <w:rFonts w:ascii="Consolas" w:eastAsia="Times New Roman" w:hAnsi="Consolas" w:cs="Times New Roman"/>
          <w:color w:val="CCCCCC"/>
          <w:kern w:val="0"/>
          <w:sz w:val="16"/>
          <w:szCs w:val="16"/>
          <w:lang w:eastAsia="en-IN" w:bidi="hi-IN"/>
          <w14:ligatures w14:val="none"/>
        </w:rPr>
        <w:t>(</w:t>
      </w:r>
      <w:proofErr w:type="gramEnd"/>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569CD6"/>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low</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high</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x</w:t>
      </w:r>
      <w:r w:rsidRPr="006B7FDA">
        <w:rPr>
          <w:rFonts w:ascii="Consolas" w:eastAsia="Times New Roman" w:hAnsi="Consolas" w:cs="Times New Roman"/>
          <w:color w:val="CCCCCC"/>
          <w:kern w:val="0"/>
          <w:sz w:val="16"/>
          <w:szCs w:val="16"/>
          <w:lang w:eastAsia="en-IN" w:bidi="hi-IN"/>
          <w14:ligatures w14:val="none"/>
        </w:rPr>
        <w:t>)</w:t>
      </w:r>
    </w:p>
    <w:p w14:paraId="726911B7"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w:t>
      </w:r>
    </w:p>
    <w:p w14:paraId="43D9994F"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while</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low</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&lt;=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high</w:t>
      </w:r>
      <w:r w:rsidRPr="006B7FDA">
        <w:rPr>
          <w:rFonts w:ascii="Consolas" w:eastAsia="Times New Roman" w:hAnsi="Consolas" w:cs="Times New Roman"/>
          <w:color w:val="CCCCCC"/>
          <w:kern w:val="0"/>
          <w:sz w:val="16"/>
          <w:szCs w:val="16"/>
          <w:lang w:eastAsia="en-IN" w:bidi="hi-IN"/>
          <w14:ligatures w14:val="none"/>
        </w:rPr>
        <w:t>)</w:t>
      </w:r>
    </w:p>
    <w:p w14:paraId="0DDB410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2F5B1891"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low</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high</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low</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2</w:t>
      </w:r>
      <w:r w:rsidRPr="006B7FDA">
        <w:rPr>
          <w:rFonts w:ascii="Consolas" w:eastAsia="Times New Roman" w:hAnsi="Consolas" w:cs="Times New Roman"/>
          <w:color w:val="CCCCCC"/>
          <w:kern w:val="0"/>
          <w:sz w:val="16"/>
          <w:szCs w:val="16"/>
          <w:lang w:eastAsia="en-IN" w:bidi="hi-IN"/>
          <w14:ligatures w14:val="none"/>
        </w:rPr>
        <w:t>;</w:t>
      </w:r>
    </w:p>
    <w:p w14:paraId="54CA36C9"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CA49B21"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if</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x</w:t>
      </w:r>
      <w:r w:rsidRPr="006B7FDA">
        <w:rPr>
          <w:rFonts w:ascii="Consolas" w:eastAsia="Times New Roman" w:hAnsi="Consolas" w:cs="Times New Roman"/>
          <w:color w:val="CCCCCC"/>
          <w:kern w:val="0"/>
          <w:sz w:val="16"/>
          <w:szCs w:val="16"/>
          <w:lang w:eastAsia="en-IN" w:bidi="hi-IN"/>
          <w14:ligatures w14:val="none"/>
        </w:rPr>
        <w:t>)</w:t>
      </w:r>
    </w:p>
    <w:p w14:paraId="01E0203A"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0E40FF74"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return</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6A9955"/>
          <w:kern w:val="0"/>
          <w:sz w:val="16"/>
          <w:szCs w:val="16"/>
          <w:lang w:eastAsia="en-IN" w:bidi="hi-IN"/>
          <w14:ligatures w14:val="none"/>
        </w:rPr>
        <w:t xml:space="preserve">  /</w:t>
      </w:r>
      <w:proofErr w:type="gramEnd"/>
      <w:r w:rsidRPr="006B7FDA">
        <w:rPr>
          <w:rFonts w:ascii="Consolas" w:eastAsia="Times New Roman" w:hAnsi="Consolas" w:cs="Times New Roman"/>
          <w:color w:val="6A9955"/>
          <w:kern w:val="0"/>
          <w:sz w:val="16"/>
          <w:szCs w:val="16"/>
          <w:lang w:eastAsia="en-IN" w:bidi="hi-IN"/>
          <w14:ligatures w14:val="none"/>
        </w:rPr>
        <w:t>/ Found the element, return its index</w:t>
      </w:r>
    </w:p>
    <w:p w14:paraId="6E94C953"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5CFC713B"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B90DCD8"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if</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&lt;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x</w:t>
      </w:r>
      <w:r w:rsidRPr="006B7FDA">
        <w:rPr>
          <w:rFonts w:ascii="Consolas" w:eastAsia="Times New Roman" w:hAnsi="Consolas" w:cs="Times New Roman"/>
          <w:color w:val="CCCCCC"/>
          <w:kern w:val="0"/>
          <w:sz w:val="16"/>
          <w:szCs w:val="16"/>
          <w:lang w:eastAsia="en-IN" w:bidi="hi-IN"/>
          <w14:ligatures w14:val="none"/>
        </w:rPr>
        <w:t>)</w:t>
      </w:r>
    </w:p>
    <w:p w14:paraId="5F752056"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2B66633A"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low</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B5CEA8"/>
          <w:kern w:val="0"/>
          <w:sz w:val="16"/>
          <w:szCs w:val="16"/>
          <w:lang w:eastAsia="en-IN" w:bidi="hi-IN"/>
          <w14:ligatures w14:val="none"/>
        </w:rPr>
        <w:t>1</w:t>
      </w:r>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6A9955"/>
          <w:kern w:val="0"/>
          <w:sz w:val="16"/>
          <w:szCs w:val="16"/>
          <w:lang w:eastAsia="en-IN" w:bidi="hi-IN"/>
          <w14:ligatures w14:val="none"/>
        </w:rPr>
        <w:t xml:space="preserve">  /</w:t>
      </w:r>
      <w:proofErr w:type="gramEnd"/>
      <w:r w:rsidRPr="006B7FDA">
        <w:rPr>
          <w:rFonts w:ascii="Consolas" w:eastAsia="Times New Roman" w:hAnsi="Consolas" w:cs="Times New Roman"/>
          <w:color w:val="6A9955"/>
          <w:kern w:val="0"/>
          <w:sz w:val="16"/>
          <w:szCs w:val="16"/>
          <w:lang w:eastAsia="en-IN" w:bidi="hi-IN"/>
          <w14:ligatures w14:val="none"/>
        </w:rPr>
        <w:t>/ Search in the right half</w:t>
      </w:r>
    </w:p>
    <w:p w14:paraId="11F975B3"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2A250E66"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else</w:t>
      </w:r>
    </w:p>
    <w:p w14:paraId="6AA625A3"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02FEBC1B"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high</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mid</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1</w:t>
      </w:r>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6A9955"/>
          <w:kern w:val="0"/>
          <w:sz w:val="16"/>
          <w:szCs w:val="16"/>
          <w:lang w:eastAsia="en-IN" w:bidi="hi-IN"/>
          <w14:ligatures w14:val="none"/>
        </w:rPr>
        <w:t xml:space="preserve"> // Search in the left half</w:t>
      </w:r>
    </w:p>
    <w:p w14:paraId="0182FBC7"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1901BBF8"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7294C5D1"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075E0D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return</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B5CEA8"/>
          <w:kern w:val="0"/>
          <w:sz w:val="16"/>
          <w:szCs w:val="16"/>
          <w:lang w:eastAsia="en-IN" w:bidi="hi-IN"/>
          <w14:ligatures w14:val="none"/>
        </w:rPr>
        <w:t>1</w:t>
      </w:r>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6A9955"/>
          <w:kern w:val="0"/>
          <w:sz w:val="16"/>
          <w:szCs w:val="16"/>
          <w:lang w:eastAsia="en-IN" w:bidi="hi-IN"/>
          <w14:ligatures w14:val="none"/>
        </w:rPr>
        <w:t xml:space="preserve"> // Return -1 if element is not found (moved outside loop)</w:t>
      </w:r>
    </w:p>
    <w:p w14:paraId="55404697"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w:t>
      </w:r>
    </w:p>
    <w:p w14:paraId="1DE0F390"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9EC9395"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DCDCAA"/>
          <w:kern w:val="0"/>
          <w:sz w:val="16"/>
          <w:szCs w:val="16"/>
          <w:lang w:eastAsia="en-IN" w:bidi="hi-IN"/>
          <w14:ligatures w14:val="none"/>
        </w:rPr>
        <w:t>main</w:t>
      </w:r>
      <w:r w:rsidRPr="006B7FDA">
        <w:rPr>
          <w:rFonts w:ascii="Consolas" w:eastAsia="Times New Roman" w:hAnsi="Consolas" w:cs="Times New Roman"/>
          <w:color w:val="CCCCCC"/>
          <w:kern w:val="0"/>
          <w:sz w:val="16"/>
          <w:szCs w:val="16"/>
          <w:lang w:eastAsia="en-IN" w:bidi="hi-IN"/>
          <w14:ligatures w14:val="none"/>
        </w:rPr>
        <w:t>(</w:t>
      </w:r>
      <w:proofErr w:type="gramEnd"/>
      <w:r w:rsidRPr="006B7FDA">
        <w:rPr>
          <w:rFonts w:ascii="Consolas" w:eastAsia="Times New Roman" w:hAnsi="Consolas" w:cs="Times New Roman"/>
          <w:color w:val="CCCCCC"/>
          <w:kern w:val="0"/>
          <w:sz w:val="16"/>
          <w:szCs w:val="16"/>
          <w:lang w:eastAsia="en-IN" w:bidi="hi-IN"/>
          <w14:ligatures w14:val="none"/>
        </w:rPr>
        <w:t>)</w:t>
      </w:r>
    </w:p>
    <w:p w14:paraId="63E6A4C7"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w:t>
      </w:r>
    </w:p>
    <w:p w14:paraId="224C447B"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569CD6"/>
          <w:kern w:val="0"/>
          <w:sz w:val="16"/>
          <w:szCs w:val="16"/>
          <w:lang w:eastAsia="en-IN" w:bidi="hi-IN"/>
          <w14:ligatures w14:val="none"/>
        </w:rPr>
        <w:t>[</w:t>
      </w:r>
      <w:proofErr w:type="gramEnd"/>
      <w:r w:rsidRPr="006B7FDA">
        <w:rPr>
          <w:rFonts w:ascii="Consolas" w:eastAsia="Times New Roman" w:hAnsi="Consolas" w:cs="Times New Roman"/>
          <w:color w:val="569CD6"/>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12</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23</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45</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56</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78</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89</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90</w:t>
      </w:r>
      <w:r w:rsidRPr="006B7FDA">
        <w:rPr>
          <w:rFonts w:ascii="Consolas" w:eastAsia="Times New Roman" w:hAnsi="Consolas" w:cs="Times New Roman"/>
          <w:color w:val="CCCCCC"/>
          <w:kern w:val="0"/>
          <w:sz w:val="16"/>
          <w:szCs w:val="16"/>
          <w:lang w:eastAsia="en-IN" w:bidi="hi-IN"/>
          <w14:ligatures w14:val="none"/>
        </w:rPr>
        <w:t>};</w:t>
      </w:r>
    </w:p>
    <w:p w14:paraId="62EBE285"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len</w:t>
      </w:r>
      <w:proofErr w:type="spellEnd"/>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569CD6"/>
          <w:kern w:val="0"/>
          <w:sz w:val="16"/>
          <w:szCs w:val="16"/>
          <w:lang w:eastAsia="en-IN" w:bidi="hi-IN"/>
          <w14:ligatures w14:val="none"/>
        </w:rPr>
        <w:t>sizeof</w:t>
      </w:r>
      <w:proofErr w:type="spellEnd"/>
      <w:r w:rsidRPr="006B7FDA">
        <w:rPr>
          <w:rFonts w:ascii="Consolas" w:eastAsia="Times New Roman" w:hAnsi="Consolas" w:cs="Times New Roman"/>
          <w:color w:val="CCCCCC"/>
          <w:kern w:val="0"/>
          <w:sz w:val="16"/>
          <w:szCs w:val="16"/>
          <w:lang w:eastAsia="en-IN" w:bidi="hi-IN"/>
          <w14:ligatures w14:val="none"/>
        </w:rPr>
        <w:t>(</w:t>
      </w:r>
      <w:proofErr w:type="spell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569CD6"/>
          <w:kern w:val="0"/>
          <w:sz w:val="16"/>
          <w:szCs w:val="16"/>
          <w:lang w:eastAsia="en-IN" w:bidi="hi-IN"/>
          <w14:ligatures w14:val="none"/>
        </w:rPr>
        <w:t>sizeof</w:t>
      </w:r>
      <w:proofErr w:type="spellEnd"/>
      <w:r w:rsidRPr="006B7FDA">
        <w:rPr>
          <w:rFonts w:ascii="Consolas" w:eastAsia="Times New Roman" w:hAnsi="Consolas" w:cs="Times New Roman"/>
          <w:color w:val="CCCCCC"/>
          <w:kern w:val="0"/>
          <w:sz w:val="16"/>
          <w:szCs w:val="16"/>
          <w:lang w:eastAsia="en-IN" w:bidi="hi-IN"/>
          <w14:ligatures w14:val="none"/>
        </w:rPr>
        <w:t>(</w:t>
      </w:r>
      <w:proofErr w:type="spellStart"/>
      <w:proofErr w:type="gram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w:t>
      </w:r>
      <w:proofErr w:type="gramEnd"/>
      <w:r w:rsidRPr="006B7FDA">
        <w:rPr>
          <w:rFonts w:ascii="Consolas" w:eastAsia="Times New Roman" w:hAnsi="Consolas" w:cs="Times New Roman"/>
          <w:color w:val="B5CEA8"/>
          <w:kern w:val="0"/>
          <w:sz w:val="16"/>
          <w:szCs w:val="16"/>
          <w:lang w:eastAsia="en-IN" w:bidi="hi-IN"/>
          <w14:ligatures w14:val="none"/>
        </w:rPr>
        <w:t>0</w:t>
      </w:r>
      <w:r w:rsidRPr="006B7FDA">
        <w:rPr>
          <w:rFonts w:ascii="Consolas" w:eastAsia="Times New Roman" w:hAnsi="Consolas" w:cs="Times New Roman"/>
          <w:color w:val="CCCCCC"/>
          <w:kern w:val="0"/>
          <w:sz w:val="16"/>
          <w:szCs w:val="16"/>
          <w:lang w:eastAsia="en-IN" w:bidi="hi-IN"/>
          <w14:ligatures w14:val="none"/>
        </w:rPr>
        <w:t>]);</w:t>
      </w:r>
    </w:p>
    <w:p w14:paraId="0E5DFF3B"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569CD6"/>
          <w:kern w:val="0"/>
          <w:sz w:val="16"/>
          <w:szCs w:val="16"/>
          <w:lang w:eastAsia="en-IN" w:bidi="hi-IN"/>
          <w14:ligatures w14:val="none"/>
        </w:rPr>
        <w:t>int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result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DCDCAA"/>
          <w:kern w:val="0"/>
          <w:sz w:val="16"/>
          <w:szCs w:val="16"/>
          <w:lang w:eastAsia="en-IN" w:bidi="hi-IN"/>
          <w14:ligatures w14:val="none"/>
        </w:rPr>
        <w:t>search</w:t>
      </w:r>
      <w:r w:rsidRPr="006B7FDA">
        <w:rPr>
          <w:rFonts w:ascii="Consolas" w:eastAsia="Times New Roman" w:hAnsi="Consolas" w:cs="Times New Roman"/>
          <w:color w:val="CCCCCC"/>
          <w:kern w:val="0"/>
          <w:sz w:val="16"/>
          <w:szCs w:val="16"/>
          <w:lang w:eastAsia="en-IN" w:bidi="hi-IN"/>
          <w14:ligatures w14:val="none"/>
        </w:rPr>
        <w:t>(</w:t>
      </w:r>
      <w:proofErr w:type="spellStart"/>
      <w:proofErr w:type="gramEnd"/>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0</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len</w:t>
      </w:r>
      <w:proofErr w:type="spellEnd"/>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1</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78</w:t>
      </w:r>
      <w:r w:rsidRPr="006B7FDA">
        <w:rPr>
          <w:rFonts w:ascii="Consolas" w:eastAsia="Times New Roman" w:hAnsi="Consolas" w:cs="Times New Roman"/>
          <w:color w:val="CCCCCC"/>
          <w:kern w:val="0"/>
          <w:sz w:val="16"/>
          <w:szCs w:val="16"/>
          <w:lang w:eastAsia="en-IN" w:bidi="hi-IN"/>
          <w14:ligatures w14:val="none"/>
        </w:rPr>
        <w:t>);</w:t>
      </w:r>
    </w:p>
    <w:p w14:paraId="47153806"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41323D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if</w:t>
      </w:r>
      <w:r w:rsidRPr="006B7FDA">
        <w:rPr>
          <w:rFonts w:ascii="Consolas" w:eastAsia="Times New Roman" w:hAnsi="Consolas" w:cs="Times New Roman"/>
          <w:color w:val="CCCCCC"/>
          <w:kern w:val="0"/>
          <w:sz w:val="16"/>
          <w:szCs w:val="16"/>
          <w:lang w:eastAsia="en-IN" w:bidi="hi-IN"/>
          <w14:ligatures w14:val="none"/>
        </w:rPr>
        <w:t xml:space="preserve"> (</w:t>
      </w:r>
      <w:proofErr w:type="gramStart"/>
      <w:r w:rsidRPr="006B7FDA">
        <w:rPr>
          <w:rFonts w:ascii="Consolas" w:eastAsia="Times New Roman" w:hAnsi="Consolas" w:cs="Times New Roman"/>
          <w:color w:val="9CDCFE"/>
          <w:kern w:val="0"/>
          <w:sz w:val="16"/>
          <w:szCs w:val="16"/>
          <w:lang w:eastAsia="en-IN" w:bidi="hi-IN"/>
          <w14:ligatures w14:val="none"/>
        </w:rPr>
        <w:t>result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proofErr w:type="gramEnd"/>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D4D4D4"/>
          <w:kern w:val="0"/>
          <w:sz w:val="16"/>
          <w:szCs w:val="16"/>
          <w:lang w:eastAsia="en-IN" w:bidi="hi-IN"/>
          <w14:ligatures w14:val="none"/>
        </w:rPr>
        <w:t>-</w:t>
      </w:r>
      <w:r w:rsidRPr="006B7FDA">
        <w:rPr>
          <w:rFonts w:ascii="Consolas" w:eastAsia="Times New Roman" w:hAnsi="Consolas" w:cs="Times New Roman"/>
          <w:color w:val="B5CEA8"/>
          <w:kern w:val="0"/>
          <w:sz w:val="16"/>
          <w:szCs w:val="16"/>
          <w:lang w:eastAsia="en-IN" w:bidi="hi-IN"/>
          <w14:ligatures w14:val="none"/>
        </w:rPr>
        <w:t>1</w:t>
      </w:r>
      <w:r w:rsidRPr="006B7FDA">
        <w:rPr>
          <w:rFonts w:ascii="Consolas" w:eastAsia="Times New Roman" w:hAnsi="Consolas" w:cs="Times New Roman"/>
          <w:color w:val="CCCCCC"/>
          <w:kern w:val="0"/>
          <w:sz w:val="16"/>
          <w:szCs w:val="16"/>
          <w:lang w:eastAsia="en-IN" w:bidi="hi-IN"/>
          <w14:ligatures w14:val="none"/>
        </w:rPr>
        <w:t>)</w:t>
      </w:r>
    </w:p>
    <w:p w14:paraId="3D53750E"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45BE7486"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6B7FDA">
        <w:rPr>
          <w:rFonts w:ascii="Consolas" w:eastAsia="Times New Roman" w:hAnsi="Consolas" w:cs="Times New Roman"/>
          <w:color w:val="DCDCAA"/>
          <w:kern w:val="0"/>
          <w:sz w:val="16"/>
          <w:szCs w:val="16"/>
          <w:lang w:eastAsia="en-IN" w:bidi="hi-IN"/>
          <w14:ligatures w14:val="none"/>
        </w:rPr>
        <w:t>printf</w:t>
      </w:r>
      <w:proofErr w:type="spellEnd"/>
      <w:r w:rsidRPr="006B7FDA">
        <w:rPr>
          <w:rFonts w:ascii="Consolas" w:eastAsia="Times New Roman" w:hAnsi="Consolas" w:cs="Times New Roman"/>
          <w:color w:val="CCCCCC"/>
          <w:kern w:val="0"/>
          <w:sz w:val="16"/>
          <w:szCs w:val="16"/>
          <w:lang w:eastAsia="en-IN" w:bidi="hi-IN"/>
          <w14:ligatures w14:val="none"/>
        </w:rPr>
        <w:t>(</w:t>
      </w:r>
      <w:proofErr w:type="gramEnd"/>
      <w:r w:rsidRPr="006B7FDA">
        <w:rPr>
          <w:rFonts w:ascii="Consolas" w:eastAsia="Times New Roman" w:hAnsi="Consolas" w:cs="Times New Roman"/>
          <w:color w:val="CE9178"/>
          <w:kern w:val="0"/>
          <w:sz w:val="16"/>
          <w:szCs w:val="16"/>
          <w:lang w:eastAsia="en-IN" w:bidi="hi-IN"/>
          <w14:ligatures w14:val="none"/>
        </w:rPr>
        <w:t xml:space="preserve">"Element </w:t>
      </w:r>
      <w:r w:rsidRPr="006B7FDA">
        <w:rPr>
          <w:rFonts w:ascii="Consolas" w:eastAsia="Times New Roman" w:hAnsi="Consolas" w:cs="Times New Roman"/>
          <w:color w:val="9CDCFE"/>
          <w:kern w:val="0"/>
          <w:sz w:val="16"/>
          <w:szCs w:val="16"/>
          <w:lang w:eastAsia="en-IN" w:bidi="hi-IN"/>
          <w14:ligatures w14:val="none"/>
        </w:rPr>
        <w:t>%d</w:t>
      </w:r>
      <w:r w:rsidRPr="006B7FDA">
        <w:rPr>
          <w:rFonts w:ascii="Consolas" w:eastAsia="Times New Roman" w:hAnsi="Consolas" w:cs="Times New Roman"/>
          <w:color w:val="CE9178"/>
          <w:kern w:val="0"/>
          <w:sz w:val="16"/>
          <w:szCs w:val="16"/>
          <w:lang w:eastAsia="en-IN" w:bidi="hi-IN"/>
          <w14:ligatures w14:val="none"/>
        </w:rPr>
        <w:t xml:space="preserve"> found at position </w:t>
      </w:r>
      <w:r w:rsidRPr="006B7FDA">
        <w:rPr>
          <w:rFonts w:ascii="Consolas" w:eastAsia="Times New Roman" w:hAnsi="Consolas" w:cs="Times New Roman"/>
          <w:color w:val="9CDCFE"/>
          <w:kern w:val="0"/>
          <w:sz w:val="16"/>
          <w:szCs w:val="16"/>
          <w:lang w:eastAsia="en-IN" w:bidi="hi-IN"/>
          <w14:ligatures w14:val="none"/>
        </w:rPr>
        <w:t>%d</w:t>
      </w:r>
      <w:r w:rsidRPr="006B7FDA">
        <w:rPr>
          <w:rFonts w:ascii="Consolas" w:eastAsia="Times New Roman" w:hAnsi="Consolas" w:cs="Times New Roman"/>
          <w:color w:val="D7BA7D"/>
          <w:kern w:val="0"/>
          <w:sz w:val="16"/>
          <w:szCs w:val="16"/>
          <w:lang w:eastAsia="en-IN" w:bidi="hi-IN"/>
          <w14:ligatures w14:val="none"/>
        </w:rPr>
        <w:t>\n</w:t>
      </w:r>
      <w:r w:rsidRPr="006B7FDA">
        <w:rPr>
          <w:rFonts w:ascii="Consolas" w:eastAsia="Times New Roman" w:hAnsi="Consolas" w:cs="Times New Roman"/>
          <w:color w:val="CE9178"/>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 xml:space="preserve">, </w:t>
      </w:r>
      <w:proofErr w:type="spellStart"/>
      <w:r w:rsidRPr="006B7FDA">
        <w:rPr>
          <w:rFonts w:ascii="Consolas" w:eastAsia="Times New Roman" w:hAnsi="Consolas" w:cs="Times New Roman"/>
          <w:color w:val="9CDCFE"/>
          <w:kern w:val="0"/>
          <w:sz w:val="16"/>
          <w:szCs w:val="16"/>
          <w:lang w:eastAsia="en-IN" w:bidi="hi-IN"/>
          <w14:ligatures w14:val="none"/>
        </w:rPr>
        <w:t>arr</w:t>
      </w:r>
      <w:proofErr w:type="spellEnd"/>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9CDCFE"/>
          <w:kern w:val="0"/>
          <w:sz w:val="16"/>
          <w:szCs w:val="16"/>
          <w:lang w:eastAsia="en-IN" w:bidi="hi-IN"/>
          <w14:ligatures w14:val="none"/>
        </w:rPr>
        <w:t>result</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9CDCFE"/>
          <w:kern w:val="0"/>
          <w:sz w:val="16"/>
          <w:szCs w:val="16"/>
          <w:lang w:eastAsia="en-IN" w:bidi="hi-IN"/>
          <w14:ligatures w14:val="none"/>
        </w:rPr>
        <w:t>result</w:t>
      </w:r>
      <w:r w:rsidRPr="006B7FDA">
        <w:rPr>
          <w:rFonts w:ascii="Consolas" w:eastAsia="Times New Roman" w:hAnsi="Consolas" w:cs="Times New Roman"/>
          <w:color w:val="CCCCCC"/>
          <w:kern w:val="0"/>
          <w:sz w:val="16"/>
          <w:szCs w:val="16"/>
          <w:lang w:eastAsia="en-IN" w:bidi="hi-IN"/>
          <w14:ligatures w14:val="none"/>
        </w:rPr>
        <w:t>);</w:t>
      </w:r>
    </w:p>
    <w:p w14:paraId="36891BB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44F9DA15"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else</w:t>
      </w:r>
    </w:p>
    <w:p w14:paraId="403028DA"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129C0924"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6B7FDA">
        <w:rPr>
          <w:rFonts w:ascii="Consolas" w:eastAsia="Times New Roman" w:hAnsi="Consolas" w:cs="Times New Roman"/>
          <w:color w:val="DCDCAA"/>
          <w:kern w:val="0"/>
          <w:sz w:val="16"/>
          <w:szCs w:val="16"/>
          <w:lang w:eastAsia="en-IN" w:bidi="hi-IN"/>
          <w14:ligatures w14:val="none"/>
        </w:rPr>
        <w:t>printf</w:t>
      </w:r>
      <w:proofErr w:type="spellEnd"/>
      <w:r w:rsidRPr="006B7FDA">
        <w:rPr>
          <w:rFonts w:ascii="Consolas" w:eastAsia="Times New Roman" w:hAnsi="Consolas" w:cs="Times New Roman"/>
          <w:color w:val="CCCCCC"/>
          <w:kern w:val="0"/>
          <w:sz w:val="16"/>
          <w:szCs w:val="16"/>
          <w:lang w:eastAsia="en-IN" w:bidi="hi-IN"/>
          <w14:ligatures w14:val="none"/>
        </w:rPr>
        <w:t>(</w:t>
      </w:r>
      <w:proofErr w:type="gramEnd"/>
      <w:r w:rsidRPr="006B7FDA">
        <w:rPr>
          <w:rFonts w:ascii="Consolas" w:eastAsia="Times New Roman" w:hAnsi="Consolas" w:cs="Times New Roman"/>
          <w:color w:val="CE9178"/>
          <w:kern w:val="0"/>
          <w:sz w:val="16"/>
          <w:szCs w:val="16"/>
          <w:lang w:eastAsia="en-IN" w:bidi="hi-IN"/>
          <w14:ligatures w14:val="none"/>
        </w:rPr>
        <w:t>"Element not found</w:t>
      </w:r>
      <w:r w:rsidRPr="006B7FDA">
        <w:rPr>
          <w:rFonts w:ascii="Consolas" w:eastAsia="Times New Roman" w:hAnsi="Consolas" w:cs="Times New Roman"/>
          <w:color w:val="D7BA7D"/>
          <w:kern w:val="0"/>
          <w:sz w:val="16"/>
          <w:szCs w:val="16"/>
          <w:lang w:eastAsia="en-IN" w:bidi="hi-IN"/>
          <w14:ligatures w14:val="none"/>
        </w:rPr>
        <w:t>\n</w:t>
      </w:r>
      <w:r w:rsidRPr="006B7FDA">
        <w:rPr>
          <w:rFonts w:ascii="Consolas" w:eastAsia="Times New Roman" w:hAnsi="Consolas" w:cs="Times New Roman"/>
          <w:color w:val="CE9178"/>
          <w:kern w:val="0"/>
          <w:sz w:val="16"/>
          <w:szCs w:val="16"/>
          <w:lang w:eastAsia="en-IN" w:bidi="hi-IN"/>
          <w14:ligatures w14:val="none"/>
        </w:rPr>
        <w:t>"</w:t>
      </w:r>
      <w:r w:rsidRPr="006B7FDA">
        <w:rPr>
          <w:rFonts w:ascii="Consolas" w:eastAsia="Times New Roman" w:hAnsi="Consolas" w:cs="Times New Roman"/>
          <w:color w:val="CCCCCC"/>
          <w:kern w:val="0"/>
          <w:sz w:val="16"/>
          <w:szCs w:val="16"/>
          <w:lang w:eastAsia="en-IN" w:bidi="hi-IN"/>
          <w14:ligatures w14:val="none"/>
        </w:rPr>
        <w:t>);</w:t>
      </w:r>
      <w:r w:rsidRPr="006B7FDA">
        <w:rPr>
          <w:rFonts w:ascii="Consolas" w:eastAsia="Times New Roman" w:hAnsi="Consolas" w:cs="Times New Roman"/>
          <w:color w:val="6A9955"/>
          <w:kern w:val="0"/>
          <w:sz w:val="16"/>
          <w:szCs w:val="16"/>
          <w:lang w:eastAsia="en-IN" w:bidi="hi-IN"/>
          <w14:ligatures w14:val="none"/>
        </w:rPr>
        <w:t xml:space="preserve"> // Handle case when element is not found</w:t>
      </w:r>
    </w:p>
    <w:p w14:paraId="07176AA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w:t>
      </w:r>
    </w:p>
    <w:p w14:paraId="2863EBA1"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C533A3C" w14:textId="77777777" w:rsidR="006B7FDA" w:rsidRPr="006B7FDA" w:rsidRDefault="006B7FDA" w:rsidP="006B7FDA">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C586C0"/>
          <w:kern w:val="0"/>
          <w:sz w:val="16"/>
          <w:szCs w:val="16"/>
          <w:lang w:eastAsia="en-IN" w:bidi="hi-IN"/>
          <w14:ligatures w14:val="none"/>
        </w:rPr>
        <w:t>return</w:t>
      </w:r>
      <w:r w:rsidRPr="006B7FDA">
        <w:rPr>
          <w:rFonts w:ascii="Consolas" w:eastAsia="Times New Roman" w:hAnsi="Consolas" w:cs="Times New Roman"/>
          <w:color w:val="CCCCCC"/>
          <w:kern w:val="0"/>
          <w:sz w:val="16"/>
          <w:szCs w:val="16"/>
          <w:lang w:eastAsia="en-IN" w:bidi="hi-IN"/>
          <w14:ligatures w14:val="none"/>
        </w:rPr>
        <w:t xml:space="preserve"> </w:t>
      </w:r>
      <w:r w:rsidRPr="006B7FDA">
        <w:rPr>
          <w:rFonts w:ascii="Consolas" w:eastAsia="Times New Roman" w:hAnsi="Consolas" w:cs="Times New Roman"/>
          <w:color w:val="B5CEA8"/>
          <w:kern w:val="0"/>
          <w:sz w:val="16"/>
          <w:szCs w:val="16"/>
          <w:lang w:eastAsia="en-IN" w:bidi="hi-IN"/>
          <w14:ligatures w14:val="none"/>
        </w:rPr>
        <w:t>0</w:t>
      </w:r>
      <w:r w:rsidRPr="006B7FDA">
        <w:rPr>
          <w:rFonts w:ascii="Consolas" w:eastAsia="Times New Roman" w:hAnsi="Consolas" w:cs="Times New Roman"/>
          <w:color w:val="CCCCCC"/>
          <w:kern w:val="0"/>
          <w:sz w:val="16"/>
          <w:szCs w:val="16"/>
          <w:lang w:eastAsia="en-IN" w:bidi="hi-IN"/>
          <w14:ligatures w14:val="none"/>
        </w:rPr>
        <w:t>;</w:t>
      </w:r>
    </w:p>
    <w:p w14:paraId="21BF0B34" w14:textId="2F486D56" w:rsidR="006B7FDA" w:rsidRPr="006B7FDA" w:rsidRDefault="006B7FDA" w:rsidP="00E1267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6B7FDA">
        <w:rPr>
          <w:rFonts w:ascii="Consolas" w:eastAsia="Times New Roman" w:hAnsi="Consolas" w:cs="Times New Roman"/>
          <w:color w:val="CCCCCC"/>
          <w:kern w:val="0"/>
          <w:sz w:val="16"/>
          <w:szCs w:val="16"/>
          <w:lang w:eastAsia="en-IN" w:bidi="hi-IN"/>
          <w14:ligatures w14:val="none"/>
        </w:rPr>
        <w:t>}</w:t>
      </w:r>
    </w:p>
    <w:p w14:paraId="56FE7041" w14:textId="77777777" w:rsidR="00912AC6" w:rsidRPr="00912AC6" w:rsidRDefault="00912AC6" w:rsidP="00912AC6">
      <w:pPr>
        <w:rPr>
          <w:lang w:eastAsia="en-IN" w:bidi="hi-IN"/>
        </w:rPr>
      </w:pPr>
      <w:r w:rsidRPr="00804A50">
        <w:rPr>
          <w:b/>
          <w:bCs/>
          <w:lang w:eastAsia="en-IN" w:bidi="hi-IN"/>
        </w:rPr>
        <w:t>Output:</w:t>
      </w:r>
      <w:r>
        <w:rPr>
          <w:lang w:eastAsia="en-IN" w:bidi="hi-IN"/>
        </w:rPr>
        <w:t xml:space="preserve"> </w:t>
      </w:r>
      <w:r w:rsidRPr="00912AC6">
        <w:rPr>
          <w:lang w:eastAsia="en-IN" w:bidi="hi-IN"/>
        </w:rPr>
        <w:t>Element 78 found at position 4</w:t>
      </w:r>
    </w:p>
    <w:p w14:paraId="4C03F79D" w14:textId="03BC006E" w:rsidR="001551B0" w:rsidRDefault="00804A50" w:rsidP="001551B0">
      <w:pPr>
        <w:rPr>
          <w:lang w:eastAsia="en-IN" w:bidi="hi-IN"/>
        </w:rPr>
      </w:pPr>
      <w:r w:rsidRPr="00804A50">
        <w:rPr>
          <w:b/>
          <w:bCs/>
          <w:lang w:eastAsia="en-IN" w:bidi="hi-IN"/>
        </w:rPr>
        <w:t>Time Complexity:</w:t>
      </w:r>
      <w:r w:rsidRPr="00804A50">
        <w:rPr>
          <w:lang w:eastAsia="en-IN" w:bidi="hi-IN"/>
        </w:rPr>
        <w:t> </w:t>
      </w:r>
      <w:proofErr w:type="gramStart"/>
      <w:r w:rsidRPr="00804A50">
        <w:rPr>
          <w:lang w:eastAsia="en-IN" w:bidi="hi-IN"/>
        </w:rPr>
        <w:t>O(</w:t>
      </w:r>
      <w:proofErr w:type="gramEnd"/>
      <w:r w:rsidRPr="00804A50">
        <w:rPr>
          <w:lang w:eastAsia="en-IN" w:bidi="hi-IN"/>
        </w:rPr>
        <w:t>log N)</w:t>
      </w:r>
      <w:r w:rsidRPr="00804A50">
        <w:rPr>
          <w:lang w:eastAsia="en-IN" w:bidi="hi-IN"/>
        </w:rPr>
        <w:br/>
      </w:r>
      <w:r w:rsidRPr="00804A50">
        <w:rPr>
          <w:b/>
          <w:bCs/>
          <w:lang w:eastAsia="en-IN" w:bidi="hi-IN"/>
        </w:rPr>
        <w:t>Auxiliary Space:</w:t>
      </w:r>
      <w:r w:rsidRPr="00804A50">
        <w:rPr>
          <w:lang w:eastAsia="en-IN" w:bidi="hi-IN"/>
        </w:rPr>
        <w:t> O(1)</w:t>
      </w:r>
    </w:p>
    <w:p w14:paraId="5B0CE91E" w14:textId="77777777" w:rsidR="00804A50" w:rsidRDefault="00804A50" w:rsidP="001551B0">
      <w:pPr>
        <w:rPr>
          <w:lang w:eastAsia="en-IN" w:bidi="hi-IN"/>
        </w:rPr>
      </w:pPr>
    </w:p>
    <w:p w14:paraId="5AB00064" w14:textId="0B8972EA" w:rsidR="00A36434" w:rsidRDefault="00A36434" w:rsidP="00730041">
      <w:pPr>
        <w:pStyle w:val="Heading5"/>
        <w:numPr>
          <w:ilvl w:val="0"/>
          <w:numId w:val="110"/>
        </w:numPr>
        <w:rPr>
          <w:lang w:eastAsia="en-IN" w:bidi="hi-IN"/>
        </w:rPr>
      </w:pPr>
      <w:r w:rsidRPr="00A36434">
        <w:rPr>
          <w:lang w:eastAsia="en-IN" w:bidi="hi-IN"/>
        </w:rPr>
        <w:t>Recursive Binary Search Algorithm:</w:t>
      </w:r>
    </w:p>
    <w:p w14:paraId="74D9E597" w14:textId="77777777" w:rsidR="00251528" w:rsidRPr="009A1F9A" w:rsidRDefault="00251528" w:rsidP="00251528">
      <w:pPr>
        <w:pStyle w:val="NormalWeb"/>
        <w:rPr>
          <w:sz w:val="22"/>
          <w:szCs w:val="22"/>
        </w:rPr>
      </w:pPr>
      <w:r w:rsidRPr="009A1F9A">
        <w:rPr>
          <w:sz w:val="22"/>
          <w:szCs w:val="22"/>
        </w:rPr>
        <w:t xml:space="preserve">We will create a </w:t>
      </w:r>
      <w:r w:rsidRPr="009A1F9A">
        <w:rPr>
          <w:rStyle w:val="Strong"/>
          <w:rFonts w:ascii="Times New Roman" w:hAnsi="Times New Roman"/>
          <w:sz w:val="22"/>
          <w:szCs w:val="22"/>
        </w:rPr>
        <w:t>recursive function</w:t>
      </w:r>
      <w:r w:rsidRPr="009A1F9A">
        <w:rPr>
          <w:sz w:val="22"/>
          <w:szCs w:val="22"/>
        </w:rPr>
        <w:t xml:space="preserve"> to search for a number (key) in a </w:t>
      </w:r>
      <w:r w:rsidRPr="009A1F9A">
        <w:rPr>
          <w:rStyle w:val="Strong"/>
          <w:rFonts w:ascii="Times New Roman" w:hAnsi="Times New Roman"/>
          <w:sz w:val="22"/>
          <w:szCs w:val="22"/>
        </w:rPr>
        <w:t>sorted array</w:t>
      </w:r>
      <w:r w:rsidRPr="009A1F9A">
        <w:rPr>
          <w:sz w:val="22"/>
          <w:szCs w:val="22"/>
        </w:rPr>
        <w:t xml:space="preserve"> using </w:t>
      </w:r>
      <w:r w:rsidRPr="009A1F9A">
        <w:rPr>
          <w:rStyle w:val="Strong"/>
          <w:rFonts w:ascii="Times New Roman" w:hAnsi="Times New Roman"/>
          <w:sz w:val="22"/>
          <w:szCs w:val="22"/>
        </w:rPr>
        <w:t>binary search</w:t>
      </w:r>
      <w:r w:rsidRPr="009A1F9A">
        <w:rPr>
          <w:sz w:val="22"/>
          <w:szCs w:val="22"/>
        </w:rPr>
        <w:t>.</w:t>
      </w:r>
    </w:p>
    <w:p w14:paraId="6649D25B" w14:textId="77777777" w:rsidR="00251528" w:rsidRPr="009A1F9A" w:rsidRDefault="00251528" w:rsidP="00F64377">
      <w:r w:rsidRPr="009A1F9A">
        <w:rPr>
          <w:rStyle w:val="Strong"/>
          <w:rFonts w:ascii="Times New Roman" w:hAnsi="Times New Roman" w:cs="Times New Roman"/>
          <w:bCs w:val="0"/>
          <w:sz w:val="22"/>
        </w:rPr>
        <w:t>Steps to Follow:</w:t>
      </w:r>
    </w:p>
    <w:p w14:paraId="3917DAAE" w14:textId="77777777" w:rsidR="00251528" w:rsidRPr="009A1F9A" w:rsidRDefault="00251528" w:rsidP="00730041">
      <w:pPr>
        <w:numPr>
          <w:ilvl w:val="0"/>
          <w:numId w:val="109"/>
        </w:numPr>
        <w:spacing w:before="100" w:beforeAutospacing="1" w:after="100" w:afterAutospacing="1" w:line="276" w:lineRule="auto"/>
        <w:rPr>
          <w:rFonts w:cs="Times New Roman"/>
        </w:rPr>
      </w:pPr>
      <w:r w:rsidRPr="009A1F9A">
        <w:rPr>
          <w:rFonts w:cs="Times New Roman"/>
        </w:rPr>
        <w:t>Start with the full array as our search space.</w:t>
      </w:r>
    </w:p>
    <w:p w14:paraId="632D1515" w14:textId="77777777" w:rsidR="00251528" w:rsidRPr="009A1F9A" w:rsidRDefault="00251528" w:rsidP="00730041">
      <w:pPr>
        <w:numPr>
          <w:ilvl w:val="0"/>
          <w:numId w:val="109"/>
        </w:numPr>
        <w:spacing w:before="100" w:beforeAutospacing="1" w:after="100" w:afterAutospacing="1" w:line="276" w:lineRule="auto"/>
        <w:rPr>
          <w:rFonts w:cs="Times New Roman"/>
        </w:rPr>
      </w:pPr>
      <w:r w:rsidRPr="009A1F9A">
        <w:rPr>
          <w:rFonts w:cs="Times New Roman"/>
        </w:rPr>
        <w:t xml:space="preserve">Find the </w:t>
      </w:r>
      <w:r w:rsidRPr="009A1F9A">
        <w:rPr>
          <w:rStyle w:val="Strong"/>
          <w:rFonts w:ascii="Times New Roman" w:hAnsi="Times New Roman" w:cs="Times New Roman"/>
          <w:sz w:val="22"/>
        </w:rPr>
        <w:t>middle element</w:t>
      </w:r>
      <w:r w:rsidRPr="009A1F9A">
        <w:rPr>
          <w:rFonts w:cs="Times New Roman"/>
        </w:rPr>
        <w:t xml:space="preserve"> of the search space.</w:t>
      </w:r>
    </w:p>
    <w:p w14:paraId="538EB898" w14:textId="77777777" w:rsidR="00251528" w:rsidRPr="009A1F9A" w:rsidRDefault="00251528" w:rsidP="00730041">
      <w:pPr>
        <w:numPr>
          <w:ilvl w:val="0"/>
          <w:numId w:val="109"/>
        </w:numPr>
        <w:spacing w:before="100" w:beforeAutospacing="1" w:after="100" w:afterAutospacing="1" w:line="276" w:lineRule="auto"/>
        <w:rPr>
          <w:rFonts w:cs="Times New Roman"/>
        </w:rPr>
      </w:pPr>
      <w:r w:rsidRPr="009A1F9A">
        <w:rPr>
          <w:rFonts w:cs="Times New Roman"/>
        </w:rPr>
        <w:t xml:space="preserve">Compare the middle element with the </w:t>
      </w:r>
      <w:r w:rsidRPr="009A1F9A">
        <w:rPr>
          <w:rStyle w:val="Strong"/>
          <w:rFonts w:ascii="Times New Roman" w:hAnsi="Times New Roman" w:cs="Times New Roman"/>
          <w:sz w:val="22"/>
        </w:rPr>
        <w:t>key</w:t>
      </w:r>
      <w:r w:rsidRPr="009A1F9A">
        <w:rPr>
          <w:rFonts w:cs="Times New Roman"/>
        </w:rPr>
        <w:t xml:space="preserve"> (the number we are searching for).</w:t>
      </w:r>
    </w:p>
    <w:p w14:paraId="254C83A0" w14:textId="77777777" w:rsidR="00251528" w:rsidRPr="009A1F9A" w:rsidRDefault="00251528" w:rsidP="00730041">
      <w:pPr>
        <w:numPr>
          <w:ilvl w:val="1"/>
          <w:numId w:val="109"/>
        </w:numPr>
        <w:spacing w:before="100" w:beforeAutospacing="1" w:after="100" w:afterAutospacing="1" w:line="276" w:lineRule="auto"/>
        <w:rPr>
          <w:rFonts w:cs="Times New Roman"/>
        </w:rPr>
      </w:pPr>
      <w:r w:rsidRPr="009A1F9A">
        <w:rPr>
          <w:rFonts w:cs="Times New Roman"/>
        </w:rPr>
        <w:t xml:space="preserve">If they are </w:t>
      </w:r>
      <w:r w:rsidRPr="009A1F9A">
        <w:rPr>
          <w:rStyle w:val="Strong"/>
          <w:rFonts w:ascii="Times New Roman" w:hAnsi="Times New Roman" w:cs="Times New Roman"/>
          <w:sz w:val="22"/>
        </w:rPr>
        <w:t>equal</w:t>
      </w:r>
      <w:r w:rsidRPr="009A1F9A">
        <w:rPr>
          <w:rFonts w:cs="Times New Roman"/>
        </w:rPr>
        <w:t>, return the index (position).</w:t>
      </w:r>
    </w:p>
    <w:p w14:paraId="036253E4" w14:textId="77777777" w:rsidR="00251528" w:rsidRPr="009A1F9A" w:rsidRDefault="00251528" w:rsidP="00730041">
      <w:pPr>
        <w:numPr>
          <w:ilvl w:val="1"/>
          <w:numId w:val="109"/>
        </w:numPr>
        <w:spacing w:before="100" w:beforeAutospacing="1" w:after="100" w:afterAutospacing="1" w:line="276" w:lineRule="auto"/>
        <w:rPr>
          <w:rFonts w:cs="Times New Roman"/>
        </w:rPr>
      </w:pPr>
      <w:r w:rsidRPr="009A1F9A">
        <w:rPr>
          <w:rFonts w:cs="Times New Roman"/>
        </w:rPr>
        <w:t xml:space="preserve">If the key is </w:t>
      </w:r>
      <w:r w:rsidRPr="009A1F9A">
        <w:rPr>
          <w:rStyle w:val="Strong"/>
          <w:rFonts w:ascii="Times New Roman" w:hAnsi="Times New Roman" w:cs="Times New Roman"/>
          <w:sz w:val="22"/>
        </w:rPr>
        <w:t>smaller</w:t>
      </w:r>
      <w:r w:rsidRPr="009A1F9A">
        <w:rPr>
          <w:rFonts w:cs="Times New Roman"/>
        </w:rPr>
        <w:t xml:space="preserve">, search in the </w:t>
      </w:r>
      <w:r w:rsidRPr="009A1F9A">
        <w:rPr>
          <w:rStyle w:val="Strong"/>
          <w:rFonts w:ascii="Times New Roman" w:hAnsi="Times New Roman" w:cs="Times New Roman"/>
          <w:sz w:val="22"/>
        </w:rPr>
        <w:t>left half</w:t>
      </w:r>
      <w:r w:rsidRPr="009A1F9A">
        <w:rPr>
          <w:rFonts w:cs="Times New Roman"/>
        </w:rPr>
        <w:t>.</w:t>
      </w:r>
    </w:p>
    <w:p w14:paraId="6E38FF3B" w14:textId="77777777" w:rsidR="00251528" w:rsidRPr="009A1F9A" w:rsidRDefault="00251528" w:rsidP="00730041">
      <w:pPr>
        <w:numPr>
          <w:ilvl w:val="1"/>
          <w:numId w:val="109"/>
        </w:numPr>
        <w:spacing w:before="100" w:beforeAutospacing="1" w:after="100" w:afterAutospacing="1" w:line="276" w:lineRule="auto"/>
        <w:rPr>
          <w:rFonts w:cs="Times New Roman"/>
        </w:rPr>
      </w:pPr>
      <w:r w:rsidRPr="009A1F9A">
        <w:rPr>
          <w:rFonts w:cs="Times New Roman"/>
        </w:rPr>
        <w:t xml:space="preserve">If the key is </w:t>
      </w:r>
      <w:r w:rsidRPr="009A1F9A">
        <w:rPr>
          <w:rStyle w:val="Strong"/>
          <w:rFonts w:ascii="Times New Roman" w:hAnsi="Times New Roman" w:cs="Times New Roman"/>
          <w:sz w:val="22"/>
        </w:rPr>
        <w:t>greater</w:t>
      </w:r>
      <w:r w:rsidRPr="009A1F9A">
        <w:rPr>
          <w:rFonts w:cs="Times New Roman"/>
        </w:rPr>
        <w:t xml:space="preserve">, search in the </w:t>
      </w:r>
      <w:r w:rsidRPr="009A1F9A">
        <w:rPr>
          <w:rStyle w:val="Strong"/>
          <w:rFonts w:ascii="Times New Roman" w:hAnsi="Times New Roman" w:cs="Times New Roman"/>
          <w:sz w:val="22"/>
        </w:rPr>
        <w:t>right half</w:t>
      </w:r>
      <w:r w:rsidRPr="009A1F9A">
        <w:rPr>
          <w:rFonts w:cs="Times New Roman"/>
        </w:rPr>
        <w:t>.</w:t>
      </w:r>
    </w:p>
    <w:p w14:paraId="1BA47D7C" w14:textId="77777777" w:rsidR="00251528" w:rsidRPr="009A1F9A" w:rsidRDefault="00251528" w:rsidP="00730041">
      <w:pPr>
        <w:numPr>
          <w:ilvl w:val="0"/>
          <w:numId w:val="109"/>
        </w:numPr>
        <w:spacing w:before="100" w:beforeAutospacing="1" w:after="100" w:afterAutospacing="1" w:line="276" w:lineRule="auto"/>
        <w:rPr>
          <w:rFonts w:cs="Times New Roman"/>
        </w:rPr>
      </w:pPr>
      <w:r w:rsidRPr="009A1F9A">
        <w:rPr>
          <w:rFonts w:cs="Times New Roman"/>
        </w:rPr>
        <w:t>Repeat the process until the key is found or the search space is empty.</w:t>
      </w:r>
    </w:p>
    <w:p w14:paraId="1BDB1E50" w14:textId="76B2C58F" w:rsidR="00A36434" w:rsidRDefault="00B768FB" w:rsidP="00B768FB">
      <w:pPr>
        <w:rPr>
          <w:b/>
          <w:bCs/>
          <w:lang w:eastAsia="en-IN" w:bidi="hi-IN"/>
        </w:rPr>
      </w:pPr>
      <w:r w:rsidRPr="00B768FB">
        <w:rPr>
          <w:b/>
          <w:bCs/>
          <w:lang w:eastAsia="en-IN" w:bidi="hi-IN"/>
        </w:rPr>
        <w:t>Simple Recursive Binary Search in C</w:t>
      </w:r>
    </w:p>
    <w:p w14:paraId="77F983A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586C0"/>
          <w:kern w:val="0"/>
          <w:sz w:val="16"/>
          <w:szCs w:val="16"/>
          <w:lang w:eastAsia="en-IN" w:bidi="hi-IN"/>
          <w14:ligatures w14:val="none"/>
        </w:rPr>
        <w:t>#include</w:t>
      </w:r>
      <w:r w:rsidRPr="00491AE3">
        <w:rPr>
          <w:rFonts w:ascii="Consolas" w:eastAsia="Times New Roman" w:hAnsi="Consolas" w:cs="Times New Roman"/>
          <w:color w:val="569CD6"/>
          <w:kern w:val="0"/>
          <w:sz w:val="16"/>
          <w:szCs w:val="16"/>
          <w:lang w:eastAsia="en-IN" w:bidi="hi-IN"/>
          <w14:ligatures w14:val="none"/>
        </w:rPr>
        <w:t xml:space="preserve"> </w:t>
      </w:r>
      <w:r w:rsidRPr="00491AE3">
        <w:rPr>
          <w:rFonts w:ascii="Consolas" w:eastAsia="Times New Roman" w:hAnsi="Consolas" w:cs="Times New Roman"/>
          <w:color w:val="CE9178"/>
          <w:kern w:val="0"/>
          <w:sz w:val="16"/>
          <w:szCs w:val="16"/>
          <w:lang w:eastAsia="en-IN" w:bidi="hi-IN"/>
          <w14:ligatures w14:val="none"/>
        </w:rPr>
        <w:t>&lt;</w:t>
      </w:r>
      <w:proofErr w:type="spellStart"/>
      <w:r w:rsidRPr="00491AE3">
        <w:rPr>
          <w:rFonts w:ascii="Consolas" w:eastAsia="Times New Roman" w:hAnsi="Consolas" w:cs="Times New Roman"/>
          <w:color w:val="CE9178"/>
          <w:kern w:val="0"/>
          <w:sz w:val="16"/>
          <w:szCs w:val="16"/>
          <w:lang w:eastAsia="en-IN" w:bidi="hi-IN"/>
          <w14:ligatures w14:val="none"/>
        </w:rPr>
        <w:t>stdio.h</w:t>
      </w:r>
      <w:proofErr w:type="spellEnd"/>
      <w:r w:rsidRPr="00491AE3">
        <w:rPr>
          <w:rFonts w:ascii="Consolas" w:eastAsia="Times New Roman" w:hAnsi="Consolas" w:cs="Times New Roman"/>
          <w:color w:val="CE9178"/>
          <w:kern w:val="0"/>
          <w:sz w:val="16"/>
          <w:szCs w:val="16"/>
          <w:lang w:eastAsia="en-IN" w:bidi="hi-IN"/>
          <w14:ligatures w14:val="none"/>
        </w:rPr>
        <w:t>&gt;</w:t>
      </w:r>
    </w:p>
    <w:p w14:paraId="3A3D9549"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794DAB9"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DCDCAA"/>
          <w:kern w:val="0"/>
          <w:sz w:val="16"/>
          <w:szCs w:val="16"/>
          <w:lang w:eastAsia="en-IN" w:bidi="hi-IN"/>
          <w14:ligatures w14:val="none"/>
        </w:rPr>
        <w:t>Binary_search_</w:t>
      </w:r>
      <w:proofErr w:type="gramStart"/>
      <w:r w:rsidRPr="00491AE3">
        <w:rPr>
          <w:rFonts w:ascii="Consolas" w:eastAsia="Times New Roman" w:hAnsi="Consolas" w:cs="Times New Roman"/>
          <w:color w:val="DCDCAA"/>
          <w:kern w:val="0"/>
          <w:sz w:val="16"/>
          <w:szCs w:val="16"/>
          <w:lang w:eastAsia="en-IN" w:bidi="hi-IN"/>
          <w14:ligatures w14:val="none"/>
        </w:rPr>
        <w:t>re</w:t>
      </w:r>
      <w:proofErr w:type="spellEnd"/>
      <w:r w:rsidRPr="00491AE3">
        <w:rPr>
          <w:rFonts w:ascii="Consolas" w:eastAsia="Times New Roman" w:hAnsi="Consolas" w:cs="Times New Roman"/>
          <w:color w:val="CCCCCC"/>
          <w:kern w:val="0"/>
          <w:sz w:val="16"/>
          <w:szCs w:val="16"/>
          <w:lang w:eastAsia="en-IN" w:bidi="hi-IN"/>
          <w14:ligatures w14:val="none"/>
        </w:rPr>
        <w:t>(</w:t>
      </w:r>
      <w:proofErr w:type="gramEnd"/>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569CD6"/>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start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end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p>
    <w:p w14:paraId="5497D6C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w:t>
      </w:r>
    </w:p>
    <w:p w14:paraId="60187061"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if</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start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&gt;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end</w:t>
      </w:r>
      <w:r w:rsidRPr="00491AE3">
        <w:rPr>
          <w:rFonts w:ascii="Consolas" w:eastAsia="Times New Roman" w:hAnsi="Consolas" w:cs="Times New Roman"/>
          <w:color w:val="CCCCCC"/>
          <w:kern w:val="0"/>
          <w:sz w:val="16"/>
          <w:szCs w:val="16"/>
          <w:lang w:eastAsia="en-IN" w:bidi="hi-IN"/>
          <w14:ligatures w14:val="none"/>
        </w:rPr>
        <w:t>)</w:t>
      </w:r>
    </w:p>
    <w:p w14:paraId="249C2763"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159FB4E5"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return</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B5CEA8"/>
          <w:kern w:val="0"/>
          <w:sz w:val="16"/>
          <w:szCs w:val="16"/>
          <w:lang w:eastAsia="en-IN" w:bidi="hi-IN"/>
          <w14:ligatures w14:val="none"/>
        </w:rPr>
        <w:t>1</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Target not found</w:t>
      </w:r>
    </w:p>
    <w:p w14:paraId="2AEB63F3"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236621F1"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030EB07"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start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end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start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2</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Find mid index</w:t>
      </w:r>
    </w:p>
    <w:p w14:paraId="0FB5222B"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2EC8F0F"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if</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p>
    <w:p w14:paraId="3838F835"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7C96E736"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return</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Target found, return index</w:t>
      </w:r>
    </w:p>
    <w:p w14:paraId="4430FA47"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25FE52C8"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else</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if</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&gt;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p>
    <w:p w14:paraId="28BA8618"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16B70C7B"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return</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DCDCAA"/>
          <w:kern w:val="0"/>
          <w:sz w:val="16"/>
          <w:szCs w:val="16"/>
          <w:lang w:eastAsia="en-IN" w:bidi="hi-IN"/>
          <w14:ligatures w14:val="none"/>
        </w:rPr>
        <w:t>Binary_search_</w:t>
      </w:r>
      <w:proofErr w:type="gramStart"/>
      <w:r w:rsidRPr="00491AE3">
        <w:rPr>
          <w:rFonts w:ascii="Consolas" w:eastAsia="Times New Roman" w:hAnsi="Consolas" w:cs="Times New Roman"/>
          <w:color w:val="DCDCAA"/>
          <w:kern w:val="0"/>
          <w:sz w:val="16"/>
          <w:szCs w:val="16"/>
          <w:lang w:eastAsia="en-IN" w:bidi="hi-IN"/>
          <w14:ligatures w14:val="none"/>
        </w:rPr>
        <w:t>re</w:t>
      </w:r>
      <w:proofErr w:type="spellEnd"/>
      <w:r w:rsidRPr="00491AE3">
        <w:rPr>
          <w:rFonts w:ascii="Consolas" w:eastAsia="Times New Roman" w:hAnsi="Consolas" w:cs="Times New Roman"/>
          <w:color w:val="CCCCCC"/>
          <w:kern w:val="0"/>
          <w:sz w:val="16"/>
          <w:szCs w:val="16"/>
          <w:lang w:eastAsia="en-IN" w:bidi="hi-IN"/>
          <w14:ligatures w14:val="none"/>
        </w:rPr>
        <w:t>(</w:t>
      </w:r>
      <w:proofErr w:type="spellStart"/>
      <w:proofErr w:type="gramEnd"/>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start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1</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Search in left half</w:t>
      </w:r>
    </w:p>
    <w:p w14:paraId="07668249"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02A0D575"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else</w:t>
      </w:r>
    </w:p>
    <w:p w14:paraId="6F29A00D"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2AEDF58F"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return</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DCDCAA"/>
          <w:kern w:val="0"/>
          <w:sz w:val="16"/>
          <w:szCs w:val="16"/>
          <w:lang w:eastAsia="en-IN" w:bidi="hi-IN"/>
          <w14:ligatures w14:val="none"/>
        </w:rPr>
        <w:t>Binary_search_</w:t>
      </w:r>
      <w:proofErr w:type="gramStart"/>
      <w:r w:rsidRPr="00491AE3">
        <w:rPr>
          <w:rFonts w:ascii="Consolas" w:eastAsia="Times New Roman" w:hAnsi="Consolas" w:cs="Times New Roman"/>
          <w:color w:val="DCDCAA"/>
          <w:kern w:val="0"/>
          <w:sz w:val="16"/>
          <w:szCs w:val="16"/>
          <w:lang w:eastAsia="en-IN" w:bidi="hi-IN"/>
          <w14:ligatures w14:val="none"/>
        </w:rPr>
        <w:t>re</w:t>
      </w:r>
      <w:proofErr w:type="spellEnd"/>
      <w:r w:rsidRPr="00491AE3">
        <w:rPr>
          <w:rFonts w:ascii="Consolas" w:eastAsia="Times New Roman" w:hAnsi="Consolas" w:cs="Times New Roman"/>
          <w:color w:val="CCCCCC"/>
          <w:kern w:val="0"/>
          <w:sz w:val="16"/>
          <w:szCs w:val="16"/>
          <w:lang w:eastAsia="en-IN" w:bidi="hi-IN"/>
          <w14:ligatures w14:val="none"/>
        </w:rPr>
        <w:t>(</w:t>
      </w:r>
      <w:proofErr w:type="spellStart"/>
      <w:proofErr w:type="gramEnd"/>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mid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1</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end</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Search in right half</w:t>
      </w:r>
    </w:p>
    <w:p w14:paraId="05F22979"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362DB51D"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w:t>
      </w:r>
    </w:p>
    <w:p w14:paraId="1289EF2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0A982CA"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proofErr w:type="gramStart"/>
      <w:r w:rsidRPr="00491AE3">
        <w:rPr>
          <w:rFonts w:ascii="Consolas" w:eastAsia="Times New Roman" w:hAnsi="Consolas" w:cs="Times New Roman"/>
          <w:color w:val="DCDCAA"/>
          <w:kern w:val="0"/>
          <w:sz w:val="16"/>
          <w:szCs w:val="16"/>
          <w:lang w:eastAsia="en-IN" w:bidi="hi-IN"/>
          <w14:ligatures w14:val="none"/>
        </w:rPr>
        <w:t>main</w:t>
      </w:r>
      <w:r w:rsidRPr="00491AE3">
        <w:rPr>
          <w:rFonts w:ascii="Consolas" w:eastAsia="Times New Roman" w:hAnsi="Consolas" w:cs="Times New Roman"/>
          <w:color w:val="CCCCCC"/>
          <w:kern w:val="0"/>
          <w:sz w:val="16"/>
          <w:szCs w:val="16"/>
          <w:lang w:eastAsia="en-IN" w:bidi="hi-IN"/>
          <w14:ligatures w14:val="none"/>
        </w:rPr>
        <w:t>(</w:t>
      </w:r>
      <w:proofErr w:type="gramEnd"/>
      <w:r w:rsidRPr="00491AE3">
        <w:rPr>
          <w:rFonts w:ascii="Consolas" w:eastAsia="Times New Roman" w:hAnsi="Consolas" w:cs="Times New Roman"/>
          <w:color w:val="CCCCCC"/>
          <w:kern w:val="0"/>
          <w:sz w:val="16"/>
          <w:szCs w:val="16"/>
          <w:lang w:eastAsia="en-IN" w:bidi="hi-IN"/>
          <w14:ligatures w14:val="none"/>
        </w:rPr>
        <w:t>)</w:t>
      </w:r>
    </w:p>
    <w:p w14:paraId="120B5960"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w:t>
      </w:r>
    </w:p>
    <w:p w14:paraId="5870711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569CD6"/>
          <w:kern w:val="0"/>
          <w:sz w:val="16"/>
          <w:szCs w:val="16"/>
          <w:lang w:eastAsia="en-IN" w:bidi="hi-IN"/>
          <w14:ligatures w14:val="none"/>
        </w:rPr>
        <w:t>[</w:t>
      </w:r>
      <w:proofErr w:type="gramEnd"/>
      <w:r w:rsidRPr="00491AE3">
        <w:rPr>
          <w:rFonts w:ascii="Consolas" w:eastAsia="Times New Roman" w:hAnsi="Consolas" w:cs="Times New Roman"/>
          <w:color w:val="569CD6"/>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12</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34</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56</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78</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90</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99</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Sorted array</w:t>
      </w:r>
    </w:p>
    <w:p w14:paraId="6CB08368"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9CDCFE"/>
          <w:kern w:val="0"/>
          <w:sz w:val="16"/>
          <w:szCs w:val="16"/>
          <w:lang w:eastAsia="en-IN" w:bidi="hi-IN"/>
          <w14:ligatures w14:val="none"/>
        </w:rPr>
        <w:t>len</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569CD6"/>
          <w:kern w:val="0"/>
          <w:sz w:val="16"/>
          <w:szCs w:val="16"/>
          <w:lang w:eastAsia="en-IN" w:bidi="hi-IN"/>
          <w14:ligatures w14:val="none"/>
        </w:rPr>
        <w:t>sizeof</w:t>
      </w:r>
      <w:proofErr w:type="spellEnd"/>
      <w:r w:rsidRPr="00491AE3">
        <w:rPr>
          <w:rFonts w:ascii="Consolas" w:eastAsia="Times New Roman" w:hAnsi="Consolas" w:cs="Times New Roman"/>
          <w:color w:val="CCCCCC"/>
          <w:kern w:val="0"/>
          <w:sz w:val="16"/>
          <w:szCs w:val="16"/>
          <w:lang w:eastAsia="en-IN" w:bidi="hi-IN"/>
          <w14:ligatures w14:val="none"/>
        </w:rPr>
        <w:t>(</w:t>
      </w:r>
      <w:proofErr w:type="spell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569CD6"/>
          <w:kern w:val="0"/>
          <w:sz w:val="16"/>
          <w:szCs w:val="16"/>
          <w:lang w:eastAsia="en-IN" w:bidi="hi-IN"/>
          <w14:ligatures w14:val="none"/>
        </w:rPr>
        <w:t>sizeof</w:t>
      </w:r>
      <w:proofErr w:type="spellEnd"/>
      <w:r w:rsidRPr="00491AE3">
        <w:rPr>
          <w:rFonts w:ascii="Consolas" w:eastAsia="Times New Roman" w:hAnsi="Consolas" w:cs="Times New Roman"/>
          <w:color w:val="CCCCCC"/>
          <w:kern w:val="0"/>
          <w:sz w:val="16"/>
          <w:szCs w:val="16"/>
          <w:lang w:eastAsia="en-IN" w:bidi="hi-IN"/>
          <w14:ligatures w14:val="none"/>
        </w:rPr>
        <w:t>(</w:t>
      </w:r>
      <w:proofErr w:type="spellStart"/>
      <w:proofErr w:type="gramStart"/>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w:t>
      </w:r>
      <w:proofErr w:type="gramEnd"/>
      <w:r w:rsidRPr="00491AE3">
        <w:rPr>
          <w:rFonts w:ascii="Consolas" w:eastAsia="Times New Roman" w:hAnsi="Consolas" w:cs="Times New Roman"/>
          <w:color w:val="B5CEA8"/>
          <w:kern w:val="0"/>
          <w:sz w:val="16"/>
          <w:szCs w:val="16"/>
          <w:lang w:eastAsia="en-IN" w:bidi="hi-IN"/>
          <w14:ligatures w14:val="none"/>
        </w:rPr>
        <w:t>0</w:t>
      </w:r>
      <w:r w:rsidRPr="00491AE3">
        <w:rPr>
          <w:rFonts w:ascii="Consolas" w:eastAsia="Times New Roman" w:hAnsi="Consolas" w:cs="Times New Roman"/>
          <w:color w:val="CCCCCC"/>
          <w:kern w:val="0"/>
          <w:sz w:val="16"/>
          <w:szCs w:val="16"/>
          <w:lang w:eastAsia="en-IN" w:bidi="hi-IN"/>
          <w14:ligatures w14:val="none"/>
        </w:rPr>
        <w:t>]);</w:t>
      </w:r>
    </w:p>
    <w:p w14:paraId="4AAE221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99</w:t>
      </w:r>
      <w:r w:rsidRPr="00491AE3">
        <w:rPr>
          <w:rFonts w:ascii="Consolas" w:eastAsia="Times New Roman" w:hAnsi="Consolas" w:cs="Times New Roman"/>
          <w:color w:val="CCCCCC"/>
          <w:kern w:val="0"/>
          <w:sz w:val="16"/>
          <w:szCs w:val="16"/>
          <w:lang w:eastAsia="en-IN" w:bidi="hi-IN"/>
          <w14:ligatures w14:val="none"/>
        </w:rPr>
        <w:t>;</w:t>
      </w:r>
      <w:r w:rsidRPr="00491AE3">
        <w:rPr>
          <w:rFonts w:ascii="Consolas" w:eastAsia="Times New Roman" w:hAnsi="Consolas" w:cs="Times New Roman"/>
          <w:color w:val="6A9955"/>
          <w:kern w:val="0"/>
          <w:sz w:val="16"/>
          <w:szCs w:val="16"/>
          <w:lang w:eastAsia="en-IN" w:bidi="hi-IN"/>
          <w14:ligatures w14:val="none"/>
        </w:rPr>
        <w:t xml:space="preserve"> // Number to search</w:t>
      </w:r>
    </w:p>
    <w:p w14:paraId="155FC420"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5F3B055"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569CD6"/>
          <w:kern w:val="0"/>
          <w:sz w:val="16"/>
          <w:szCs w:val="16"/>
          <w:lang w:eastAsia="en-IN" w:bidi="hi-IN"/>
          <w14:ligatures w14:val="none"/>
        </w:rPr>
        <w:t>int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result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DCDCAA"/>
          <w:kern w:val="0"/>
          <w:sz w:val="16"/>
          <w:szCs w:val="16"/>
          <w:lang w:eastAsia="en-IN" w:bidi="hi-IN"/>
          <w14:ligatures w14:val="none"/>
        </w:rPr>
        <w:t>Binary_search_</w:t>
      </w:r>
      <w:proofErr w:type="gramStart"/>
      <w:r w:rsidRPr="00491AE3">
        <w:rPr>
          <w:rFonts w:ascii="Consolas" w:eastAsia="Times New Roman" w:hAnsi="Consolas" w:cs="Times New Roman"/>
          <w:color w:val="DCDCAA"/>
          <w:kern w:val="0"/>
          <w:sz w:val="16"/>
          <w:szCs w:val="16"/>
          <w:lang w:eastAsia="en-IN" w:bidi="hi-IN"/>
          <w14:ligatures w14:val="none"/>
        </w:rPr>
        <w:t>re</w:t>
      </w:r>
      <w:proofErr w:type="spellEnd"/>
      <w:r w:rsidRPr="00491AE3">
        <w:rPr>
          <w:rFonts w:ascii="Consolas" w:eastAsia="Times New Roman" w:hAnsi="Consolas" w:cs="Times New Roman"/>
          <w:color w:val="CCCCCC"/>
          <w:kern w:val="0"/>
          <w:sz w:val="16"/>
          <w:szCs w:val="16"/>
          <w:lang w:eastAsia="en-IN" w:bidi="hi-IN"/>
          <w14:ligatures w14:val="none"/>
        </w:rPr>
        <w:t>(</w:t>
      </w:r>
      <w:proofErr w:type="spellStart"/>
      <w:proofErr w:type="gramEnd"/>
      <w:r w:rsidRPr="00491AE3">
        <w:rPr>
          <w:rFonts w:ascii="Consolas" w:eastAsia="Times New Roman" w:hAnsi="Consolas" w:cs="Times New Roman"/>
          <w:color w:val="9CDCFE"/>
          <w:kern w:val="0"/>
          <w:sz w:val="16"/>
          <w:szCs w:val="16"/>
          <w:lang w:eastAsia="en-IN" w:bidi="hi-IN"/>
          <w14:ligatures w14:val="none"/>
        </w:rPr>
        <w:t>arr</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0</w:t>
      </w:r>
      <w:r w:rsidRPr="00491AE3">
        <w:rPr>
          <w:rFonts w:ascii="Consolas" w:eastAsia="Times New Roman" w:hAnsi="Consolas" w:cs="Times New Roman"/>
          <w:color w:val="CCCCCC"/>
          <w:kern w:val="0"/>
          <w:sz w:val="16"/>
          <w:szCs w:val="16"/>
          <w:lang w:eastAsia="en-IN" w:bidi="hi-IN"/>
          <w14:ligatures w14:val="none"/>
        </w:rPr>
        <w:t xml:space="preserve">, </w:t>
      </w:r>
      <w:proofErr w:type="spellStart"/>
      <w:r w:rsidRPr="00491AE3">
        <w:rPr>
          <w:rFonts w:ascii="Consolas" w:eastAsia="Times New Roman" w:hAnsi="Consolas" w:cs="Times New Roman"/>
          <w:color w:val="9CDCFE"/>
          <w:kern w:val="0"/>
          <w:sz w:val="16"/>
          <w:szCs w:val="16"/>
          <w:lang w:eastAsia="en-IN" w:bidi="hi-IN"/>
          <w14:ligatures w14:val="none"/>
        </w:rPr>
        <w:t>len</w:t>
      </w:r>
      <w:proofErr w:type="spellEnd"/>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1</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target</w:t>
      </w:r>
      <w:r w:rsidRPr="00491AE3">
        <w:rPr>
          <w:rFonts w:ascii="Consolas" w:eastAsia="Times New Roman" w:hAnsi="Consolas" w:cs="Times New Roman"/>
          <w:color w:val="CCCCCC"/>
          <w:kern w:val="0"/>
          <w:sz w:val="16"/>
          <w:szCs w:val="16"/>
          <w:lang w:eastAsia="en-IN" w:bidi="hi-IN"/>
          <w14:ligatures w14:val="none"/>
        </w:rPr>
        <w:t>);</w:t>
      </w:r>
    </w:p>
    <w:p w14:paraId="40C062E7"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F9F1056"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6A9955"/>
          <w:kern w:val="0"/>
          <w:sz w:val="16"/>
          <w:szCs w:val="16"/>
          <w:lang w:eastAsia="en-IN" w:bidi="hi-IN"/>
          <w14:ligatures w14:val="none"/>
        </w:rPr>
        <w:t>// Corrected output statement</w:t>
      </w:r>
    </w:p>
    <w:p w14:paraId="0442739C"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if</w:t>
      </w:r>
      <w:r w:rsidRPr="00491AE3">
        <w:rPr>
          <w:rFonts w:ascii="Consolas" w:eastAsia="Times New Roman" w:hAnsi="Consolas" w:cs="Times New Roman"/>
          <w:color w:val="CCCCCC"/>
          <w:kern w:val="0"/>
          <w:sz w:val="16"/>
          <w:szCs w:val="16"/>
          <w:lang w:eastAsia="en-IN" w:bidi="hi-IN"/>
          <w14:ligatures w14:val="none"/>
        </w:rPr>
        <w:t xml:space="preserve"> (</w:t>
      </w:r>
      <w:proofErr w:type="gramStart"/>
      <w:r w:rsidRPr="00491AE3">
        <w:rPr>
          <w:rFonts w:ascii="Consolas" w:eastAsia="Times New Roman" w:hAnsi="Consolas" w:cs="Times New Roman"/>
          <w:color w:val="9CDCFE"/>
          <w:kern w:val="0"/>
          <w:sz w:val="16"/>
          <w:szCs w:val="16"/>
          <w:lang w:eastAsia="en-IN" w:bidi="hi-IN"/>
          <w14:ligatures w14:val="none"/>
        </w:rPr>
        <w:t>result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proofErr w:type="gramEnd"/>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D4D4D4"/>
          <w:kern w:val="0"/>
          <w:sz w:val="16"/>
          <w:szCs w:val="16"/>
          <w:lang w:eastAsia="en-IN" w:bidi="hi-IN"/>
          <w14:ligatures w14:val="none"/>
        </w:rPr>
        <w:t>-</w:t>
      </w:r>
      <w:r w:rsidRPr="00491AE3">
        <w:rPr>
          <w:rFonts w:ascii="Consolas" w:eastAsia="Times New Roman" w:hAnsi="Consolas" w:cs="Times New Roman"/>
          <w:color w:val="B5CEA8"/>
          <w:kern w:val="0"/>
          <w:sz w:val="16"/>
          <w:szCs w:val="16"/>
          <w:lang w:eastAsia="en-IN" w:bidi="hi-IN"/>
          <w14:ligatures w14:val="none"/>
        </w:rPr>
        <w:t>1</w:t>
      </w:r>
      <w:r w:rsidRPr="00491AE3">
        <w:rPr>
          <w:rFonts w:ascii="Consolas" w:eastAsia="Times New Roman" w:hAnsi="Consolas" w:cs="Times New Roman"/>
          <w:color w:val="CCCCCC"/>
          <w:kern w:val="0"/>
          <w:sz w:val="16"/>
          <w:szCs w:val="16"/>
          <w:lang w:eastAsia="en-IN" w:bidi="hi-IN"/>
          <w14:ligatures w14:val="none"/>
        </w:rPr>
        <w:t>)</w:t>
      </w:r>
    </w:p>
    <w:p w14:paraId="0459DC47"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0664308A"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1AE3">
        <w:rPr>
          <w:rFonts w:ascii="Consolas" w:eastAsia="Times New Roman" w:hAnsi="Consolas" w:cs="Times New Roman"/>
          <w:color w:val="DCDCAA"/>
          <w:kern w:val="0"/>
          <w:sz w:val="16"/>
          <w:szCs w:val="16"/>
          <w:lang w:eastAsia="en-IN" w:bidi="hi-IN"/>
          <w14:ligatures w14:val="none"/>
        </w:rPr>
        <w:t>printf</w:t>
      </w:r>
      <w:proofErr w:type="spellEnd"/>
      <w:r w:rsidRPr="00491AE3">
        <w:rPr>
          <w:rFonts w:ascii="Consolas" w:eastAsia="Times New Roman" w:hAnsi="Consolas" w:cs="Times New Roman"/>
          <w:color w:val="CCCCCC"/>
          <w:kern w:val="0"/>
          <w:sz w:val="16"/>
          <w:szCs w:val="16"/>
          <w:lang w:eastAsia="en-IN" w:bidi="hi-IN"/>
          <w14:ligatures w14:val="none"/>
        </w:rPr>
        <w:t>(</w:t>
      </w:r>
      <w:proofErr w:type="gramEnd"/>
      <w:r w:rsidRPr="00491AE3">
        <w:rPr>
          <w:rFonts w:ascii="Consolas" w:eastAsia="Times New Roman" w:hAnsi="Consolas" w:cs="Times New Roman"/>
          <w:color w:val="CE9178"/>
          <w:kern w:val="0"/>
          <w:sz w:val="16"/>
          <w:szCs w:val="16"/>
          <w:lang w:eastAsia="en-IN" w:bidi="hi-IN"/>
          <w14:ligatures w14:val="none"/>
        </w:rPr>
        <w:t xml:space="preserve">"Target found at index: </w:t>
      </w:r>
      <w:r w:rsidRPr="00491AE3">
        <w:rPr>
          <w:rFonts w:ascii="Consolas" w:eastAsia="Times New Roman" w:hAnsi="Consolas" w:cs="Times New Roman"/>
          <w:color w:val="9CDCFE"/>
          <w:kern w:val="0"/>
          <w:sz w:val="16"/>
          <w:szCs w:val="16"/>
          <w:lang w:eastAsia="en-IN" w:bidi="hi-IN"/>
          <w14:ligatures w14:val="none"/>
        </w:rPr>
        <w:t>%d</w:t>
      </w:r>
      <w:r w:rsidRPr="00491AE3">
        <w:rPr>
          <w:rFonts w:ascii="Consolas" w:eastAsia="Times New Roman" w:hAnsi="Consolas" w:cs="Times New Roman"/>
          <w:color w:val="D7BA7D"/>
          <w:kern w:val="0"/>
          <w:sz w:val="16"/>
          <w:szCs w:val="16"/>
          <w:lang w:eastAsia="en-IN" w:bidi="hi-IN"/>
          <w14:ligatures w14:val="none"/>
        </w:rPr>
        <w:t>\n</w:t>
      </w:r>
      <w:r w:rsidRPr="00491AE3">
        <w:rPr>
          <w:rFonts w:ascii="Consolas" w:eastAsia="Times New Roman" w:hAnsi="Consolas" w:cs="Times New Roman"/>
          <w:color w:val="CE9178"/>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9CDCFE"/>
          <w:kern w:val="0"/>
          <w:sz w:val="16"/>
          <w:szCs w:val="16"/>
          <w:lang w:eastAsia="en-IN" w:bidi="hi-IN"/>
          <w14:ligatures w14:val="none"/>
        </w:rPr>
        <w:t>result</w:t>
      </w:r>
      <w:r w:rsidRPr="00491AE3">
        <w:rPr>
          <w:rFonts w:ascii="Consolas" w:eastAsia="Times New Roman" w:hAnsi="Consolas" w:cs="Times New Roman"/>
          <w:color w:val="CCCCCC"/>
          <w:kern w:val="0"/>
          <w:sz w:val="16"/>
          <w:szCs w:val="16"/>
          <w:lang w:eastAsia="en-IN" w:bidi="hi-IN"/>
          <w14:ligatures w14:val="none"/>
        </w:rPr>
        <w:t>);</w:t>
      </w:r>
    </w:p>
    <w:p w14:paraId="4CA6E012"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38EEE662"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C586C0"/>
          <w:kern w:val="0"/>
          <w:sz w:val="16"/>
          <w:szCs w:val="16"/>
          <w:lang w:eastAsia="en-IN" w:bidi="hi-IN"/>
          <w14:ligatures w14:val="none"/>
        </w:rPr>
        <w:t>else</w:t>
      </w:r>
    </w:p>
    <w:p w14:paraId="40092142"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394DAAC8"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1AE3">
        <w:rPr>
          <w:rFonts w:ascii="Consolas" w:eastAsia="Times New Roman" w:hAnsi="Consolas" w:cs="Times New Roman"/>
          <w:color w:val="DCDCAA"/>
          <w:kern w:val="0"/>
          <w:sz w:val="16"/>
          <w:szCs w:val="16"/>
          <w:lang w:eastAsia="en-IN" w:bidi="hi-IN"/>
          <w14:ligatures w14:val="none"/>
        </w:rPr>
        <w:t>printf</w:t>
      </w:r>
      <w:proofErr w:type="spellEnd"/>
      <w:r w:rsidRPr="00491AE3">
        <w:rPr>
          <w:rFonts w:ascii="Consolas" w:eastAsia="Times New Roman" w:hAnsi="Consolas" w:cs="Times New Roman"/>
          <w:color w:val="CCCCCC"/>
          <w:kern w:val="0"/>
          <w:sz w:val="16"/>
          <w:szCs w:val="16"/>
          <w:lang w:eastAsia="en-IN" w:bidi="hi-IN"/>
          <w14:ligatures w14:val="none"/>
        </w:rPr>
        <w:t>(</w:t>
      </w:r>
      <w:proofErr w:type="gramEnd"/>
      <w:r w:rsidRPr="00491AE3">
        <w:rPr>
          <w:rFonts w:ascii="Consolas" w:eastAsia="Times New Roman" w:hAnsi="Consolas" w:cs="Times New Roman"/>
          <w:color w:val="CE9178"/>
          <w:kern w:val="0"/>
          <w:sz w:val="16"/>
          <w:szCs w:val="16"/>
          <w:lang w:eastAsia="en-IN" w:bidi="hi-IN"/>
          <w14:ligatures w14:val="none"/>
        </w:rPr>
        <w:t>"Target not found in the array.</w:t>
      </w:r>
      <w:r w:rsidRPr="00491AE3">
        <w:rPr>
          <w:rFonts w:ascii="Consolas" w:eastAsia="Times New Roman" w:hAnsi="Consolas" w:cs="Times New Roman"/>
          <w:color w:val="D7BA7D"/>
          <w:kern w:val="0"/>
          <w:sz w:val="16"/>
          <w:szCs w:val="16"/>
          <w:lang w:eastAsia="en-IN" w:bidi="hi-IN"/>
          <w14:ligatures w14:val="none"/>
        </w:rPr>
        <w:t>\n</w:t>
      </w:r>
      <w:r w:rsidRPr="00491AE3">
        <w:rPr>
          <w:rFonts w:ascii="Consolas" w:eastAsia="Times New Roman" w:hAnsi="Consolas" w:cs="Times New Roman"/>
          <w:color w:val="CE9178"/>
          <w:kern w:val="0"/>
          <w:sz w:val="16"/>
          <w:szCs w:val="16"/>
          <w:lang w:eastAsia="en-IN" w:bidi="hi-IN"/>
          <w14:ligatures w14:val="none"/>
        </w:rPr>
        <w:t>"</w:t>
      </w:r>
      <w:r w:rsidRPr="00491AE3">
        <w:rPr>
          <w:rFonts w:ascii="Consolas" w:eastAsia="Times New Roman" w:hAnsi="Consolas" w:cs="Times New Roman"/>
          <w:color w:val="CCCCCC"/>
          <w:kern w:val="0"/>
          <w:sz w:val="16"/>
          <w:szCs w:val="16"/>
          <w:lang w:eastAsia="en-IN" w:bidi="hi-IN"/>
          <w14:ligatures w14:val="none"/>
        </w:rPr>
        <w:t>);</w:t>
      </w:r>
    </w:p>
    <w:p w14:paraId="739D9145"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    }</w:t>
      </w:r>
    </w:p>
    <w:p w14:paraId="7EDB035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31D1E5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lastRenderedPageBreak/>
        <w:t xml:space="preserve">    </w:t>
      </w:r>
      <w:r w:rsidRPr="00491AE3">
        <w:rPr>
          <w:rFonts w:ascii="Consolas" w:eastAsia="Times New Roman" w:hAnsi="Consolas" w:cs="Times New Roman"/>
          <w:color w:val="C586C0"/>
          <w:kern w:val="0"/>
          <w:sz w:val="16"/>
          <w:szCs w:val="16"/>
          <w:lang w:eastAsia="en-IN" w:bidi="hi-IN"/>
          <w14:ligatures w14:val="none"/>
        </w:rPr>
        <w:t>return</w:t>
      </w:r>
      <w:r w:rsidRPr="00491AE3">
        <w:rPr>
          <w:rFonts w:ascii="Consolas" w:eastAsia="Times New Roman" w:hAnsi="Consolas" w:cs="Times New Roman"/>
          <w:color w:val="CCCCCC"/>
          <w:kern w:val="0"/>
          <w:sz w:val="16"/>
          <w:szCs w:val="16"/>
          <w:lang w:eastAsia="en-IN" w:bidi="hi-IN"/>
          <w14:ligatures w14:val="none"/>
        </w:rPr>
        <w:t xml:space="preserve"> </w:t>
      </w:r>
      <w:r w:rsidRPr="00491AE3">
        <w:rPr>
          <w:rFonts w:ascii="Consolas" w:eastAsia="Times New Roman" w:hAnsi="Consolas" w:cs="Times New Roman"/>
          <w:color w:val="B5CEA8"/>
          <w:kern w:val="0"/>
          <w:sz w:val="16"/>
          <w:szCs w:val="16"/>
          <w:lang w:eastAsia="en-IN" w:bidi="hi-IN"/>
          <w14:ligatures w14:val="none"/>
        </w:rPr>
        <w:t>0</w:t>
      </w:r>
      <w:r w:rsidRPr="00491AE3">
        <w:rPr>
          <w:rFonts w:ascii="Consolas" w:eastAsia="Times New Roman" w:hAnsi="Consolas" w:cs="Times New Roman"/>
          <w:color w:val="CCCCCC"/>
          <w:kern w:val="0"/>
          <w:sz w:val="16"/>
          <w:szCs w:val="16"/>
          <w:lang w:eastAsia="en-IN" w:bidi="hi-IN"/>
          <w14:ligatures w14:val="none"/>
        </w:rPr>
        <w:t>;</w:t>
      </w:r>
    </w:p>
    <w:p w14:paraId="7F22C14E" w14:textId="77777777" w:rsidR="00491AE3" w:rsidRPr="00491AE3" w:rsidRDefault="00491AE3" w:rsidP="00491AE3">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1AE3">
        <w:rPr>
          <w:rFonts w:ascii="Consolas" w:eastAsia="Times New Roman" w:hAnsi="Consolas" w:cs="Times New Roman"/>
          <w:color w:val="CCCCCC"/>
          <w:kern w:val="0"/>
          <w:sz w:val="16"/>
          <w:szCs w:val="16"/>
          <w:lang w:eastAsia="en-IN" w:bidi="hi-IN"/>
          <w14:ligatures w14:val="none"/>
        </w:rPr>
        <w:t>}</w:t>
      </w:r>
    </w:p>
    <w:p w14:paraId="735EC046" w14:textId="77777777" w:rsidR="00491AE3" w:rsidRPr="00491AE3" w:rsidRDefault="00491AE3" w:rsidP="00491AE3">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AFD7E13" w14:textId="77777777" w:rsidR="00B768FB" w:rsidRPr="00B768FB" w:rsidRDefault="00B768FB" w:rsidP="00B768FB">
      <w:pPr>
        <w:rPr>
          <w:b/>
          <w:bCs/>
          <w:lang w:eastAsia="en-IN" w:bidi="hi-IN"/>
        </w:rPr>
      </w:pPr>
    </w:p>
    <w:p w14:paraId="747F0C37" w14:textId="58BC30E0" w:rsidR="006B38E1" w:rsidRDefault="006B38E1" w:rsidP="006B38E1">
      <w:pPr>
        <w:pStyle w:val="Heading4"/>
        <w:rPr>
          <w:bCs/>
          <w:lang w:eastAsia="en-IN" w:bidi="hi-IN"/>
        </w:rPr>
      </w:pPr>
      <w:r w:rsidRPr="006B38E1">
        <w:rPr>
          <w:bCs/>
          <w:lang w:eastAsia="en-IN" w:bidi="hi-IN"/>
        </w:rPr>
        <w:t>Applications of Binary Search Algorithm</w:t>
      </w:r>
    </w:p>
    <w:p w14:paraId="1DEE097F" w14:textId="77777777" w:rsidR="00210FAA" w:rsidRDefault="00210FAA" w:rsidP="00730041">
      <w:pPr>
        <w:pStyle w:val="ListParagraph"/>
        <w:numPr>
          <w:ilvl w:val="0"/>
          <w:numId w:val="111"/>
        </w:numPr>
        <w:spacing w:line="360" w:lineRule="auto"/>
        <w:rPr>
          <w:lang w:eastAsia="en-IN" w:bidi="hi-IN"/>
        </w:rPr>
      </w:pPr>
      <w:r w:rsidRPr="00210FAA">
        <w:rPr>
          <w:b/>
          <w:bCs/>
          <w:i/>
          <w:iCs/>
          <w:lang w:eastAsia="en-IN" w:bidi="hi-IN"/>
        </w:rPr>
        <w:t>Searching in a Sorted List –</w:t>
      </w:r>
      <w:r>
        <w:rPr>
          <w:lang w:eastAsia="en-IN" w:bidi="hi-IN"/>
        </w:rPr>
        <w:t xml:space="preserve"> Quickly finds an element in a sorted array or list.</w:t>
      </w:r>
    </w:p>
    <w:p w14:paraId="4FEF2241" w14:textId="77777777" w:rsidR="00210FAA" w:rsidRDefault="00210FAA" w:rsidP="00730041">
      <w:pPr>
        <w:pStyle w:val="ListParagraph"/>
        <w:numPr>
          <w:ilvl w:val="0"/>
          <w:numId w:val="111"/>
        </w:numPr>
        <w:spacing w:line="360" w:lineRule="auto"/>
        <w:rPr>
          <w:lang w:eastAsia="en-IN" w:bidi="hi-IN"/>
        </w:rPr>
      </w:pPr>
      <w:r w:rsidRPr="00210FAA">
        <w:rPr>
          <w:b/>
          <w:bCs/>
          <w:i/>
          <w:iCs/>
          <w:lang w:eastAsia="en-IN" w:bidi="hi-IN"/>
        </w:rPr>
        <w:t>Finding First or Last Occurrence –</w:t>
      </w:r>
      <w:r>
        <w:rPr>
          <w:lang w:eastAsia="en-IN" w:bidi="hi-IN"/>
        </w:rPr>
        <w:t xml:space="preserve"> Helps in locating the first or last position of an element in a sorted list.</w:t>
      </w:r>
    </w:p>
    <w:p w14:paraId="2401FEA4" w14:textId="77777777" w:rsidR="00210FAA" w:rsidRDefault="00210FAA" w:rsidP="00730041">
      <w:pPr>
        <w:pStyle w:val="ListParagraph"/>
        <w:numPr>
          <w:ilvl w:val="0"/>
          <w:numId w:val="111"/>
        </w:numPr>
        <w:spacing w:line="360" w:lineRule="auto"/>
        <w:rPr>
          <w:lang w:eastAsia="en-IN" w:bidi="hi-IN"/>
        </w:rPr>
      </w:pPr>
      <w:r w:rsidRPr="00210FAA">
        <w:rPr>
          <w:b/>
          <w:bCs/>
          <w:i/>
          <w:iCs/>
          <w:lang w:eastAsia="en-IN" w:bidi="hi-IN"/>
        </w:rPr>
        <w:t>Finding Square Root –</w:t>
      </w:r>
      <w:r>
        <w:rPr>
          <w:lang w:eastAsia="en-IN" w:bidi="hi-IN"/>
        </w:rPr>
        <w:t xml:space="preserve"> Used to estimate square roots without using a direct formula.</w:t>
      </w:r>
    </w:p>
    <w:p w14:paraId="7B92AA0C" w14:textId="77777777" w:rsidR="00210FAA" w:rsidRDefault="00210FAA" w:rsidP="00730041">
      <w:pPr>
        <w:pStyle w:val="ListParagraph"/>
        <w:numPr>
          <w:ilvl w:val="0"/>
          <w:numId w:val="111"/>
        </w:numPr>
        <w:spacing w:line="360" w:lineRule="auto"/>
        <w:rPr>
          <w:lang w:eastAsia="en-IN" w:bidi="hi-IN"/>
        </w:rPr>
      </w:pPr>
      <w:r w:rsidRPr="00210FAA">
        <w:rPr>
          <w:b/>
          <w:bCs/>
          <w:i/>
          <w:iCs/>
          <w:lang w:eastAsia="en-IN" w:bidi="hi-IN"/>
        </w:rPr>
        <w:t>Finding Peak Element –</w:t>
      </w:r>
      <w:r>
        <w:rPr>
          <w:lang w:eastAsia="en-IN" w:bidi="hi-IN"/>
        </w:rPr>
        <w:t xml:space="preserve"> Identifies the highest value in a sequence, such as stock prices.</w:t>
      </w:r>
    </w:p>
    <w:p w14:paraId="203B6CBC" w14:textId="3DBEA2DE" w:rsidR="00B2072D" w:rsidRDefault="00210FAA" w:rsidP="00730041">
      <w:pPr>
        <w:pStyle w:val="ListParagraph"/>
        <w:numPr>
          <w:ilvl w:val="0"/>
          <w:numId w:val="111"/>
        </w:numPr>
        <w:spacing w:line="360" w:lineRule="auto"/>
        <w:rPr>
          <w:lang w:eastAsia="en-IN" w:bidi="hi-IN"/>
        </w:rPr>
      </w:pPr>
      <w:r w:rsidRPr="00210FAA">
        <w:rPr>
          <w:b/>
          <w:bCs/>
          <w:i/>
          <w:iCs/>
          <w:lang w:eastAsia="en-IN" w:bidi="hi-IN"/>
        </w:rPr>
        <w:t>Optimization Problems –</w:t>
      </w:r>
      <w:r>
        <w:rPr>
          <w:lang w:eastAsia="en-IN" w:bidi="hi-IN"/>
        </w:rPr>
        <w:t xml:space="preserve"> Helps in problems that require finding the best possible value.</w:t>
      </w:r>
    </w:p>
    <w:p w14:paraId="74DEBD23" w14:textId="77777777" w:rsidR="0082710D" w:rsidRPr="0082710D" w:rsidRDefault="0082710D" w:rsidP="005A4EEB">
      <w:pPr>
        <w:pStyle w:val="Heading4"/>
        <w:rPr>
          <w:lang w:eastAsia="en-IN" w:bidi="hi-IN"/>
        </w:rPr>
      </w:pPr>
      <w:r w:rsidRPr="0082710D">
        <w:rPr>
          <w:lang w:eastAsia="en-IN" w:bidi="hi-IN"/>
        </w:rPr>
        <w:t>Advantages of Binary Search</w:t>
      </w:r>
    </w:p>
    <w:p w14:paraId="200ACC32" w14:textId="77777777" w:rsidR="0082710D" w:rsidRPr="0082710D" w:rsidRDefault="0082710D" w:rsidP="00730041">
      <w:pPr>
        <w:numPr>
          <w:ilvl w:val="0"/>
          <w:numId w:val="112"/>
        </w:numPr>
        <w:spacing w:line="240" w:lineRule="auto"/>
        <w:rPr>
          <w:lang w:eastAsia="en-IN" w:bidi="hi-IN"/>
        </w:rPr>
      </w:pPr>
      <w:r w:rsidRPr="0082710D">
        <w:rPr>
          <w:lang w:eastAsia="en-IN" w:bidi="hi-IN"/>
        </w:rPr>
        <w:t>Binary search is faster than linear search, especially for large arrays.</w:t>
      </w:r>
    </w:p>
    <w:p w14:paraId="594863F8" w14:textId="77777777" w:rsidR="0082710D" w:rsidRPr="0082710D" w:rsidRDefault="0082710D" w:rsidP="00730041">
      <w:pPr>
        <w:numPr>
          <w:ilvl w:val="0"/>
          <w:numId w:val="113"/>
        </w:numPr>
        <w:spacing w:line="240" w:lineRule="auto"/>
        <w:rPr>
          <w:lang w:eastAsia="en-IN" w:bidi="hi-IN"/>
        </w:rPr>
      </w:pPr>
      <w:r w:rsidRPr="0082710D">
        <w:rPr>
          <w:lang w:eastAsia="en-IN" w:bidi="hi-IN"/>
        </w:rPr>
        <w:t>More efficient than other searching algorithms with a similar time complexity, such as interpolation search or exponential search.</w:t>
      </w:r>
    </w:p>
    <w:p w14:paraId="492FF7B6" w14:textId="77777777" w:rsidR="0082710D" w:rsidRPr="0082710D" w:rsidRDefault="0082710D" w:rsidP="00730041">
      <w:pPr>
        <w:numPr>
          <w:ilvl w:val="0"/>
          <w:numId w:val="114"/>
        </w:numPr>
        <w:spacing w:line="240" w:lineRule="auto"/>
        <w:rPr>
          <w:lang w:eastAsia="en-IN" w:bidi="hi-IN"/>
        </w:rPr>
      </w:pPr>
      <w:r w:rsidRPr="0082710D">
        <w:rPr>
          <w:lang w:eastAsia="en-IN" w:bidi="hi-IN"/>
        </w:rPr>
        <w:t>Binary search is well-suited for searching large datasets that are stored in external memory, such as on a hard drive or in the cloud.</w:t>
      </w:r>
    </w:p>
    <w:p w14:paraId="503EDA0E" w14:textId="77777777" w:rsidR="0082710D" w:rsidRPr="0082710D" w:rsidRDefault="0082710D" w:rsidP="005A4EEB">
      <w:pPr>
        <w:pStyle w:val="Heading4"/>
        <w:rPr>
          <w:lang w:eastAsia="en-IN" w:bidi="hi-IN"/>
        </w:rPr>
      </w:pPr>
      <w:r w:rsidRPr="0082710D">
        <w:rPr>
          <w:lang w:eastAsia="en-IN" w:bidi="hi-IN"/>
        </w:rPr>
        <w:t>Disadvantages of Binary Search</w:t>
      </w:r>
    </w:p>
    <w:p w14:paraId="16403C3B" w14:textId="77777777" w:rsidR="0082710D" w:rsidRPr="0082710D" w:rsidRDefault="0082710D" w:rsidP="00730041">
      <w:pPr>
        <w:numPr>
          <w:ilvl w:val="0"/>
          <w:numId w:val="115"/>
        </w:numPr>
        <w:spacing w:line="240" w:lineRule="auto"/>
        <w:rPr>
          <w:lang w:eastAsia="en-IN" w:bidi="hi-IN"/>
        </w:rPr>
      </w:pPr>
      <w:r w:rsidRPr="0082710D">
        <w:rPr>
          <w:lang w:eastAsia="en-IN" w:bidi="hi-IN"/>
        </w:rPr>
        <w:t>The array should be sorted.</w:t>
      </w:r>
    </w:p>
    <w:p w14:paraId="3953618D" w14:textId="77777777" w:rsidR="0082710D" w:rsidRPr="0082710D" w:rsidRDefault="0082710D" w:rsidP="00730041">
      <w:pPr>
        <w:numPr>
          <w:ilvl w:val="0"/>
          <w:numId w:val="116"/>
        </w:numPr>
        <w:spacing w:line="240" w:lineRule="auto"/>
        <w:rPr>
          <w:lang w:eastAsia="en-IN" w:bidi="hi-IN"/>
        </w:rPr>
      </w:pPr>
      <w:r w:rsidRPr="0082710D">
        <w:rPr>
          <w:lang w:eastAsia="en-IN" w:bidi="hi-IN"/>
        </w:rPr>
        <w:t>Binary search requires that the data structure being searched be stored in contiguous memory locations. </w:t>
      </w:r>
    </w:p>
    <w:p w14:paraId="4ED227F4" w14:textId="77777777" w:rsidR="0082710D" w:rsidRPr="0082710D" w:rsidRDefault="0082710D" w:rsidP="00730041">
      <w:pPr>
        <w:numPr>
          <w:ilvl w:val="0"/>
          <w:numId w:val="117"/>
        </w:numPr>
        <w:spacing w:line="240" w:lineRule="auto"/>
        <w:rPr>
          <w:lang w:eastAsia="en-IN" w:bidi="hi-IN"/>
        </w:rPr>
      </w:pPr>
      <w:r w:rsidRPr="0082710D">
        <w:rPr>
          <w:lang w:eastAsia="en-IN" w:bidi="hi-IN"/>
        </w:rPr>
        <w:t>Binary search requires that the elements of the array be comparable, meaning that they must be able to be ordered.</w:t>
      </w:r>
    </w:p>
    <w:p w14:paraId="5C969BC6" w14:textId="77777777" w:rsidR="00210FAA" w:rsidRDefault="00210FAA" w:rsidP="00AA21FB">
      <w:pPr>
        <w:rPr>
          <w:lang w:eastAsia="en-IN" w:bidi="hi-IN"/>
        </w:rPr>
      </w:pPr>
    </w:p>
    <w:p w14:paraId="7F4ABA03" w14:textId="35433A27" w:rsidR="00CC578B" w:rsidRDefault="008E696D" w:rsidP="008E696D">
      <w:pPr>
        <w:pStyle w:val="ListParagraph"/>
        <w:numPr>
          <w:ilvl w:val="0"/>
          <w:numId w:val="102"/>
        </w:numPr>
        <w:rPr>
          <w:lang w:eastAsia="en-IN" w:bidi="hi-IN"/>
        </w:rPr>
      </w:pPr>
      <w:r w:rsidRPr="008E696D">
        <w:rPr>
          <w:lang w:eastAsia="en-IN" w:bidi="hi-IN"/>
        </w:rPr>
        <w:t xml:space="preserve">Index of First </w:t>
      </w:r>
      <w:proofErr w:type="spellStart"/>
      <w:r w:rsidRPr="008E696D">
        <w:rPr>
          <w:lang w:eastAsia="en-IN" w:bidi="hi-IN"/>
        </w:rPr>
        <w:t>Occurence</w:t>
      </w:r>
      <w:proofErr w:type="spellEnd"/>
      <w:r w:rsidRPr="008E696D">
        <w:rPr>
          <w:lang w:eastAsia="en-IN" w:bidi="hi-IN"/>
        </w:rPr>
        <w:t xml:space="preserve"> in Sorted Array</w:t>
      </w:r>
      <w:r>
        <w:rPr>
          <w:lang w:eastAsia="en-IN" w:bidi="hi-IN"/>
        </w:rPr>
        <w:t>.</w:t>
      </w:r>
    </w:p>
    <w:p w14:paraId="60F02AE4"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586C0"/>
          <w:kern w:val="0"/>
          <w:sz w:val="16"/>
          <w:szCs w:val="16"/>
          <w:lang w:eastAsia="en-IN" w:bidi="hi-IN"/>
          <w14:ligatures w14:val="none"/>
        </w:rPr>
        <w:t>#include</w:t>
      </w:r>
      <w:r w:rsidRPr="008E696D">
        <w:rPr>
          <w:rFonts w:ascii="Consolas" w:eastAsia="Times New Roman" w:hAnsi="Consolas" w:cs="Times New Roman"/>
          <w:color w:val="569CD6"/>
          <w:kern w:val="0"/>
          <w:sz w:val="16"/>
          <w:szCs w:val="16"/>
          <w:lang w:eastAsia="en-IN" w:bidi="hi-IN"/>
          <w14:ligatures w14:val="none"/>
        </w:rPr>
        <w:t xml:space="preserve"> </w:t>
      </w:r>
      <w:r w:rsidRPr="008E696D">
        <w:rPr>
          <w:rFonts w:ascii="Consolas" w:eastAsia="Times New Roman" w:hAnsi="Consolas" w:cs="Times New Roman"/>
          <w:color w:val="CE9178"/>
          <w:kern w:val="0"/>
          <w:sz w:val="16"/>
          <w:szCs w:val="16"/>
          <w:lang w:eastAsia="en-IN" w:bidi="hi-IN"/>
          <w14:ligatures w14:val="none"/>
        </w:rPr>
        <w:t>&lt;</w:t>
      </w:r>
      <w:proofErr w:type="spellStart"/>
      <w:r w:rsidRPr="008E696D">
        <w:rPr>
          <w:rFonts w:ascii="Consolas" w:eastAsia="Times New Roman" w:hAnsi="Consolas" w:cs="Times New Roman"/>
          <w:color w:val="CE9178"/>
          <w:kern w:val="0"/>
          <w:sz w:val="16"/>
          <w:szCs w:val="16"/>
          <w:lang w:eastAsia="en-IN" w:bidi="hi-IN"/>
          <w14:ligatures w14:val="none"/>
        </w:rPr>
        <w:t>stdio.h</w:t>
      </w:r>
      <w:proofErr w:type="spellEnd"/>
      <w:r w:rsidRPr="008E696D">
        <w:rPr>
          <w:rFonts w:ascii="Consolas" w:eastAsia="Times New Roman" w:hAnsi="Consolas" w:cs="Times New Roman"/>
          <w:color w:val="CE9178"/>
          <w:kern w:val="0"/>
          <w:sz w:val="16"/>
          <w:szCs w:val="16"/>
          <w:lang w:eastAsia="en-IN" w:bidi="hi-IN"/>
          <w14:ligatures w14:val="none"/>
        </w:rPr>
        <w:t>&gt;</w:t>
      </w:r>
    </w:p>
    <w:p w14:paraId="78AA494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7CA7B44"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void</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DCDCAA"/>
          <w:kern w:val="0"/>
          <w:sz w:val="16"/>
          <w:szCs w:val="16"/>
          <w:lang w:eastAsia="en-IN" w:bidi="hi-IN"/>
          <w14:ligatures w14:val="none"/>
        </w:rPr>
        <w:t>main</w:t>
      </w:r>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CCCCC"/>
          <w:kern w:val="0"/>
          <w:sz w:val="16"/>
          <w:szCs w:val="16"/>
          <w:lang w:eastAsia="en-IN" w:bidi="hi-IN"/>
          <w14:ligatures w14:val="none"/>
        </w:rPr>
        <w:t>) {</w:t>
      </w:r>
    </w:p>
    <w:p w14:paraId="6DE7C262"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4</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5</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10</w:t>
      </w:r>
      <w:r w:rsidRPr="008E696D">
        <w:rPr>
          <w:rFonts w:ascii="Consolas" w:eastAsia="Times New Roman" w:hAnsi="Consolas" w:cs="Times New Roman"/>
          <w:color w:val="CCCCCC"/>
          <w:kern w:val="0"/>
          <w:sz w:val="16"/>
          <w:szCs w:val="16"/>
          <w:lang w:eastAsia="en-IN" w:bidi="hi-IN"/>
          <w14:ligatures w14:val="none"/>
        </w:rPr>
        <w:t>};</w:t>
      </w:r>
    </w:p>
    <w:p w14:paraId="6F190BE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w:t>
      </w:r>
    </w:p>
    <w:p w14:paraId="2EEAA91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w:t>
      </w:r>
    </w:p>
    <w:p w14:paraId="7B666B5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232FDB9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proofErr w:type="gramStart"/>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w:t>
      </w:r>
      <w:proofErr w:type="gramEnd"/>
      <w:r w:rsidRPr="008E696D">
        <w:rPr>
          <w:rFonts w:ascii="Consolas" w:eastAsia="Times New Roman" w:hAnsi="Consolas" w:cs="Times New Roman"/>
          <w:color w:val="6A9955"/>
          <w:kern w:val="0"/>
          <w:sz w:val="16"/>
          <w:szCs w:val="16"/>
          <w:lang w:eastAsia="en-IN" w:bidi="hi-IN"/>
          <w14:ligatures w14:val="none"/>
        </w:rPr>
        <w:t>/ To store the first occurrence</w:t>
      </w:r>
    </w:p>
    <w:p w14:paraId="7E080FAF"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64EB8FE"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while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w:t>
      </w:r>
    </w:p>
    <w:p w14:paraId="651BAB0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w:t>
      </w:r>
    </w:p>
    <w:p w14:paraId="717D4C0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EDAF85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w:t>
      </w:r>
    </w:p>
    <w:p w14:paraId="61752FC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w:t>
      </w:r>
      <w:proofErr w:type="gramEnd"/>
      <w:r w:rsidRPr="008E696D">
        <w:rPr>
          <w:rFonts w:ascii="Consolas" w:eastAsia="Times New Roman" w:hAnsi="Consolas" w:cs="Times New Roman"/>
          <w:color w:val="6A9955"/>
          <w:kern w:val="0"/>
          <w:sz w:val="16"/>
          <w:szCs w:val="16"/>
          <w:lang w:eastAsia="en-IN" w:bidi="hi-IN"/>
          <w14:ligatures w14:val="none"/>
        </w:rPr>
        <w:t>/ Store index</w:t>
      </w:r>
    </w:p>
    <w:p w14:paraId="67B735AB"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w:t>
      </w:r>
      <w:proofErr w:type="gramEnd"/>
      <w:r w:rsidRPr="008E696D">
        <w:rPr>
          <w:rFonts w:ascii="Consolas" w:eastAsia="Times New Roman" w:hAnsi="Consolas" w:cs="Times New Roman"/>
          <w:color w:val="6A9955"/>
          <w:kern w:val="0"/>
          <w:sz w:val="16"/>
          <w:szCs w:val="16"/>
          <w:lang w:eastAsia="en-IN" w:bidi="hi-IN"/>
          <w14:ligatures w14:val="none"/>
        </w:rPr>
        <w:t> // Move left to find first occurrence</w:t>
      </w:r>
    </w:p>
    <w:p w14:paraId="7A92C06D"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&gt;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w:t>
      </w:r>
    </w:p>
    <w:p w14:paraId="6AED179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24AF281E"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p>
    <w:p w14:paraId="6EA2D126"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773E9F3B"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386F812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28BADCEF"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3BA8AE7"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9CDCFE"/>
          <w:kern w:val="0"/>
          <w:sz w:val="16"/>
          <w:szCs w:val="16"/>
          <w:lang w:eastAsia="en-IN" w:bidi="hi-IN"/>
          <w14:ligatures w14:val="none"/>
        </w:rPr>
        <w:t>firstIndex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proofErr w:type="gramEnd"/>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 {</w:t>
      </w:r>
    </w:p>
    <w:p w14:paraId="466F7DB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 xml:space="preserve">"First occurrence of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CE9178"/>
          <w:kern w:val="0"/>
          <w:sz w:val="16"/>
          <w:szCs w:val="16"/>
          <w:lang w:eastAsia="en-IN" w:bidi="hi-IN"/>
          <w14:ligatures w14:val="none"/>
        </w:rPr>
        <w:t xml:space="preserve"> is at index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firstIndex</w:t>
      </w:r>
      <w:proofErr w:type="spellEnd"/>
      <w:r w:rsidRPr="008E696D">
        <w:rPr>
          <w:rFonts w:ascii="Consolas" w:eastAsia="Times New Roman" w:hAnsi="Consolas" w:cs="Times New Roman"/>
          <w:color w:val="CCCCCC"/>
          <w:kern w:val="0"/>
          <w:sz w:val="16"/>
          <w:szCs w:val="16"/>
          <w:lang w:eastAsia="en-IN" w:bidi="hi-IN"/>
          <w14:ligatures w14:val="none"/>
        </w:rPr>
        <w:t>);</w:t>
      </w:r>
    </w:p>
    <w:p w14:paraId="3E376984"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p>
    <w:p w14:paraId="6ED7CD15"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CE9178"/>
          <w:kern w:val="0"/>
          <w:sz w:val="16"/>
          <w:szCs w:val="16"/>
          <w:lang w:eastAsia="en-IN" w:bidi="hi-IN"/>
          <w14:ligatures w14:val="none"/>
        </w:rPr>
        <w:t xml:space="preserve"> is not present in the array</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67E3A08D"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2293403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
    <w:p w14:paraId="0613C65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3FACC635" w14:textId="77777777" w:rsidR="008E696D" w:rsidRPr="008E696D" w:rsidRDefault="008E696D" w:rsidP="008E696D">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44D811E" w14:textId="77777777" w:rsidR="008E696D" w:rsidRPr="008E696D" w:rsidRDefault="008E696D" w:rsidP="008E696D">
      <w:pPr>
        <w:ind w:left="142"/>
        <w:rPr>
          <w:lang w:eastAsia="en-IN" w:bidi="hi-IN"/>
        </w:rPr>
      </w:pPr>
      <w:r w:rsidRPr="008E696D">
        <w:rPr>
          <w:b/>
          <w:bCs/>
          <w:lang w:eastAsia="en-IN" w:bidi="hi-IN"/>
        </w:rPr>
        <w:lastRenderedPageBreak/>
        <w:t>Output:</w:t>
      </w:r>
      <w:r>
        <w:rPr>
          <w:lang w:eastAsia="en-IN" w:bidi="hi-IN"/>
        </w:rPr>
        <w:t xml:space="preserve">  </w:t>
      </w:r>
      <w:r w:rsidRPr="008E696D">
        <w:rPr>
          <w:lang w:eastAsia="en-IN" w:bidi="hi-IN"/>
        </w:rPr>
        <w:t>First occurrence of 9 is at index 5</w:t>
      </w:r>
    </w:p>
    <w:p w14:paraId="6FB35FD9" w14:textId="7E56F2F2" w:rsidR="008E696D" w:rsidRDefault="008E696D" w:rsidP="008E696D">
      <w:pPr>
        <w:pStyle w:val="ListParagraph"/>
        <w:numPr>
          <w:ilvl w:val="0"/>
          <w:numId w:val="102"/>
        </w:numPr>
        <w:rPr>
          <w:lang w:eastAsia="en-IN" w:bidi="hi-IN"/>
        </w:rPr>
      </w:pPr>
      <w:r w:rsidRPr="008E696D">
        <w:rPr>
          <w:lang w:eastAsia="en-IN" w:bidi="hi-IN"/>
        </w:rPr>
        <w:t xml:space="preserve">Index of Last </w:t>
      </w:r>
      <w:proofErr w:type="spellStart"/>
      <w:r w:rsidRPr="008E696D">
        <w:rPr>
          <w:lang w:eastAsia="en-IN" w:bidi="hi-IN"/>
        </w:rPr>
        <w:t>Occurence</w:t>
      </w:r>
      <w:proofErr w:type="spellEnd"/>
      <w:r w:rsidRPr="008E696D">
        <w:rPr>
          <w:lang w:eastAsia="en-IN" w:bidi="hi-IN"/>
        </w:rPr>
        <w:t xml:space="preserve"> in Sorted Array</w:t>
      </w:r>
      <w:r>
        <w:rPr>
          <w:lang w:eastAsia="en-IN" w:bidi="hi-IN"/>
        </w:rPr>
        <w:t>.</w:t>
      </w:r>
    </w:p>
    <w:p w14:paraId="0957B66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586C0"/>
          <w:kern w:val="0"/>
          <w:sz w:val="16"/>
          <w:szCs w:val="16"/>
          <w:lang w:eastAsia="en-IN" w:bidi="hi-IN"/>
          <w14:ligatures w14:val="none"/>
        </w:rPr>
        <w:t>#include</w:t>
      </w:r>
      <w:r w:rsidRPr="008E696D">
        <w:rPr>
          <w:rFonts w:ascii="Consolas" w:eastAsia="Times New Roman" w:hAnsi="Consolas" w:cs="Times New Roman"/>
          <w:color w:val="569CD6"/>
          <w:kern w:val="0"/>
          <w:sz w:val="16"/>
          <w:szCs w:val="16"/>
          <w:lang w:eastAsia="en-IN" w:bidi="hi-IN"/>
          <w14:ligatures w14:val="none"/>
        </w:rPr>
        <w:t xml:space="preserve"> </w:t>
      </w:r>
      <w:r w:rsidRPr="008E696D">
        <w:rPr>
          <w:rFonts w:ascii="Consolas" w:eastAsia="Times New Roman" w:hAnsi="Consolas" w:cs="Times New Roman"/>
          <w:color w:val="CE9178"/>
          <w:kern w:val="0"/>
          <w:sz w:val="16"/>
          <w:szCs w:val="16"/>
          <w:lang w:eastAsia="en-IN" w:bidi="hi-IN"/>
          <w14:ligatures w14:val="none"/>
        </w:rPr>
        <w:t>&lt;</w:t>
      </w:r>
      <w:proofErr w:type="spellStart"/>
      <w:r w:rsidRPr="008E696D">
        <w:rPr>
          <w:rFonts w:ascii="Consolas" w:eastAsia="Times New Roman" w:hAnsi="Consolas" w:cs="Times New Roman"/>
          <w:color w:val="CE9178"/>
          <w:kern w:val="0"/>
          <w:sz w:val="16"/>
          <w:szCs w:val="16"/>
          <w:lang w:eastAsia="en-IN" w:bidi="hi-IN"/>
          <w14:ligatures w14:val="none"/>
        </w:rPr>
        <w:t>stdio.h</w:t>
      </w:r>
      <w:proofErr w:type="spellEnd"/>
      <w:r w:rsidRPr="008E696D">
        <w:rPr>
          <w:rFonts w:ascii="Consolas" w:eastAsia="Times New Roman" w:hAnsi="Consolas" w:cs="Times New Roman"/>
          <w:color w:val="CE9178"/>
          <w:kern w:val="0"/>
          <w:sz w:val="16"/>
          <w:szCs w:val="16"/>
          <w:lang w:eastAsia="en-IN" w:bidi="hi-IN"/>
          <w14:ligatures w14:val="none"/>
        </w:rPr>
        <w:t>&gt;</w:t>
      </w:r>
    </w:p>
    <w:p w14:paraId="04FDA7A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214519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6A9955"/>
          <w:kern w:val="0"/>
          <w:sz w:val="16"/>
          <w:szCs w:val="16"/>
          <w:lang w:eastAsia="en-IN" w:bidi="hi-IN"/>
          <w14:ligatures w14:val="none"/>
        </w:rPr>
        <w:t>// Function to find the last occurrence of the target using Binary Search</w:t>
      </w:r>
    </w:p>
    <w:p w14:paraId="3089A9C6"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Last_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2C42EE1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1EB3D38D"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73C785B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Variable to store last occurrence index</w:t>
      </w:r>
    </w:p>
    <w:p w14:paraId="4862825F"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063040C5"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while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w:t>
      </w:r>
    </w:p>
    <w:p w14:paraId="04317945"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9060C47"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Calculate mid index</w:t>
      </w:r>
    </w:p>
    <w:p w14:paraId="7811F32E"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3AB216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372E13D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DBCC0C6"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Store last occurrence index</w:t>
      </w:r>
    </w:p>
    <w:p w14:paraId="4D3C74A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w:t>
      </w:r>
      <w:proofErr w:type="gramEnd"/>
      <w:r w:rsidRPr="008E696D">
        <w:rPr>
          <w:rFonts w:ascii="Consolas" w:eastAsia="Times New Roman" w:hAnsi="Consolas" w:cs="Times New Roman"/>
          <w:color w:val="6A9955"/>
          <w:kern w:val="0"/>
          <w:sz w:val="16"/>
          <w:szCs w:val="16"/>
          <w:lang w:eastAsia="en-IN" w:bidi="hi-IN"/>
          <w14:ligatures w14:val="none"/>
        </w:rPr>
        <w:t>// Move right to check for later occurrences</w:t>
      </w:r>
    </w:p>
    <w:p w14:paraId="2354D75B"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08D694FB"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&gt;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2B1E0946"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3A567CB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high</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left half</w:t>
      </w:r>
    </w:p>
    <w:p w14:paraId="22FBAB3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2BE30C15"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p>
    <w:p w14:paraId="40534B95"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568777AE"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low</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right half</w:t>
      </w:r>
    </w:p>
    <w:p w14:paraId="26074546"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FF959F4"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1BFCE97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return</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LastIndex</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Return last occurrence index</w:t>
      </w:r>
    </w:p>
    <w:p w14:paraId="50945B02"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66743617"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34BEC72"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DCDCAA"/>
          <w:kern w:val="0"/>
          <w:sz w:val="16"/>
          <w:szCs w:val="16"/>
          <w:lang w:eastAsia="en-IN" w:bidi="hi-IN"/>
          <w14:ligatures w14:val="none"/>
        </w:rPr>
        <w:t>main</w:t>
      </w:r>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CCCCC"/>
          <w:kern w:val="0"/>
          <w:sz w:val="16"/>
          <w:szCs w:val="16"/>
          <w:lang w:eastAsia="en-IN" w:bidi="hi-IN"/>
          <w14:ligatures w14:val="none"/>
        </w:rPr>
        <w:t>)</w:t>
      </w:r>
    </w:p>
    <w:p w14:paraId="62BA8DF4"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29E4C0D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6A9955"/>
          <w:kern w:val="0"/>
          <w:sz w:val="16"/>
          <w:szCs w:val="16"/>
          <w:lang w:eastAsia="en-IN" w:bidi="hi-IN"/>
          <w14:ligatures w14:val="none"/>
        </w:rPr>
        <w:t>// Sorted array</w:t>
      </w:r>
    </w:p>
    <w:p w14:paraId="47C744A9"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4</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6</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6</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w:t>
      </w:r>
    </w:p>
    <w:p w14:paraId="42A1DC97"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Calculate array length</w:t>
      </w:r>
    </w:p>
    <w:p w14:paraId="5698547C"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6</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Number to search for</w:t>
      </w:r>
    </w:p>
    <w:p w14:paraId="2CEE0BC3"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3461533"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result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Last_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End"/>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Get last occurrence index</w:t>
      </w:r>
    </w:p>
    <w:p w14:paraId="72A82BCD"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8A5555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6A9955"/>
          <w:kern w:val="0"/>
          <w:sz w:val="16"/>
          <w:szCs w:val="16"/>
          <w:lang w:eastAsia="en-IN" w:bidi="hi-IN"/>
          <w14:ligatures w14:val="none"/>
        </w:rPr>
        <w:t>// Corrected condition to check if target is found</w:t>
      </w:r>
    </w:p>
    <w:p w14:paraId="39C83D8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9CDCFE"/>
          <w:kern w:val="0"/>
          <w:sz w:val="16"/>
          <w:szCs w:val="16"/>
          <w:lang w:eastAsia="en-IN" w:bidi="hi-IN"/>
          <w14:ligatures w14:val="none"/>
        </w:rPr>
        <w:t>result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proofErr w:type="gramEnd"/>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51ED4A1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174063B2"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 xml:space="preserve">"Last occurrence of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CE9178"/>
          <w:kern w:val="0"/>
          <w:sz w:val="16"/>
          <w:szCs w:val="16"/>
          <w:lang w:eastAsia="en-IN" w:bidi="hi-IN"/>
          <w14:ligatures w14:val="none"/>
        </w:rPr>
        <w:t xml:space="preserve"> is at index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result</w:t>
      </w:r>
      <w:r w:rsidRPr="008E696D">
        <w:rPr>
          <w:rFonts w:ascii="Consolas" w:eastAsia="Times New Roman" w:hAnsi="Consolas" w:cs="Times New Roman"/>
          <w:color w:val="CCCCCC"/>
          <w:kern w:val="0"/>
          <w:sz w:val="16"/>
          <w:szCs w:val="16"/>
          <w:lang w:eastAsia="en-IN" w:bidi="hi-IN"/>
          <w14:ligatures w14:val="none"/>
        </w:rPr>
        <w:t>);</w:t>
      </w:r>
    </w:p>
    <w:p w14:paraId="1C3D698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B051210"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p>
    <w:p w14:paraId="0C92E35B"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A28D12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CE9178"/>
          <w:kern w:val="0"/>
          <w:sz w:val="16"/>
          <w:szCs w:val="16"/>
          <w:lang w:eastAsia="en-IN" w:bidi="hi-IN"/>
          <w14:ligatures w14:val="none"/>
        </w:rPr>
        <w:t xml:space="preserve"> is not present in the array</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0AEBCC3D"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1306ED58"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0BCC10C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return</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Return success</w:t>
      </w:r>
    </w:p>
    <w:p w14:paraId="2EAB700A"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01F604C1" w14:textId="77777777" w:rsidR="008E696D" w:rsidRPr="008E696D" w:rsidRDefault="008E696D" w:rsidP="008E696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D1CA54C" w14:textId="77777777" w:rsidR="008E696D" w:rsidRDefault="008E696D" w:rsidP="008E696D">
      <w:pPr>
        <w:rPr>
          <w:lang w:eastAsia="en-IN" w:bidi="hi-IN"/>
        </w:rPr>
      </w:pPr>
    </w:p>
    <w:p w14:paraId="35638075" w14:textId="77777777" w:rsidR="008E696D" w:rsidRPr="008E696D" w:rsidRDefault="008E696D" w:rsidP="008E696D">
      <w:pPr>
        <w:rPr>
          <w:b/>
          <w:bCs/>
          <w:lang w:eastAsia="en-IN" w:bidi="hi-IN"/>
        </w:rPr>
      </w:pPr>
      <w:r w:rsidRPr="008E696D">
        <w:rPr>
          <w:b/>
          <w:bCs/>
          <w:lang w:eastAsia="en-IN" w:bidi="hi-IN"/>
        </w:rPr>
        <w:t xml:space="preserve">Output: </w:t>
      </w:r>
      <w:r w:rsidRPr="008E696D">
        <w:rPr>
          <w:lang w:eastAsia="en-IN" w:bidi="hi-IN"/>
        </w:rPr>
        <w:t>Last occurrence of 6 is at index 7</w:t>
      </w:r>
    </w:p>
    <w:p w14:paraId="1DDC3964" w14:textId="4000AF6A" w:rsidR="008E696D" w:rsidRDefault="008E696D" w:rsidP="008E696D">
      <w:pPr>
        <w:pStyle w:val="ListParagraph"/>
        <w:numPr>
          <w:ilvl w:val="0"/>
          <w:numId w:val="102"/>
        </w:numPr>
        <w:rPr>
          <w:lang w:eastAsia="en-IN" w:bidi="hi-IN"/>
        </w:rPr>
      </w:pPr>
      <w:r w:rsidRPr="008E696D">
        <w:rPr>
          <w:lang w:eastAsia="en-IN" w:bidi="hi-IN"/>
        </w:rPr>
        <w:t>Count of occurrences of x in sorted element</w:t>
      </w:r>
      <w:r>
        <w:rPr>
          <w:lang w:eastAsia="en-IN" w:bidi="hi-IN"/>
        </w:rPr>
        <w:t>.</w:t>
      </w:r>
    </w:p>
    <w:p w14:paraId="31A106B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586C0"/>
          <w:kern w:val="0"/>
          <w:sz w:val="16"/>
          <w:szCs w:val="16"/>
          <w:lang w:eastAsia="en-IN" w:bidi="hi-IN"/>
          <w14:ligatures w14:val="none"/>
        </w:rPr>
        <w:t>#include</w:t>
      </w:r>
      <w:r w:rsidRPr="008E696D">
        <w:rPr>
          <w:rFonts w:ascii="Consolas" w:eastAsia="Times New Roman" w:hAnsi="Consolas" w:cs="Times New Roman"/>
          <w:color w:val="569CD6"/>
          <w:kern w:val="0"/>
          <w:sz w:val="16"/>
          <w:szCs w:val="16"/>
          <w:lang w:eastAsia="en-IN" w:bidi="hi-IN"/>
          <w14:ligatures w14:val="none"/>
        </w:rPr>
        <w:t xml:space="preserve"> </w:t>
      </w:r>
      <w:r w:rsidRPr="008E696D">
        <w:rPr>
          <w:rFonts w:ascii="Consolas" w:eastAsia="Times New Roman" w:hAnsi="Consolas" w:cs="Times New Roman"/>
          <w:color w:val="CE9178"/>
          <w:kern w:val="0"/>
          <w:sz w:val="16"/>
          <w:szCs w:val="16"/>
          <w:lang w:eastAsia="en-IN" w:bidi="hi-IN"/>
          <w14:ligatures w14:val="none"/>
        </w:rPr>
        <w:t>&lt;</w:t>
      </w:r>
      <w:proofErr w:type="spellStart"/>
      <w:r w:rsidRPr="008E696D">
        <w:rPr>
          <w:rFonts w:ascii="Consolas" w:eastAsia="Times New Roman" w:hAnsi="Consolas" w:cs="Times New Roman"/>
          <w:color w:val="CE9178"/>
          <w:kern w:val="0"/>
          <w:sz w:val="16"/>
          <w:szCs w:val="16"/>
          <w:lang w:eastAsia="en-IN" w:bidi="hi-IN"/>
          <w14:ligatures w14:val="none"/>
        </w:rPr>
        <w:t>stdio.h</w:t>
      </w:r>
      <w:proofErr w:type="spellEnd"/>
      <w:r w:rsidRPr="008E696D">
        <w:rPr>
          <w:rFonts w:ascii="Consolas" w:eastAsia="Times New Roman" w:hAnsi="Consolas" w:cs="Times New Roman"/>
          <w:color w:val="CE9178"/>
          <w:kern w:val="0"/>
          <w:sz w:val="16"/>
          <w:szCs w:val="16"/>
          <w:lang w:eastAsia="en-IN" w:bidi="hi-IN"/>
          <w14:ligatures w14:val="none"/>
        </w:rPr>
        <w:t>&gt;</w:t>
      </w:r>
    </w:p>
    <w:p w14:paraId="098B885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8F9BCE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6A9955"/>
          <w:kern w:val="0"/>
          <w:sz w:val="16"/>
          <w:szCs w:val="16"/>
          <w:lang w:eastAsia="en-IN" w:bidi="hi-IN"/>
          <w14:ligatures w14:val="none"/>
        </w:rPr>
        <w:t>// Function to find the first occurrence of the target using Binary Search</w:t>
      </w:r>
    </w:p>
    <w:p w14:paraId="2FD1DC11"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First_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20F4375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53FBE32A"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0146A4F1"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First_index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Variable to store the first occurrence index</w:t>
      </w:r>
    </w:p>
    <w:p w14:paraId="0E326D7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F9F609A"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while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w:t>
      </w:r>
    </w:p>
    <w:p w14:paraId="6049D38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0B444FC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Calculate mid index</w:t>
      </w:r>
    </w:p>
    <w:p w14:paraId="56B4B96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E390B17"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1D6B626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3BABA6D2"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First_index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Store first occurrence index</w:t>
      </w:r>
    </w:p>
    <w:p w14:paraId="432B9B1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lastRenderedPageBreak/>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Move left to find earlier occurrences</w:t>
      </w:r>
    </w:p>
    <w:p w14:paraId="7AEA4C52"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097EED1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655B26C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4ECB2A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right half</w:t>
      </w:r>
    </w:p>
    <w:p w14:paraId="378EC09B"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A7FD199"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p>
    <w:p w14:paraId="1498CBE0"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44D21C6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left half</w:t>
      </w:r>
    </w:p>
    <w:p w14:paraId="4B996973"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576F312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5FBE615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return</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First_index</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Return the first occurrence index</w:t>
      </w:r>
    </w:p>
    <w:p w14:paraId="25AA1AB5"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09CF572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24EBB32"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6A9955"/>
          <w:kern w:val="0"/>
          <w:sz w:val="16"/>
          <w:szCs w:val="16"/>
          <w:lang w:eastAsia="en-IN" w:bidi="hi-IN"/>
          <w14:ligatures w14:val="none"/>
        </w:rPr>
        <w:t>// Function to find the last occurrence of the target using Binary Search</w:t>
      </w:r>
    </w:p>
    <w:p w14:paraId="51705311"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Last_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5D2F8E36"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046FA20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49A8D74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Last_index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Variable to store the last occurrence index</w:t>
      </w:r>
    </w:p>
    <w:p w14:paraId="6D571FE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27080D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while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w:t>
      </w:r>
    </w:p>
    <w:p w14:paraId="710CA04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0C6DEFFB"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2</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Calculate mid index</w:t>
      </w:r>
    </w:p>
    <w:p w14:paraId="709C338B"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37240A7"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41270289"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109920A2"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Last_index</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Store last occurrence index</w:t>
      </w:r>
    </w:p>
    <w:p w14:paraId="5D8598A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Move right to find later occurrences</w:t>
      </w:r>
    </w:p>
    <w:p w14:paraId="693F1D0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3549A33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6507FAC7"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E2C972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start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right half</w:t>
      </w:r>
    </w:p>
    <w:p w14:paraId="0FAFC4D5"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651ED70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p>
    <w:p w14:paraId="6B2CE5F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347FF3B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end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mid</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Search in the left half</w:t>
      </w:r>
    </w:p>
    <w:p w14:paraId="2BB4FD4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59668D06"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4E3D0A67"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return</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Last_index</w:t>
      </w:r>
      <w:proofErr w:type="spellEnd"/>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Return the last occurrence index</w:t>
      </w:r>
    </w:p>
    <w:p w14:paraId="16C4E87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1B17B970"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831AFB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gramStart"/>
      <w:r w:rsidRPr="008E696D">
        <w:rPr>
          <w:rFonts w:ascii="Consolas" w:eastAsia="Times New Roman" w:hAnsi="Consolas" w:cs="Times New Roman"/>
          <w:color w:val="DCDCAA"/>
          <w:kern w:val="0"/>
          <w:sz w:val="16"/>
          <w:szCs w:val="16"/>
          <w:lang w:eastAsia="en-IN" w:bidi="hi-IN"/>
          <w14:ligatures w14:val="none"/>
        </w:rPr>
        <w:t>main</w:t>
      </w:r>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CCCCC"/>
          <w:kern w:val="0"/>
          <w:sz w:val="16"/>
          <w:szCs w:val="16"/>
          <w:lang w:eastAsia="en-IN" w:bidi="hi-IN"/>
          <w14:ligatures w14:val="none"/>
        </w:rPr>
        <w:t>)</w:t>
      </w:r>
    </w:p>
    <w:p w14:paraId="252FCC6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35C0CD01"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6A9955"/>
          <w:kern w:val="0"/>
          <w:sz w:val="16"/>
          <w:szCs w:val="16"/>
          <w:lang w:eastAsia="en-IN" w:bidi="hi-IN"/>
          <w14:ligatures w14:val="none"/>
        </w:rPr>
        <w:t>// Sorted array</w:t>
      </w:r>
    </w:p>
    <w:p w14:paraId="40856D70"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569CD6"/>
          <w:kern w:val="0"/>
          <w:sz w:val="16"/>
          <w:szCs w:val="16"/>
          <w:lang w:eastAsia="en-IN" w:bidi="hi-IN"/>
          <w14:ligatures w14:val="none"/>
        </w:rPr>
        <w:t>[</w:t>
      </w:r>
      <w:proofErr w:type="gramEnd"/>
      <w:r w:rsidRPr="008E696D">
        <w:rPr>
          <w:rFonts w:ascii="Consolas" w:eastAsia="Times New Roman" w:hAnsi="Consolas" w:cs="Times New Roman"/>
          <w:color w:val="569CD6"/>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5</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7</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7</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7</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10</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12</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12</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12</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34</w:t>
      </w:r>
      <w:r w:rsidRPr="008E696D">
        <w:rPr>
          <w:rFonts w:ascii="Consolas" w:eastAsia="Times New Roman" w:hAnsi="Consolas" w:cs="Times New Roman"/>
          <w:color w:val="CCCCCC"/>
          <w:kern w:val="0"/>
          <w:sz w:val="16"/>
          <w:szCs w:val="16"/>
          <w:lang w:eastAsia="en-IN" w:bidi="hi-IN"/>
          <w14:ligatures w14:val="none"/>
        </w:rPr>
        <w:t>};</w:t>
      </w:r>
    </w:p>
    <w:p w14:paraId="59C445D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569CD6"/>
          <w:kern w:val="0"/>
          <w:sz w:val="16"/>
          <w:szCs w:val="16"/>
          <w:lang w:eastAsia="en-IN" w:bidi="hi-IN"/>
          <w14:ligatures w14:val="none"/>
        </w:rPr>
        <w:t>sizeof</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Start"/>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Calculate array length</w:t>
      </w:r>
    </w:p>
    <w:p w14:paraId="59B929D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9</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Number to search for</w:t>
      </w:r>
    </w:p>
    <w:p w14:paraId="2F8809C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0EC1939"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6A9955"/>
          <w:kern w:val="0"/>
          <w:sz w:val="16"/>
          <w:szCs w:val="16"/>
          <w:lang w:eastAsia="en-IN" w:bidi="hi-IN"/>
          <w14:ligatures w14:val="none"/>
        </w:rPr>
        <w:t>// Find first and last occurrence</w:t>
      </w:r>
    </w:p>
    <w:p w14:paraId="4C9051D5"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first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First_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End"/>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57A04613"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last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DCDCAA"/>
          <w:kern w:val="0"/>
          <w:sz w:val="16"/>
          <w:szCs w:val="16"/>
          <w:lang w:eastAsia="en-IN" w:bidi="hi-IN"/>
          <w14:ligatures w14:val="none"/>
        </w:rPr>
        <w:t>Last_</w:t>
      </w:r>
      <w:proofErr w:type="gramStart"/>
      <w:r w:rsidRPr="008E696D">
        <w:rPr>
          <w:rFonts w:ascii="Consolas" w:eastAsia="Times New Roman" w:hAnsi="Consolas" w:cs="Times New Roman"/>
          <w:color w:val="DCDCAA"/>
          <w:kern w:val="0"/>
          <w:sz w:val="16"/>
          <w:szCs w:val="16"/>
          <w:lang w:eastAsia="en-IN" w:bidi="hi-IN"/>
          <w14:ligatures w14:val="none"/>
        </w:rPr>
        <w:t>occ</w:t>
      </w:r>
      <w:proofErr w:type="spellEnd"/>
      <w:r w:rsidRPr="008E696D">
        <w:rPr>
          <w:rFonts w:ascii="Consolas" w:eastAsia="Times New Roman" w:hAnsi="Consolas" w:cs="Times New Roman"/>
          <w:color w:val="CCCCCC"/>
          <w:kern w:val="0"/>
          <w:sz w:val="16"/>
          <w:szCs w:val="16"/>
          <w:lang w:eastAsia="en-IN" w:bidi="hi-IN"/>
          <w14:ligatures w14:val="none"/>
        </w:rPr>
        <w:t>(</w:t>
      </w:r>
      <w:proofErr w:type="spellStart"/>
      <w:proofErr w:type="gramEnd"/>
      <w:r w:rsidRPr="008E696D">
        <w:rPr>
          <w:rFonts w:ascii="Consolas" w:eastAsia="Times New Roman" w:hAnsi="Consolas" w:cs="Times New Roman"/>
          <w:color w:val="9CDCFE"/>
          <w:kern w:val="0"/>
          <w:sz w:val="16"/>
          <w:szCs w:val="16"/>
          <w:lang w:eastAsia="en-IN" w:bidi="hi-IN"/>
          <w14:ligatures w14:val="none"/>
        </w:rPr>
        <w:t>arr</w:t>
      </w:r>
      <w:proofErr w:type="spellEnd"/>
      <w:r w:rsidRPr="008E696D">
        <w:rPr>
          <w:rFonts w:ascii="Consolas" w:eastAsia="Times New Roman" w:hAnsi="Consolas" w:cs="Times New Roman"/>
          <w:color w:val="CCCCCC"/>
          <w:kern w:val="0"/>
          <w:sz w:val="16"/>
          <w:szCs w:val="16"/>
          <w:lang w:eastAsia="en-IN" w:bidi="hi-IN"/>
          <w14:ligatures w14:val="none"/>
        </w:rPr>
        <w:t xml:space="preserve">, </w:t>
      </w:r>
      <w:proofErr w:type="spellStart"/>
      <w:r w:rsidRPr="008E696D">
        <w:rPr>
          <w:rFonts w:ascii="Consolas" w:eastAsia="Times New Roman" w:hAnsi="Consolas" w:cs="Times New Roman"/>
          <w:color w:val="9CDCFE"/>
          <w:kern w:val="0"/>
          <w:sz w:val="16"/>
          <w:szCs w:val="16"/>
          <w:lang w:eastAsia="en-IN" w:bidi="hi-IN"/>
          <w14:ligatures w14:val="none"/>
        </w:rPr>
        <w:t>len</w:t>
      </w:r>
      <w:proofErr w:type="spellEnd"/>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w:t>
      </w:r>
    </w:p>
    <w:p w14:paraId="3AAD1DB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E5AEFDF"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6A9955"/>
          <w:kern w:val="0"/>
          <w:sz w:val="16"/>
          <w:szCs w:val="16"/>
          <w:lang w:eastAsia="en-IN" w:bidi="hi-IN"/>
          <w14:ligatures w14:val="none"/>
        </w:rPr>
        <w:t>// Check if target exists before calculating count</w:t>
      </w:r>
    </w:p>
    <w:p w14:paraId="21B0FC6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if</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first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last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p>
    <w:p w14:paraId="1DD0C734"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6D76D50D"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"Target not found</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w:t>
      </w:r>
    </w:p>
    <w:p w14:paraId="02D858A6"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40CD94C6"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else</w:t>
      </w:r>
    </w:p>
    <w:p w14:paraId="29D139D0"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5AA3AEC9"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569CD6"/>
          <w:kern w:val="0"/>
          <w:sz w:val="16"/>
          <w:szCs w:val="16"/>
          <w:lang w:eastAsia="en-IN" w:bidi="hi-IN"/>
          <w14:ligatures w14:val="none"/>
        </w:rPr>
        <w:t>int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result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last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first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D4D4D4"/>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1</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Count occurrences</w:t>
      </w:r>
    </w:p>
    <w:p w14:paraId="54754722"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8E696D">
        <w:rPr>
          <w:rFonts w:ascii="Consolas" w:eastAsia="Times New Roman" w:hAnsi="Consolas" w:cs="Times New Roman"/>
          <w:color w:val="DCDCAA"/>
          <w:kern w:val="0"/>
          <w:sz w:val="16"/>
          <w:szCs w:val="16"/>
          <w:lang w:eastAsia="en-IN" w:bidi="hi-IN"/>
          <w14:ligatures w14:val="none"/>
        </w:rPr>
        <w:t>printf</w:t>
      </w:r>
      <w:proofErr w:type="spellEnd"/>
      <w:r w:rsidRPr="008E696D">
        <w:rPr>
          <w:rFonts w:ascii="Consolas" w:eastAsia="Times New Roman" w:hAnsi="Consolas" w:cs="Times New Roman"/>
          <w:color w:val="CCCCCC"/>
          <w:kern w:val="0"/>
          <w:sz w:val="16"/>
          <w:szCs w:val="16"/>
          <w:lang w:eastAsia="en-IN" w:bidi="hi-IN"/>
          <w14:ligatures w14:val="none"/>
        </w:rPr>
        <w:t>(</w:t>
      </w:r>
      <w:proofErr w:type="gramEnd"/>
      <w:r w:rsidRPr="008E696D">
        <w:rPr>
          <w:rFonts w:ascii="Consolas" w:eastAsia="Times New Roman" w:hAnsi="Consolas" w:cs="Times New Roman"/>
          <w:color w:val="CE9178"/>
          <w:kern w:val="0"/>
          <w:sz w:val="16"/>
          <w:szCs w:val="16"/>
          <w:lang w:eastAsia="en-IN" w:bidi="hi-IN"/>
          <w14:ligatures w14:val="none"/>
        </w:rPr>
        <w:t xml:space="preserve">"Count of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CE9178"/>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%d</w:t>
      </w:r>
      <w:r w:rsidRPr="008E696D">
        <w:rPr>
          <w:rFonts w:ascii="Consolas" w:eastAsia="Times New Roman" w:hAnsi="Consolas" w:cs="Times New Roman"/>
          <w:color w:val="D7BA7D"/>
          <w:kern w:val="0"/>
          <w:sz w:val="16"/>
          <w:szCs w:val="16"/>
          <w:lang w:eastAsia="en-IN" w:bidi="hi-IN"/>
          <w14:ligatures w14:val="none"/>
        </w:rPr>
        <w:t>\n</w:t>
      </w:r>
      <w:r w:rsidRPr="008E696D">
        <w:rPr>
          <w:rFonts w:ascii="Consolas" w:eastAsia="Times New Roman" w:hAnsi="Consolas" w:cs="Times New Roman"/>
          <w:color w:val="CE9178"/>
          <w:kern w:val="0"/>
          <w:sz w:val="16"/>
          <w:szCs w:val="16"/>
          <w:lang w:eastAsia="en-IN" w:bidi="hi-IN"/>
          <w14:ligatures w14:val="none"/>
        </w:rPr>
        <w: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target</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9CDCFE"/>
          <w:kern w:val="0"/>
          <w:sz w:val="16"/>
          <w:szCs w:val="16"/>
          <w:lang w:eastAsia="en-IN" w:bidi="hi-IN"/>
          <w14:ligatures w14:val="none"/>
        </w:rPr>
        <w:t>result</w:t>
      </w:r>
      <w:r w:rsidRPr="008E696D">
        <w:rPr>
          <w:rFonts w:ascii="Consolas" w:eastAsia="Times New Roman" w:hAnsi="Consolas" w:cs="Times New Roman"/>
          <w:color w:val="CCCCCC"/>
          <w:kern w:val="0"/>
          <w:sz w:val="16"/>
          <w:szCs w:val="16"/>
          <w:lang w:eastAsia="en-IN" w:bidi="hi-IN"/>
          <w14:ligatures w14:val="none"/>
        </w:rPr>
        <w:t>);</w:t>
      </w:r>
    </w:p>
    <w:p w14:paraId="3236D5B1"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w:t>
      </w:r>
    </w:p>
    <w:p w14:paraId="7CB0C82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4FC8798"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C586C0"/>
          <w:kern w:val="0"/>
          <w:sz w:val="16"/>
          <w:szCs w:val="16"/>
          <w:lang w:eastAsia="en-IN" w:bidi="hi-IN"/>
          <w14:ligatures w14:val="none"/>
        </w:rPr>
        <w:t>return</w:t>
      </w:r>
      <w:r w:rsidRPr="008E696D">
        <w:rPr>
          <w:rFonts w:ascii="Consolas" w:eastAsia="Times New Roman" w:hAnsi="Consolas" w:cs="Times New Roman"/>
          <w:color w:val="CCCCCC"/>
          <w:kern w:val="0"/>
          <w:sz w:val="16"/>
          <w:szCs w:val="16"/>
          <w:lang w:eastAsia="en-IN" w:bidi="hi-IN"/>
          <w14:ligatures w14:val="none"/>
        </w:rPr>
        <w:t xml:space="preserve"> </w:t>
      </w:r>
      <w:r w:rsidRPr="008E696D">
        <w:rPr>
          <w:rFonts w:ascii="Consolas" w:eastAsia="Times New Roman" w:hAnsi="Consolas" w:cs="Times New Roman"/>
          <w:color w:val="B5CEA8"/>
          <w:kern w:val="0"/>
          <w:sz w:val="16"/>
          <w:szCs w:val="16"/>
          <w:lang w:eastAsia="en-IN" w:bidi="hi-IN"/>
          <w14:ligatures w14:val="none"/>
        </w:rPr>
        <w:t>0</w:t>
      </w:r>
      <w:r w:rsidRPr="008E696D">
        <w:rPr>
          <w:rFonts w:ascii="Consolas" w:eastAsia="Times New Roman" w:hAnsi="Consolas" w:cs="Times New Roman"/>
          <w:color w:val="CCCCCC"/>
          <w:kern w:val="0"/>
          <w:sz w:val="16"/>
          <w:szCs w:val="16"/>
          <w:lang w:eastAsia="en-IN" w:bidi="hi-IN"/>
          <w14:ligatures w14:val="none"/>
        </w:rPr>
        <w:t>;</w:t>
      </w:r>
      <w:r w:rsidRPr="008E696D">
        <w:rPr>
          <w:rFonts w:ascii="Consolas" w:eastAsia="Times New Roman" w:hAnsi="Consolas" w:cs="Times New Roman"/>
          <w:color w:val="6A9955"/>
          <w:kern w:val="0"/>
          <w:sz w:val="16"/>
          <w:szCs w:val="16"/>
          <w:lang w:eastAsia="en-IN" w:bidi="hi-IN"/>
          <w14:ligatures w14:val="none"/>
        </w:rPr>
        <w:t xml:space="preserve"> // Return success</w:t>
      </w:r>
    </w:p>
    <w:p w14:paraId="06EAA7DE"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8E696D">
        <w:rPr>
          <w:rFonts w:ascii="Consolas" w:eastAsia="Times New Roman" w:hAnsi="Consolas" w:cs="Times New Roman"/>
          <w:color w:val="CCCCCC"/>
          <w:kern w:val="0"/>
          <w:sz w:val="16"/>
          <w:szCs w:val="16"/>
          <w:lang w:eastAsia="en-IN" w:bidi="hi-IN"/>
          <w14:ligatures w14:val="none"/>
        </w:rPr>
        <w:t>}</w:t>
      </w:r>
    </w:p>
    <w:p w14:paraId="7336945C" w14:textId="77777777" w:rsidR="008E696D" w:rsidRPr="008E696D" w:rsidRDefault="008E696D" w:rsidP="00AE35CE">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0CEF46D5" w14:textId="77777777" w:rsidR="008E696D" w:rsidRDefault="008E696D" w:rsidP="008E696D">
      <w:pPr>
        <w:rPr>
          <w:lang w:eastAsia="en-IN" w:bidi="hi-IN"/>
        </w:rPr>
      </w:pPr>
    </w:p>
    <w:p w14:paraId="64E9EBDA" w14:textId="77777777" w:rsidR="00AE35CE" w:rsidRPr="00AE35CE" w:rsidRDefault="00AE35CE" w:rsidP="00AE35CE">
      <w:pPr>
        <w:rPr>
          <w:lang w:eastAsia="en-IN" w:bidi="hi-IN"/>
        </w:rPr>
      </w:pPr>
      <w:r w:rsidRPr="00AE35CE">
        <w:rPr>
          <w:b/>
          <w:bCs/>
          <w:lang w:eastAsia="en-IN" w:bidi="hi-IN"/>
        </w:rPr>
        <w:t>Output:</w:t>
      </w:r>
      <w:r>
        <w:rPr>
          <w:lang w:eastAsia="en-IN" w:bidi="hi-IN"/>
        </w:rPr>
        <w:t xml:space="preserve"> </w:t>
      </w:r>
      <w:r w:rsidRPr="00AE35CE">
        <w:rPr>
          <w:lang w:eastAsia="en-IN" w:bidi="hi-IN"/>
        </w:rPr>
        <w:t>Count of 9: 2</w:t>
      </w:r>
    </w:p>
    <w:p w14:paraId="5BF06833" w14:textId="49F202D7" w:rsidR="00AE35CE" w:rsidRDefault="00AE35CE" w:rsidP="00AE35CE">
      <w:pPr>
        <w:pStyle w:val="ListParagraph"/>
        <w:numPr>
          <w:ilvl w:val="0"/>
          <w:numId w:val="102"/>
        </w:numPr>
        <w:rPr>
          <w:lang w:eastAsia="en-IN" w:bidi="hi-IN"/>
        </w:rPr>
      </w:pPr>
      <w:r w:rsidRPr="00AE35CE">
        <w:rPr>
          <w:lang w:eastAsia="en-IN" w:bidi="hi-IN"/>
        </w:rPr>
        <w:t>Count of 1s in a binary sorted array</w:t>
      </w:r>
      <w:r>
        <w:rPr>
          <w:lang w:eastAsia="en-IN" w:bidi="hi-IN"/>
        </w:rPr>
        <w:t>.</w:t>
      </w:r>
    </w:p>
    <w:p w14:paraId="69C500DF"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586C0"/>
          <w:kern w:val="0"/>
          <w:sz w:val="16"/>
          <w:szCs w:val="16"/>
          <w:lang w:eastAsia="en-IN" w:bidi="hi-IN"/>
          <w14:ligatures w14:val="none"/>
        </w:rPr>
        <w:t>#include</w:t>
      </w:r>
      <w:r w:rsidRPr="004965F7">
        <w:rPr>
          <w:rFonts w:ascii="Consolas" w:eastAsia="Times New Roman" w:hAnsi="Consolas" w:cs="Times New Roman"/>
          <w:color w:val="569CD6"/>
          <w:kern w:val="0"/>
          <w:sz w:val="16"/>
          <w:szCs w:val="16"/>
          <w:lang w:eastAsia="en-IN" w:bidi="hi-IN"/>
          <w14:ligatures w14:val="none"/>
        </w:rPr>
        <w:t xml:space="preserve"> </w:t>
      </w:r>
      <w:r w:rsidRPr="004965F7">
        <w:rPr>
          <w:rFonts w:ascii="Consolas" w:eastAsia="Times New Roman" w:hAnsi="Consolas" w:cs="Times New Roman"/>
          <w:color w:val="CE9178"/>
          <w:kern w:val="0"/>
          <w:sz w:val="16"/>
          <w:szCs w:val="16"/>
          <w:lang w:eastAsia="en-IN" w:bidi="hi-IN"/>
          <w14:ligatures w14:val="none"/>
        </w:rPr>
        <w:t>&lt;</w:t>
      </w:r>
      <w:proofErr w:type="spellStart"/>
      <w:r w:rsidRPr="004965F7">
        <w:rPr>
          <w:rFonts w:ascii="Consolas" w:eastAsia="Times New Roman" w:hAnsi="Consolas" w:cs="Times New Roman"/>
          <w:color w:val="CE9178"/>
          <w:kern w:val="0"/>
          <w:sz w:val="16"/>
          <w:szCs w:val="16"/>
          <w:lang w:eastAsia="en-IN" w:bidi="hi-IN"/>
          <w14:ligatures w14:val="none"/>
        </w:rPr>
        <w:t>stdio.h</w:t>
      </w:r>
      <w:proofErr w:type="spellEnd"/>
      <w:r w:rsidRPr="004965F7">
        <w:rPr>
          <w:rFonts w:ascii="Consolas" w:eastAsia="Times New Roman" w:hAnsi="Consolas" w:cs="Times New Roman"/>
          <w:color w:val="CE9178"/>
          <w:kern w:val="0"/>
          <w:sz w:val="16"/>
          <w:szCs w:val="16"/>
          <w:lang w:eastAsia="en-IN" w:bidi="hi-IN"/>
          <w14:ligatures w14:val="none"/>
        </w:rPr>
        <w:t>&gt;</w:t>
      </w:r>
    </w:p>
    <w:p w14:paraId="45BF53D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800170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6A9955"/>
          <w:kern w:val="0"/>
          <w:sz w:val="16"/>
          <w:szCs w:val="16"/>
          <w:lang w:eastAsia="en-IN" w:bidi="hi-IN"/>
          <w14:ligatures w14:val="none"/>
        </w:rPr>
        <w:t>// Function to find the first occurrence of the target in a sorted binary array</w:t>
      </w:r>
    </w:p>
    <w:p w14:paraId="167F482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DCDCAA"/>
          <w:kern w:val="0"/>
          <w:sz w:val="16"/>
          <w:szCs w:val="16"/>
          <w:lang w:eastAsia="en-IN" w:bidi="hi-IN"/>
          <w14:ligatures w14:val="none"/>
        </w:rPr>
        <w:t>first_</w:t>
      </w:r>
      <w:proofErr w:type="gramStart"/>
      <w:r w:rsidRPr="004965F7">
        <w:rPr>
          <w:rFonts w:ascii="Consolas" w:eastAsia="Times New Roman" w:hAnsi="Consolas" w:cs="Times New Roman"/>
          <w:color w:val="DCDCAA"/>
          <w:kern w:val="0"/>
          <w:sz w:val="16"/>
          <w:szCs w:val="16"/>
          <w:lang w:eastAsia="en-IN" w:bidi="hi-IN"/>
          <w14:ligatures w14:val="none"/>
        </w:rPr>
        <w:t>occ</w:t>
      </w:r>
      <w:proofErr w:type="spellEnd"/>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569CD6"/>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w:t>
      </w:r>
    </w:p>
    <w:p w14:paraId="2C008C6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2C177C7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lastRenderedPageBreak/>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p>
    <w:p w14:paraId="1C0F101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First_index</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Variable to store the first occurrence index</w:t>
      </w:r>
    </w:p>
    <w:p w14:paraId="08EA006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41F31E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while</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&lt;=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w:t>
      </w:r>
    </w:p>
    <w:p w14:paraId="0BCA891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73FA2233"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2</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Calculate mid index</w:t>
      </w:r>
    </w:p>
    <w:p w14:paraId="5DFEFF7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A9BDC64"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if</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p>
    <w:p w14:paraId="68629F79"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2A8CD92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First_index</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Store the first occurrence index</w:t>
      </w:r>
    </w:p>
    <w:p w14:paraId="78743C41"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Move left to check for earlier occurrences</w:t>
      </w:r>
    </w:p>
    <w:p w14:paraId="1E38909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7B0E9D0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else</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if</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&lt;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p>
    <w:p w14:paraId="7AAB290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1350D0D3"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Search in the right half</w:t>
      </w:r>
    </w:p>
    <w:p w14:paraId="1E67F0D1"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148E4451"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else</w:t>
      </w:r>
      <w:r w:rsidRPr="004965F7">
        <w:rPr>
          <w:rFonts w:ascii="Consolas" w:eastAsia="Times New Roman" w:hAnsi="Consolas" w:cs="Times New Roman"/>
          <w:color w:val="CCCCCC"/>
          <w:kern w:val="0"/>
          <w:sz w:val="16"/>
          <w:szCs w:val="16"/>
          <w:lang w:eastAsia="en-IN" w:bidi="hi-IN"/>
          <w14:ligatures w14:val="none"/>
        </w:rPr>
        <w:t xml:space="preserve"> </w:t>
      </w:r>
    </w:p>
    <w:p w14:paraId="30DF885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0A7ED5F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Search in the left half</w:t>
      </w:r>
    </w:p>
    <w:p w14:paraId="3EE416F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4F51C33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0EBB0BBF"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return</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First_index</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Return the first occurrence index</w:t>
      </w:r>
    </w:p>
    <w:p w14:paraId="38BE4E0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77C4C38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28EE3F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6A9955"/>
          <w:kern w:val="0"/>
          <w:sz w:val="16"/>
          <w:szCs w:val="16"/>
          <w:lang w:eastAsia="en-IN" w:bidi="hi-IN"/>
          <w14:ligatures w14:val="none"/>
        </w:rPr>
        <w:t>// Function to find the last occurrence of the target in a sorted binary array</w:t>
      </w:r>
    </w:p>
    <w:p w14:paraId="4ECC82B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DCDCAA"/>
          <w:kern w:val="0"/>
          <w:sz w:val="16"/>
          <w:szCs w:val="16"/>
          <w:lang w:eastAsia="en-IN" w:bidi="hi-IN"/>
          <w14:ligatures w14:val="none"/>
        </w:rPr>
        <w:t>Last_</w:t>
      </w:r>
      <w:proofErr w:type="gramStart"/>
      <w:r w:rsidRPr="004965F7">
        <w:rPr>
          <w:rFonts w:ascii="Consolas" w:eastAsia="Times New Roman" w:hAnsi="Consolas" w:cs="Times New Roman"/>
          <w:color w:val="DCDCAA"/>
          <w:kern w:val="0"/>
          <w:sz w:val="16"/>
          <w:szCs w:val="16"/>
          <w:lang w:eastAsia="en-IN" w:bidi="hi-IN"/>
          <w14:ligatures w14:val="none"/>
        </w:rPr>
        <w:t>occ</w:t>
      </w:r>
      <w:proofErr w:type="spellEnd"/>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569CD6"/>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w:t>
      </w:r>
    </w:p>
    <w:p w14:paraId="16BFE70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5B0F8A27"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p>
    <w:p w14:paraId="7E33EF5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Last_index</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Variable to store the last occurrence index</w:t>
      </w:r>
    </w:p>
    <w:p w14:paraId="29725332"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1EE769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while</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&lt;=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w:t>
      </w:r>
    </w:p>
    <w:p w14:paraId="5449298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15CAADE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2</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Calculate mid index</w:t>
      </w:r>
    </w:p>
    <w:p w14:paraId="1B7E67E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5B652C2F"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if</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p>
    <w:p w14:paraId="535CFF6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31BF2E0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Last_index</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Store the last occurrence index</w:t>
      </w:r>
    </w:p>
    <w:p w14:paraId="0E56401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Move right to check for later occurrences</w:t>
      </w:r>
    </w:p>
    <w:p w14:paraId="1DE5F2B3"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199C7AE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else</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if</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&lt;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p>
    <w:p w14:paraId="2324649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46329DF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start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Search in the right half</w:t>
      </w:r>
    </w:p>
    <w:p w14:paraId="1EE2C24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7C44FF4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else</w:t>
      </w:r>
      <w:r w:rsidRPr="004965F7">
        <w:rPr>
          <w:rFonts w:ascii="Consolas" w:eastAsia="Times New Roman" w:hAnsi="Consolas" w:cs="Times New Roman"/>
          <w:color w:val="CCCCCC"/>
          <w:kern w:val="0"/>
          <w:sz w:val="16"/>
          <w:szCs w:val="16"/>
          <w:lang w:eastAsia="en-IN" w:bidi="hi-IN"/>
          <w14:ligatures w14:val="none"/>
        </w:rPr>
        <w:t xml:space="preserve"> </w:t>
      </w:r>
    </w:p>
    <w:p w14:paraId="7E032C6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5ACC2A63"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end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mid</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Search in the left half</w:t>
      </w:r>
    </w:p>
    <w:p w14:paraId="6582FB3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6CED6D3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6B839BD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return</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Last_index</w:t>
      </w:r>
      <w:proofErr w:type="spellEnd"/>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Return the last occurrence index</w:t>
      </w:r>
    </w:p>
    <w:p w14:paraId="32FE5E4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63727A51"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9CB50B0"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gramStart"/>
      <w:r w:rsidRPr="004965F7">
        <w:rPr>
          <w:rFonts w:ascii="Consolas" w:eastAsia="Times New Roman" w:hAnsi="Consolas" w:cs="Times New Roman"/>
          <w:color w:val="DCDCAA"/>
          <w:kern w:val="0"/>
          <w:sz w:val="16"/>
          <w:szCs w:val="16"/>
          <w:lang w:eastAsia="en-IN" w:bidi="hi-IN"/>
          <w14:ligatures w14:val="none"/>
        </w:rPr>
        <w:t>main</w:t>
      </w:r>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CCCCCC"/>
          <w:kern w:val="0"/>
          <w:sz w:val="16"/>
          <w:szCs w:val="16"/>
          <w:lang w:eastAsia="en-IN" w:bidi="hi-IN"/>
          <w14:ligatures w14:val="none"/>
        </w:rPr>
        <w:t>)</w:t>
      </w:r>
    </w:p>
    <w:p w14:paraId="47E352E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76F0D92F"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6A9955"/>
          <w:kern w:val="0"/>
          <w:sz w:val="16"/>
          <w:szCs w:val="16"/>
          <w:lang w:eastAsia="en-IN" w:bidi="hi-IN"/>
          <w14:ligatures w14:val="none"/>
        </w:rPr>
        <w:t>// Sorted binary array</w:t>
      </w:r>
    </w:p>
    <w:p w14:paraId="10C8DBC9"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569CD6"/>
          <w:kern w:val="0"/>
          <w:sz w:val="16"/>
          <w:szCs w:val="16"/>
          <w:lang w:eastAsia="en-IN" w:bidi="hi-IN"/>
          <w14:ligatures w14:val="none"/>
        </w:rPr>
        <w:t>[</w:t>
      </w:r>
      <w:proofErr w:type="gramEnd"/>
      <w:r w:rsidRPr="004965F7">
        <w:rPr>
          <w:rFonts w:ascii="Consolas" w:eastAsia="Times New Roman" w:hAnsi="Consolas" w:cs="Times New Roman"/>
          <w:color w:val="569CD6"/>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p>
    <w:p w14:paraId="04A45D4E"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569CD6"/>
          <w:kern w:val="0"/>
          <w:sz w:val="16"/>
          <w:szCs w:val="16"/>
          <w:lang w:eastAsia="en-IN" w:bidi="hi-IN"/>
          <w14:ligatures w14:val="none"/>
        </w:rPr>
        <w:t>sizeof</w:t>
      </w:r>
      <w:proofErr w:type="spellEnd"/>
      <w:r w:rsidRPr="004965F7">
        <w:rPr>
          <w:rFonts w:ascii="Consolas" w:eastAsia="Times New Roman" w:hAnsi="Consolas" w:cs="Times New Roman"/>
          <w:color w:val="CCCCCC"/>
          <w:kern w:val="0"/>
          <w:sz w:val="16"/>
          <w:szCs w:val="16"/>
          <w:lang w:eastAsia="en-IN" w:bidi="hi-IN"/>
          <w14:ligatures w14:val="none"/>
        </w:rPr>
        <w:t>(</w:t>
      </w:r>
      <w:proofErr w:type="spell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569CD6"/>
          <w:kern w:val="0"/>
          <w:sz w:val="16"/>
          <w:szCs w:val="16"/>
          <w:lang w:eastAsia="en-IN" w:bidi="hi-IN"/>
          <w14:ligatures w14:val="none"/>
        </w:rPr>
        <w:t>sizeof</w:t>
      </w:r>
      <w:proofErr w:type="spellEnd"/>
      <w:r w:rsidRPr="004965F7">
        <w:rPr>
          <w:rFonts w:ascii="Consolas" w:eastAsia="Times New Roman" w:hAnsi="Consolas" w:cs="Times New Roman"/>
          <w:color w:val="CCCCCC"/>
          <w:kern w:val="0"/>
          <w:sz w:val="16"/>
          <w:szCs w:val="16"/>
          <w:lang w:eastAsia="en-IN" w:bidi="hi-IN"/>
          <w14:ligatures w14:val="none"/>
        </w:rPr>
        <w:t>(</w:t>
      </w:r>
      <w:proofErr w:type="spellStart"/>
      <w:proofErr w:type="gramStart"/>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Calculate the length of the array</w:t>
      </w:r>
    </w:p>
    <w:p w14:paraId="309C1E0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Number to search for</w:t>
      </w:r>
    </w:p>
    <w:p w14:paraId="7039B2B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089CFB9"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6A9955"/>
          <w:kern w:val="0"/>
          <w:sz w:val="16"/>
          <w:szCs w:val="16"/>
          <w:lang w:eastAsia="en-IN" w:bidi="hi-IN"/>
          <w14:ligatures w14:val="none"/>
        </w:rPr>
        <w:t>// Get first and last occurrence of target</w:t>
      </w:r>
    </w:p>
    <w:p w14:paraId="71F2E3B7"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first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DCDCAA"/>
          <w:kern w:val="0"/>
          <w:sz w:val="16"/>
          <w:szCs w:val="16"/>
          <w:lang w:eastAsia="en-IN" w:bidi="hi-IN"/>
          <w14:ligatures w14:val="none"/>
        </w:rPr>
        <w:t>first_</w:t>
      </w:r>
      <w:proofErr w:type="gramStart"/>
      <w:r w:rsidRPr="004965F7">
        <w:rPr>
          <w:rFonts w:ascii="Consolas" w:eastAsia="Times New Roman" w:hAnsi="Consolas" w:cs="Times New Roman"/>
          <w:color w:val="DCDCAA"/>
          <w:kern w:val="0"/>
          <w:sz w:val="16"/>
          <w:szCs w:val="16"/>
          <w:lang w:eastAsia="en-IN" w:bidi="hi-IN"/>
          <w14:ligatures w14:val="none"/>
        </w:rPr>
        <w:t>occ</w:t>
      </w:r>
      <w:proofErr w:type="spellEnd"/>
      <w:r w:rsidRPr="004965F7">
        <w:rPr>
          <w:rFonts w:ascii="Consolas" w:eastAsia="Times New Roman" w:hAnsi="Consolas" w:cs="Times New Roman"/>
          <w:color w:val="CCCCCC"/>
          <w:kern w:val="0"/>
          <w:sz w:val="16"/>
          <w:szCs w:val="16"/>
          <w:lang w:eastAsia="en-IN" w:bidi="hi-IN"/>
          <w14:ligatures w14:val="none"/>
        </w:rPr>
        <w:t>(</w:t>
      </w:r>
      <w:proofErr w:type="spellStart"/>
      <w:proofErr w:type="gramEnd"/>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w:t>
      </w:r>
    </w:p>
    <w:p w14:paraId="0E16D8E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last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DCDCAA"/>
          <w:kern w:val="0"/>
          <w:sz w:val="16"/>
          <w:szCs w:val="16"/>
          <w:lang w:eastAsia="en-IN" w:bidi="hi-IN"/>
          <w14:ligatures w14:val="none"/>
        </w:rPr>
        <w:t>Last_</w:t>
      </w:r>
      <w:proofErr w:type="gramStart"/>
      <w:r w:rsidRPr="004965F7">
        <w:rPr>
          <w:rFonts w:ascii="Consolas" w:eastAsia="Times New Roman" w:hAnsi="Consolas" w:cs="Times New Roman"/>
          <w:color w:val="DCDCAA"/>
          <w:kern w:val="0"/>
          <w:sz w:val="16"/>
          <w:szCs w:val="16"/>
          <w:lang w:eastAsia="en-IN" w:bidi="hi-IN"/>
          <w14:ligatures w14:val="none"/>
        </w:rPr>
        <w:t>occ</w:t>
      </w:r>
      <w:proofErr w:type="spellEnd"/>
      <w:r w:rsidRPr="004965F7">
        <w:rPr>
          <w:rFonts w:ascii="Consolas" w:eastAsia="Times New Roman" w:hAnsi="Consolas" w:cs="Times New Roman"/>
          <w:color w:val="CCCCCC"/>
          <w:kern w:val="0"/>
          <w:sz w:val="16"/>
          <w:szCs w:val="16"/>
          <w:lang w:eastAsia="en-IN" w:bidi="hi-IN"/>
          <w14:ligatures w14:val="none"/>
        </w:rPr>
        <w:t>(</w:t>
      </w:r>
      <w:proofErr w:type="spellStart"/>
      <w:proofErr w:type="gramEnd"/>
      <w:r w:rsidRPr="004965F7">
        <w:rPr>
          <w:rFonts w:ascii="Consolas" w:eastAsia="Times New Roman" w:hAnsi="Consolas" w:cs="Times New Roman"/>
          <w:color w:val="9CDCFE"/>
          <w:kern w:val="0"/>
          <w:sz w:val="16"/>
          <w:szCs w:val="16"/>
          <w:lang w:eastAsia="en-IN" w:bidi="hi-IN"/>
          <w14:ligatures w14:val="none"/>
        </w:rPr>
        <w:t>arr</w:t>
      </w:r>
      <w:proofErr w:type="spellEnd"/>
      <w:r w:rsidRPr="004965F7">
        <w:rPr>
          <w:rFonts w:ascii="Consolas" w:eastAsia="Times New Roman" w:hAnsi="Consolas" w:cs="Times New Roman"/>
          <w:color w:val="CCCCCC"/>
          <w:kern w:val="0"/>
          <w:sz w:val="16"/>
          <w:szCs w:val="16"/>
          <w:lang w:eastAsia="en-IN" w:bidi="hi-IN"/>
          <w14:ligatures w14:val="none"/>
        </w:rPr>
        <w:t xml:space="preserve">, </w:t>
      </w:r>
      <w:proofErr w:type="spellStart"/>
      <w:r w:rsidRPr="004965F7">
        <w:rPr>
          <w:rFonts w:ascii="Consolas" w:eastAsia="Times New Roman" w:hAnsi="Consolas" w:cs="Times New Roman"/>
          <w:color w:val="9CDCFE"/>
          <w:kern w:val="0"/>
          <w:sz w:val="16"/>
          <w:szCs w:val="16"/>
          <w:lang w:eastAsia="en-IN" w:bidi="hi-IN"/>
          <w14:ligatures w14:val="none"/>
        </w:rPr>
        <w:t>len</w:t>
      </w:r>
      <w:proofErr w:type="spellEnd"/>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w:t>
      </w:r>
    </w:p>
    <w:p w14:paraId="1D8B94F2"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0EDDD3E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6A9955"/>
          <w:kern w:val="0"/>
          <w:sz w:val="16"/>
          <w:szCs w:val="16"/>
          <w:lang w:eastAsia="en-IN" w:bidi="hi-IN"/>
          <w14:ligatures w14:val="none"/>
        </w:rPr>
        <w:t>// If the target is not found</w:t>
      </w:r>
    </w:p>
    <w:p w14:paraId="6F16B2B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if</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first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last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p>
    <w:p w14:paraId="54D2C4A3"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34CE76DC"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65F7">
        <w:rPr>
          <w:rFonts w:ascii="Consolas" w:eastAsia="Times New Roman" w:hAnsi="Consolas" w:cs="Times New Roman"/>
          <w:color w:val="DCDCAA"/>
          <w:kern w:val="0"/>
          <w:sz w:val="16"/>
          <w:szCs w:val="16"/>
          <w:lang w:eastAsia="en-IN" w:bidi="hi-IN"/>
          <w14:ligatures w14:val="none"/>
        </w:rPr>
        <w:t>printf</w:t>
      </w:r>
      <w:proofErr w:type="spellEnd"/>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CE9178"/>
          <w:kern w:val="0"/>
          <w:sz w:val="16"/>
          <w:szCs w:val="16"/>
          <w:lang w:eastAsia="en-IN" w:bidi="hi-IN"/>
          <w14:ligatures w14:val="none"/>
        </w:rPr>
        <w:t>"Target not found</w:t>
      </w:r>
      <w:r w:rsidRPr="004965F7">
        <w:rPr>
          <w:rFonts w:ascii="Consolas" w:eastAsia="Times New Roman" w:hAnsi="Consolas" w:cs="Times New Roman"/>
          <w:color w:val="D7BA7D"/>
          <w:kern w:val="0"/>
          <w:sz w:val="16"/>
          <w:szCs w:val="16"/>
          <w:lang w:eastAsia="en-IN" w:bidi="hi-IN"/>
          <w14:ligatures w14:val="none"/>
        </w:rPr>
        <w:t>\n</w:t>
      </w:r>
      <w:r w:rsidRPr="004965F7">
        <w:rPr>
          <w:rFonts w:ascii="Consolas" w:eastAsia="Times New Roman" w:hAnsi="Consolas" w:cs="Times New Roman"/>
          <w:color w:val="CE9178"/>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w:t>
      </w:r>
    </w:p>
    <w:p w14:paraId="6FB2A0FF"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32D756FD"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else</w:t>
      </w:r>
    </w:p>
    <w:p w14:paraId="0A310799"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15FD2A56"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569CD6"/>
          <w:kern w:val="0"/>
          <w:sz w:val="16"/>
          <w:szCs w:val="16"/>
          <w:lang w:eastAsia="en-IN" w:bidi="hi-IN"/>
          <w14:ligatures w14:val="none"/>
        </w:rPr>
        <w:t>int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result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last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first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D4D4D4"/>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1</w:t>
      </w:r>
      <w:r w:rsidRPr="004965F7">
        <w:rPr>
          <w:rFonts w:ascii="Consolas" w:eastAsia="Times New Roman" w:hAnsi="Consolas" w:cs="Times New Roman"/>
          <w:color w:val="CCCCCC"/>
          <w:kern w:val="0"/>
          <w:sz w:val="16"/>
          <w:szCs w:val="16"/>
          <w:lang w:eastAsia="en-IN" w:bidi="hi-IN"/>
          <w14:ligatures w14:val="none"/>
        </w:rPr>
        <w:t>;</w:t>
      </w:r>
      <w:r w:rsidRPr="004965F7">
        <w:rPr>
          <w:rFonts w:ascii="Consolas" w:eastAsia="Times New Roman" w:hAnsi="Consolas" w:cs="Times New Roman"/>
          <w:color w:val="6A9955"/>
          <w:kern w:val="0"/>
          <w:sz w:val="16"/>
          <w:szCs w:val="16"/>
          <w:lang w:eastAsia="en-IN" w:bidi="hi-IN"/>
          <w14:ligatures w14:val="none"/>
        </w:rPr>
        <w:t xml:space="preserve"> // Calculate count of target</w:t>
      </w:r>
    </w:p>
    <w:p w14:paraId="2C4DF019"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4965F7">
        <w:rPr>
          <w:rFonts w:ascii="Consolas" w:eastAsia="Times New Roman" w:hAnsi="Consolas" w:cs="Times New Roman"/>
          <w:color w:val="DCDCAA"/>
          <w:kern w:val="0"/>
          <w:sz w:val="16"/>
          <w:szCs w:val="16"/>
          <w:lang w:eastAsia="en-IN" w:bidi="hi-IN"/>
          <w14:ligatures w14:val="none"/>
        </w:rPr>
        <w:t>printf</w:t>
      </w:r>
      <w:proofErr w:type="spellEnd"/>
      <w:r w:rsidRPr="004965F7">
        <w:rPr>
          <w:rFonts w:ascii="Consolas" w:eastAsia="Times New Roman" w:hAnsi="Consolas" w:cs="Times New Roman"/>
          <w:color w:val="CCCCCC"/>
          <w:kern w:val="0"/>
          <w:sz w:val="16"/>
          <w:szCs w:val="16"/>
          <w:lang w:eastAsia="en-IN" w:bidi="hi-IN"/>
          <w14:ligatures w14:val="none"/>
        </w:rPr>
        <w:t>(</w:t>
      </w:r>
      <w:proofErr w:type="gramEnd"/>
      <w:r w:rsidRPr="004965F7">
        <w:rPr>
          <w:rFonts w:ascii="Consolas" w:eastAsia="Times New Roman" w:hAnsi="Consolas" w:cs="Times New Roman"/>
          <w:color w:val="CE9178"/>
          <w:kern w:val="0"/>
          <w:sz w:val="16"/>
          <w:szCs w:val="16"/>
          <w:lang w:eastAsia="en-IN" w:bidi="hi-IN"/>
          <w14:ligatures w14:val="none"/>
        </w:rPr>
        <w:t xml:space="preserve">"Count of </w:t>
      </w:r>
      <w:r w:rsidRPr="004965F7">
        <w:rPr>
          <w:rFonts w:ascii="Consolas" w:eastAsia="Times New Roman" w:hAnsi="Consolas" w:cs="Times New Roman"/>
          <w:color w:val="9CDCFE"/>
          <w:kern w:val="0"/>
          <w:sz w:val="16"/>
          <w:szCs w:val="16"/>
          <w:lang w:eastAsia="en-IN" w:bidi="hi-IN"/>
          <w14:ligatures w14:val="none"/>
        </w:rPr>
        <w:t>%d</w:t>
      </w:r>
      <w:r w:rsidRPr="004965F7">
        <w:rPr>
          <w:rFonts w:ascii="Consolas" w:eastAsia="Times New Roman" w:hAnsi="Consolas" w:cs="Times New Roman"/>
          <w:color w:val="CE9178"/>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%d</w:t>
      </w:r>
      <w:r w:rsidRPr="004965F7">
        <w:rPr>
          <w:rFonts w:ascii="Consolas" w:eastAsia="Times New Roman" w:hAnsi="Consolas" w:cs="Times New Roman"/>
          <w:color w:val="D7BA7D"/>
          <w:kern w:val="0"/>
          <w:sz w:val="16"/>
          <w:szCs w:val="16"/>
          <w:lang w:eastAsia="en-IN" w:bidi="hi-IN"/>
          <w14:ligatures w14:val="none"/>
        </w:rPr>
        <w:t>\n</w:t>
      </w:r>
      <w:r w:rsidRPr="004965F7">
        <w:rPr>
          <w:rFonts w:ascii="Consolas" w:eastAsia="Times New Roman" w:hAnsi="Consolas" w:cs="Times New Roman"/>
          <w:color w:val="CE9178"/>
          <w:kern w:val="0"/>
          <w:sz w:val="16"/>
          <w:szCs w:val="16"/>
          <w:lang w:eastAsia="en-IN" w:bidi="hi-IN"/>
          <w14:ligatures w14:val="none"/>
        </w:rPr>
        <w: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target</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9CDCFE"/>
          <w:kern w:val="0"/>
          <w:sz w:val="16"/>
          <w:szCs w:val="16"/>
          <w:lang w:eastAsia="en-IN" w:bidi="hi-IN"/>
          <w14:ligatures w14:val="none"/>
        </w:rPr>
        <w:t>result</w:t>
      </w:r>
      <w:r w:rsidRPr="004965F7">
        <w:rPr>
          <w:rFonts w:ascii="Consolas" w:eastAsia="Times New Roman" w:hAnsi="Consolas" w:cs="Times New Roman"/>
          <w:color w:val="CCCCCC"/>
          <w:kern w:val="0"/>
          <w:sz w:val="16"/>
          <w:szCs w:val="16"/>
          <w:lang w:eastAsia="en-IN" w:bidi="hi-IN"/>
          <w14:ligatures w14:val="none"/>
        </w:rPr>
        <w:t>);</w:t>
      </w:r>
    </w:p>
    <w:p w14:paraId="4500B42A"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w:t>
      </w:r>
    </w:p>
    <w:p w14:paraId="470C9B3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9ABF675"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C586C0"/>
          <w:kern w:val="0"/>
          <w:sz w:val="16"/>
          <w:szCs w:val="16"/>
          <w:lang w:eastAsia="en-IN" w:bidi="hi-IN"/>
          <w14:ligatures w14:val="none"/>
        </w:rPr>
        <w:t>return</w:t>
      </w:r>
      <w:r w:rsidRPr="004965F7">
        <w:rPr>
          <w:rFonts w:ascii="Consolas" w:eastAsia="Times New Roman" w:hAnsi="Consolas" w:cs="Times New Roman"/>
          <w:color w:val="CCCCCC"/>
          <w:kern w:val="0"/>
          <w:sz w:val="16"/>
          <w:szCs w:val="16"/>
          <w:lang w:eastAsia="en-IN" w:bidi="hi-IN"/>
          <w14:ligatures w14:val="none"/>
        </w:rPr>
        <w:t xml:space="preserve"> </w:t>
      </w:r>
      <w:r w:rsidRPr="004965F7">
        <w:rPr>
          <w:rFonts w:ascii="Consolas" w:eastAsia="Times New Roman" w:hAnsi="Consolas" w:cs="Times New Roman"/>
          <w:color w:val="B5CEA8"/>
          <w:kern w:val="0"/>
          <w:sz w:val="16"/>
          <w:szCs w:val="16"/>
          <w:lang w:eastAsia="en-IN" w:bidi="hi-IN"/>
          <w14:ligatures w14:val="none"/>
        </w:rPr>
        <w:t>0</w:t>
      </w:r>
      <w:r w:rsidRPr="004965F7">
        <w:rPr>
          <w:rFonts w:ascii="Consolas" w:eastAsia="Times New Roman" w:hAnsi="Consolas" w:cs="Times New Roman"/>
          <w:color w:val="CCCCCC"/>
          <w:kern w:val="0"/>
          <w:sz w:val="16"/>
          <w:szCs w:val="16"/>
          <w:lang w:eastAsia="en-IN" w:bidi="hi-IN"/>
          <w14:ligatures w14:val="none"/>
        </w:rPr>
        <w:t>;</w:t>
      </w:r>
    </w:p>
    <w:p w14:paraId="651AC00B"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4965F7">
        <w:rPr>
          <w:rFonts w:ascii="Consolas" w:eastAsia="Times New Roman" w:hAnsi="Consolas" w:cs="Times New Roman"/>
          <w:color w:val="CCCCCC"/>
          <w:kern w:val="0"/>
          <w:sz w:val="16"/>
          <w:szCs w:val="16"/>
          <w:lang w:eastAsia="en-IN" w:bidi="hi-IN"/>
          <w14:ligatures w14:val="none"/>
        </w:rPr>
        <w:t>}</w:t>
      </w:r>
    </w:p>
    <w:p w14:paraId="4E464228" w14:textId="77777777" w:rsidR="004965F7" w:rsidRPr="004965F7" w:rsidRDefault="004965F7" w:rsidP="004965F7">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3E1D24F" w14:textId="77777777" w:rsidR="004965F7" w:rsidRPr="004965F7" w:rsidRDefault="004965F7" w:rsidP="004965F7">
      <w:pPr>
        <w:rPr>
          <w:lang w:eastAsia="en-IN" w:bidi="hi-IN"/>
        </w:rPr>
      </w:pPr>
      <w:r w:rsidRPr="004965F7">
        <w:rPr>
          <w:b/>
          <w:bCs/>
          <w:lang w:eastAsia="en-IN" w:bidi="hi-IN"/>
        </w:rPr>
        <w:t>Output:</w:t>
      </w:r>
      <w:r>
        <w:rPr>
          <w:lang w:eastAsia="en-IN" w:bidi="hi-IN"/>
        </w:rPr>
        <w:t xml:space="preserve"> </w:t>
      </w:r>
      <w:r w:rsidRPr="004965F7">
        <w:rPr>
          <w:lang w:eastAsia="en-IN" w:bidi="hi-IN"/>
        </w:rPr>
        <w:t>Count of 1: 8</w:t>
      </w:r>
    </w:p>
    <w:p w14:paraId="66CFAF57" w14:textId="386F6A37" w:rsidR="00AE35CE" w:rsidRDefault="007039C9" w:rsidP="0017485D">
      <w:pPr>
        <w:pStyle w:val="ListParagraph"/>
        <w:numPr>
          <w:ilvl w:val="0"/>
          <w:numId w:val="102"/>
        </w:numPr>
        <w:rPr>
          <w:lang w:eastAsia="en-IN" w:bidi="hi-IN"/>
        </w:rPr>
      </w:pPr>
      <w:r w:rsidRPr="007039C9">
        <w:rPr>
          <w:lang w:eastAsia="en-IN" w:bidi="hi-IN"/>
        </w:rPr>
        <w:lastRenderedPageBreak/>
        <w:t>Find an element in sorted and rotated array</w:t>
      </w:r>
      <w:r>
        <w:rPr>
          <w:lang w:eastAsia="en-IN" w:bidi="hi-IN"/>
        </w:rPr>
        <w:t>.</w:t>
      </w:r>
    </w:p>
    <w:p w14:paraId="5CCFE6DD"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586C0"/>
          <w:kern w:val="0"/>
          <w:sz w:val="16"/>
          <w:szCs w:val="16"/>
          <w:lang w:eastAsia="en-IN" w:bidi="hi-IN"/>
          <w14:ligatures w14:val="none"/>
        </w:rPr>
        <w:t>#include</w:t>
      </w:r>
      <w:r w:rsidRPr="0013252A">
        <w:rPr>
          <w:rFonts w:ascii="Consolas" w:eastAsia="Times New Roman" w:hAnsi="Consolas" w:cs="Times New Roman"/>
          <w:color w:val="569CD6"/>
          <w:kern w:val="0"/>
          <w:sz w:val="16"/>
          <w:szCs w:val="16"/>
          <w:lang w:eastAsia="en-IN" w:bidi="hi-IN"/>
          <w14:ligatures w14:val="none"/>
        </w:rPr>
        <w:t xml:space="preserve"> </w:t>
      </w:r>
      <w:r w:rsidRPr="0013252A">
        <w:rPr>
          <w:rFonts w:ascii="Consolas" w:eastAsia="Times New Roman" w:hAnsi="Consolas" w:cs="Times New Roman"/>
          <w:color w:val="CE9178"/>
          <w:kern w:val="0"/>
          <w:sz w:val="16"/>
          <w:szCs w:val="16"/>
          <w:lang w:eastAsia="en-IN" w:bidi="hi-IN"/>
          <w14:ligatures w14:val="none"/>
        </w:rPr>
        <w:t>&lt;</w:t>
      </w:r>
      <w:proofErr w:type="spellStart"/>
      <w:r w:rsidRPr="0013252A">
        <w:rPr>
          <w:rFonts w:ascii="Consolas" w:eastAsia="Times New Roman" w:hAnsi="Consolas" w:cs="Times New Roman"/>
          <w:color w:val="CE9178"/>
          <w:kern w:val="0"/>
          <w:sz w:val="16"/>
          <w:szCs w:val="16"/>
          <w:lang w:eastAsia="en-IN" w:bidi="hi-IN"/>
          <w14:ligatures w14:val="none"/>
        </w:rPr>
        <w:t>stdio.h</w:t>
      </w:r>
      <w:proofErr w:type="spellEnd"/>
      <w:r w:rsidRPr="0013252A">
        <w:rPr>
          <w:rFonts w:ascii="Consolas" w:eastAsia="Times New Roman" w:hAnsi="Consolas" w:cs="Times New Roman"/>
          <w:color w:val="CE9178"/>
          <w:kern w:val="0"/>
          <w:sz w:val="16"/>
          <w:szCs w:val="16"/>
          <w:lang w:eastAsia="en-IN" w:bidi="hi-IN"/>
          <w14:ligatures w14:val="none"/>
        </w:rPr>
        <w:t>&gt;</w:t>
      </w:r>
    </w:p>
    <w:p w14:paraId="2ED8A602"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4865644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6A9955"/>
          <w:kern w:val="0"/>
          <w:sz w:val="16"/>
          <w:szCs w:val="16"/>
          <w:lang w:eastAsia="en-IN" w:bidi="hi-IN"/>
          <w14:ligatures w14:val="none"/>
        </w:rPr>
        <w:t>// Function to find the target element in a rotated sorted array</w:t>
      </w:r>
    </w:p>
    <w:p w14:paraId="74C5EC69"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gramStart"/>
      <w:r w:rsidRPr="0013252A">
        <w:rPr>
          <w:rFonts w:ascii="Consolas" w:eastAsia="Times New Roman" w:hAnsi="Consolas" w:cs="Times New Roman"/>
          <w:color w:val="DCDCAA"/>
          <w:kern w:val="0"/>
          <w:sz w:val="16"/>
          <w:szCs w:val="16"/>
          <w:lang w:eastAsia="en-IN" w:bidi="hi-IN"/>
          <w14:ligatures w14:val="none"/>
        </w:rPr>
        <w:t>rotated</w:t>
      </w:r>
      <w:r w:rsidRPr="0013252A">
        <w:rPr>
          <w:rFonts w:ascii="Consolas" w:eastAsia="Times New Roman" w:hAnsi="Consolas" w:cs="Times New Roman"/>
          <w:color w:val="CCCCCC"/>
          <w:kern w:val="0"/>
          <w:sz w:val="16"/>
          <w:szCs w:val="16"/>
          <w:lang w:eastAsia="en-IN" w:bidi="hi-IN"/>
          <w14:ligatures w14:val="none"/>
        </w:rPr>
        <w:t>(</w:t>
      </w:r>
      <w:proofErr w:type="gramEnd"/>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569CD6"/>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len</w:t>
      </w:r>
      <w:proofErr w:type="spellEnd"/>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w:t>
      </w:r>
    </w:p>
    <w:p w14:paraId="680B5D72"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w:t>
      </w:r>
    </w:p>
    <w:p w14:paraId="170CCE6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0</w:t>
      </w:r>
      <w:r w:rsidRPr="0013252A">
        <w:rPr>
          <w:rFonts w:ascii="Consolas" w:eastAsia="Times New Roman" w:hAnsi="Consolas" w:cs="Times New Roman"/>
          <w:color w:val="CCCCCC"/>
          <w:kern w:val="0"/>
          <w:sz w:val="16"/>
          <w:szCs w:val="16"/>
          <w:lang w:eastAsia="en-IN" w:bidi="hi-IN"/>
          <w14:ligatures w14:val="none"/>
        </w:rPr>
        <w:t>;</w:t>
      </w:r>
    </w:p>
    <w:p w14:paraId="61584101"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len</w:t>
      </w:r>
      <w:proofErr w:type="spellEnd"/>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p>
    <w:p w14:paraId="11C2A48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32F58E3"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while</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&lt;=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w:t>
      </w:r>
    </w:p>
    <w:p w14:paraId="7A71E7F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7EDDA18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2</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Find the middle index</w:t>
      </w:r>
    </w:p>
    <w:p w14:paraId="178BE443"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6CC094C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Check if mid element is the target</w:t>
      </w:r>
    </w:p>
    <w:p w14:paraId="3319CB6D"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if</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w:t>
      </w:r>
    </w:p>
    <w:p w14:paraId="7F9DE2B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6710A488"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return</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w:t>
      </w:r>
    </w:p>
    <w:p w14:paraId="0484EC06"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7A5F43E5"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33BC9E5B"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Check if the left half is sorted</w:t>
      </w:r>
    </w:p>
    <w:p w14:paraId="6613CDC4"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if</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&lt;=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w:t>
      </w:r>
    </w:p>
    <w:p w14:paraId="20C9C7B3"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77FEDC4A"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Check if target lies within the sorted left half</w:t>
      </w:r>
    </w:p>
    <w:p w14:paraId="075600EA"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if</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&gt;=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&amp;&amp;</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&lt;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w:t>
      </w:r>
    </w:p>
    <w:p w14:paraId="096DD891"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5619F80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Search in left half</w:t>
      </w:r>
    </w:p>
    <w:p w14:paraId="3D4E38E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7CEAE85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else</w:t>
      </w:r>
    </w:p>
    <w:p w14:paraId="5AE112D2"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079BF6C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Search in right half</w:t>
      </w:r>
    </w:p>
    <w:p w14:paraId="055801A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1C4300DD"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5184D86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Otherwise, the right half must be sorted</w:t>
      </w:r>
    </w:p>
    <w:p w14:paraId="706FCC0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else</w:t>
      </w:r>
    </w:p>
    <w:p w14:paraId="0BF2064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5EE68E9A"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Check if target lies within the sorted right half</w:t>
      </w:r>
    </w:p>
    <w:p w14:paraId="4DF9A37A"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if</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&gt;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&amp;&amp;</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&lt;=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w:t>
      </w:r>
    </w:p>
    <w:p w14:paraId="7D0170F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3B586271"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start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Search in right half</w:t>
      </w:r>
    </w:p>
    <w:p w14:paraId="48C55C4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5672A1E1"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else</w:t>
      </w:r>
    </w:p>
    <w:p w14:paraId="06B91F84"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06FAB837"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end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mid</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Search in left half</w:t>
      </w:r>
    </w:p>
    <w:p w14:paraId="5B79BE5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6888F25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68C4E2EB"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w:t>
      </w:r>
    </w:p>
    <w:p w14:paraId="644234E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p>
    <w:p w14:paraId="5AF3579B"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return</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Element not found</w:t>
      </w:r>
    </w:p>
    <w:p w14:paraId="4474B42B"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w:t>
      </w:r>
    </w:p>
    <w:p w14:paraId="4C30ADD0"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0288D663"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gramStart"/>
      <w:r w:rsidRPr="0013252A">
        <w:rPr>
          <w:rFonts w:ascii="Consolas" w:eastAsia="Times New Roman" w:hAnsi="Consolas" w:cs="Times New Roman"/>
          <w:color w:val="DCDCAA"/>
          <w:kern w:val="0"/>
          <w:sz w:val="16"/>
          <w:szCs w:val="16"/>
          <w:lang w:eastAsia="en-IN" w:bidi="hi-IN"/>
          <w14:ligatures w14:val="none"/>
        </w:rPr>
        <w:t>main</w:t>
      </w:r>
      <w:r w:rsidRPr="0013252A">
        <w:rPr>
          <w:rFonts w:ascii="Consolas" w:eastAsia="Times New Roman" w:hAnsi="Consolas" w:cs="Times New Roman"/>
          <w:color w:val="CCCCCC"/>
          <w:kern w:val="0"/>
          <w:sz w:val="16"/>
          <w:szCs w:val="16"/>
          <w:lang w:eastAsia="en-IN" w:bidi="hi-IN"/>
          <w14:ligatures w14:val="none"/>
        </w:rPr>
        <w:t>(</w:t>
      </w:r>
      <w:proofErr w:type="gramEnd"/>
      <w:r w:rsidRPr="0013252A">
        <w:rPr>
          <w:rFonts w:ascii="Consolas" w:eastAsia="Times New Roman" w:hAnsi="Consolas" w:cs="Times New Roman"/>
          <w:color w:val="CCCCCC"/>
          <w:kern w:val="0"/>
          <w:sz w:val="16"/>
          <w:szCs w:val="16"/>
          <w:lang w:eastAsia="en-IN" w:bidi="hi-IN"/>
          <w14:ligatures w14:val="none"/>
        </w:rPr>
        <w:t>)</w:t>
      </w:r>
    </w:p>
    <w:p w14:paraId="569554ED"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w:t>
      </w:r>
    </w:p>
    <w:p w14:paraId="39E7F472"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569CD6"/>
          <w:kern w:val="0"/>
          <w:sz w:val="16"/>
          <w:szCs w:val="16"/>
          <w:lang w:eastAsia="en-IN" w:bidi="hi-IN"/>
          <w14:ligatures w14:val="none"/>
        </w:rPr>
        <w:t>[</w:t>
      </w:r>
      <w:proofErr w:type="gramEnd"/>
      <w:r w:rsidRPr="0013252A">
        <w:rPr>
          <w:rFonts w:ascii="Consolas" w:eastAsia="Times New Roman" w:hAnsi="Consolas" w:cs="Times New Roman"/>
          <w:color w:val="569CD6"/>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4</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5</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6</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7</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8</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9</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0</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2</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3</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Rotated sorted array</w:t>
      </w:r>
    </w:p>
    <w:p w14:paraId="12999CE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len</w:t>
      </w:r>
      <w:proofErr w:type="spellEnd"/>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569CD6"/>
          <w:kern w:val="0"/>
          <w:sz w:val="16"/>
          <w:szCs w:val="16"/>
          <w:lang w:eastAsia="en-IN" w:bidi="hi-IN"/>
          <w14:ligatures w14:val="none"/>
        </w:rPr>
        <w:t>sizeof</w:t>
      </w:r>
      <w:proofErr w:type="spellEnd"/>
      <w:r w:rsidRPr="0013252A">
        <w:rPr>
          <w:rFonts w:ascii="Consolas" w:eastAsia="Times New Roman" w:hAnsi="Consolas" w:cs="Times New Roman"/>
          <w:color w:val="CCCCCC"/>
          <w:kern w:val="0"/>
          <w:sz w:val="16"/>
          <w:szCs w:val="16"/>
          <w:lang w:eastAsia="en-IN" w:bidi="hi-IN"/>
          <w14:ligatures w14:val="none"/>
        </w:rPr>
        <w:t>(</w:t>
      </w:r>
      <w:proofErr w:type="spell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569CD6"/>
          <w:kern w:val="0"/>
          <w:sz w:val="16"/>
          <w:szCs w:val="16"/>
          <w:lang w:eastAsia="en-IN" w:bidi="hi-IN"/>
          <w14:ligatures w14:val="none"/>
        </w:rPr>
        <w:t>sizeof</w:t>
      </w:r>
      <w:proofErr w:type="spellEnd"/>
      <w:r w:rsidRPr="0013252A">
        <w:rPr>
          <w:rFonts w:ascii="Consolas" w:eastAsia="Times New Roman" w:hAnsi="Consolas" w:cs="Times New Roman"/>
          <w:color w:val="CCCCCC"/>
          <w:kern w:val="0"/>
          <w:sz w:val="16"/>
          <w:szCs w:val="16"/>
          <w:lang w:eastAsia="en-IN" w:bidi="hi-IN"/>
          <w14:ligatures w14:val="none"/>
        </w:rPr>
        <w:t>(</w:t>
      </w:r>
      <w:proofErr w:type="spellStart"/>
      <w:proofErr w:type="gramStart"/>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w:t>
      </w:r>
      <w:proofErr w:type="gramEnd"/>
      <w:r w:rsidRPr="0013252A">
        <w:rPr>
          <w:rFonts w:ascii="Consolas" w:eastAsia="Times New Roman" w:hAnsi="Consolas" w:cs="Times New Roman"/>
          <w:color w:val="B5CEA8"/>
          <w:kern w:val="0"/>
          <w:sz w:val="16"/>
          <w:szCs w:val="16"/>
          <w:lang w:eastAsia="en-IN" w:bidi="hi-IN"/>
          <w14:ligatures w14:val="none"/>
        </w:rPr>
        <w:t>0</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Find array length</w:t>
      </w:r>
    </w:p>
    <w:p w14:paraId="2A25C59B"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Target element to find</w:t>
      </w:r>
    </w:p>
    <w:p w14:paraId="061A83CF"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569CD6"/>
          <w:kern w:val="0"/>
          <w:sz w:val="16"/>
          <w:szCs w:val="16"/>
          <w:lang w:eastAsia="en-IN" w:bidi="hi-IN"/>
          <w14:ligatures w14:val="none"/>
        </w:rPr>
        <w:t>int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result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proofErr w:type="gramStart"/>
      <w:r w:rsidRPr="0013252A">
        <w:rPr>
          <w:rFonts w:ascii="Consolas" w:eastAsia="Times New Roman" w:hAnsi="Consolas" w:cs="Times New Roman"/>
          <w:color w:val="DCDCAA"/>
          <w:kern w:val="0"/>
          <w:sz w:val="16"/>
          <w:szCs w:val="16"/>
          <w:lang w:eastAsia="en-IN" w:bidi="hi-IN"/>
          <w14:ligatures w14:val="none"/>
        </w:rPr>
        <w:t>rotated</w:t>
      </w:r>
      <w:r w:rsidRPr="0013252A">
        <w:rPr>
          <w:rFonts w:ascii="Consolas" w:eastAsia="Times New Roman" w:hAnsi="Consolas" w:cs="Times New Roman"/>
          <w:color w:val="CCCCCC"/>
          <w:kern w:val="0"/>
          <w:sz w:val="16"/>
          <w:szCs w:val="16"/>
          <w:lang w:eastAsia="en-IN" w:bidi="hi-IN"/>
          <w14:ligatures w14:val="none"/>
        </w:rPr>
        <w:t>(</w:t>
      </w:r>
      <w:proofErr w:type="spellStart"/>
      <w:proofErr w:type="gramEnd"/>
      <w:r w:rsidRPr="0013252A">
        <w:rPr>
          <w:rFonts w:ascii="Consolas" w:eastAsia="Times New Roman" w:hAnsi="Consolas" w:cs="Times New Roman"/>
          <w:color w:val="9CDCFE"/>
          <w:kern w:val="0"/>
          <w:sz w:val="16"/>
          <w:szCs w:val="16"/>
          <w:lang w:eastAsia="en-IN" w:bidi="hi-IN"/>
          <w14:ligatures w14:val="none"/>
        </w:rPr>
        <w:t>arr</w:t>
      </w:r>
      <w:proofErr w:type="spellEnd"/>
      <w:r w:rsidRPr="0013252A">
        <w:rPr>
          <w:rFonts w:ascii="Consolas" w:eastAsia="Times New Roman" w:hAnsi="Consolas" w:cs="Times New Roman"/>
          <w:color w:val="CCCCCC"/>
          <w:kern w:val="0"/>
          <w:sz w:val="16"/>
          <w:szCs w:val="16"/>
          <w:lang w:eastAsia="en-IN" w:bidi="hi-IN"/>
          <w14:ligatures w14:val="none"/>
        </w:rPr>
        <w:t xml:space="preserve">, </w:t>
      </w:r>
      <w:proofErr w:type="spellStart"/>
      <w:r w:rsidRPr="0013252A">
        <w:rPr>
          <w:rFonts w:ascii="Consolas" w:eastAsia="Times New Roman" w:hAnsi="Consolas" w:cs="Times New Roman"/>
          <w:color w:val="9CDCFE"/>
          <w:kern w:val="0"/>
          <w:sz w:val="16"/>
          <w:szCs w:val="16"/>
          <w:lang w:eastAsia="en-IN" w:bidi="hi-IN"/>
          <w14:ligatures w14:val="none"/>
        </w:rPr>
        <w:t>len</w:t>
      </w:r>
      <w:proofErr w:type="spellEnd"/>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Function call</w:t>
      </w:r>
    </w:p>
    <w:p w14:paraId="423F4E07"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11A1345E"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6A9955"/>
          <w:kern w:val="0"/>
          <w:sz w:val="16"/>
          <w:szCs w:val="16"/>
          <w:lang w:eastAsia="en-IN" w:bidi="hi-IN"/>
          <w14:ligatures w14:val="none"/>
        </w:rPr>
        <w:t>// Print result</w:t>
      </w:r>
    </w:p>
    <w:p w14:paraId="7062BB1C"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if</w:t>
      </w:r>
      <w:r w:rsidRPr="0013252A">
        <w:rPr>
          <w:rFonts w:ascii="Consolas" w:eastAsia="Times New Roman" w:hAnsi="Consolas" w:cs="Times New Roman"/>
          <w:color w:val="CCCCCC"/>
          <w:kern w:val="0"/>
          <w:sz w:val="16"/>
          <w:szCs w:val="16"/>
          <w:lang w:eastAsia="en-IN" w:bidi="hi-IN"/>
          <w14:ligatures w14:val="none"/>
        </w:rPr>
        <w:t xml:space="preserve"> (</w:t>
      </w:r>
      <w:proofErr w:type="gramStart"/>
      <w:r w:rsidRPr="0013252A">
        <w:rPr>
          <w:rFonts w:ascii="Consolas" w:eastAsia="Times New Roman" w:hAnsi="Consolas" w:cs="Times New Roman"/>
          <w:color w:val="9CDCFE"/>
          <w:kern w:val="0"/>
          <w:sz w:val="16"/>
          <w:szCs w:val="16"/>
          <w:lang w:eastAsia="en-IN" w:bidi="hi-IN"/>
          <w14:ligatures w14:val="none"/>
        </w:rPr>
        <w:t>result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proofErr w:type="gramEnd"/>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D4D4D4"/>
          <w:kern w:val="0"/>
          <w:sz w:val="16"/>
          <w:szCs w:val="16"/>
          <w:lang w:eastAsia="en-IN" w:bidi="hi-IN"/>
          <w14:ligatures w14:val="none"/>
        </w:rPr>
        <w:t>-</w:t>
      </w:r>
      <w:r w:rsidRPr="0013252A">
        <w:rPr>
          <w:rFonts w:ascii="Consolas" w:eastAsia="Times New Roman" w:hAnsi="Consolas" w:cs="Times New Roman"/>
          <w:color w:val="B5CEA8"/>
          <w:kern w:val="0"/>
          <w:sz w:val="16"/>
          <w:szCs w:val="16"/>
          <w:lang w:eastAsia="en-IN" w:bidi="hi-IN"/>
          <w14:ligatures w14:val="none"/>
        </w:rPr>
        <w:t>1</w:t>
      </w:r>
      <w:r w:rsidRPr="0013252A">
        <w:rPr>
          <w:rFonts w:ascii="Consolas" w:eastAsia="Times New Roman" w:hAnsi="Consolas" w:cs="Times New Roman"/>
          <w:color w:val="CCCCCC"/>
          <w:kern w:val="0"/>
          <w:sz w:val="16"/>
          <w:szCs w:val="16"/>
          <w:lang w:eastAsia="en-IN" w:bidi="hi-IN"/>
          <w14:ligatures w14:val="none"/>
        </w:rPr>
        <w:t>)</w:t>
      </w:r>
    </w:p>
    <w:p w14:paraId="16B10D85"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13252A">
        <w:rPr>
          <w:rFonts w:ascii="Consolas" w:eastAsia="Times New Roman" w:hAnsi="Consolas" w:cs="Times New Roman"/>
          <w:color w:val="DCDCAA"/>
          <w:kern w:val="0"/>
          <w:sz w:val="16"/>
          <w:szCs w:val="16"/>
          <w:lang w:eastAsia="en-IN" w:bidi="hi-IN"/>
          <w14:ligatures w14:val="none"/>
        </w:rPr>
        <w:t>printf</w:t>
      </w:r>
      <w:proofErr w:type="spellEnd"/>
      <w:r w:rsidRPr="0013252A">
        <w:rPr>
          <w:rFonts w:ascii="Consolas" w:eastAsia="Times New Roman" w:hAnsi="Consolas" w:cs="Times New Roman"/>
          <w:color w:val="CCCCCC"/>
          <w:kern w:val="0"/>
          <w:sz w:val="16"/>
          <w:szCs w:val="16"/>
          <w:lang w:eastAsia="en-IN" w:bidi="hi-IN"/>
          <w14:ligatures w14:val="none"/>
        </w:rPr>
        <w:t>(</w:t>
      </w:r>
      <w:proofErr w:type="gramEnd"/>
      <w:r w:rsidRPr="0013252A">
        <w:rPr>
          <w:rFonts w:ascii="Consolas" w:eastAsia="Times New Roman" w:hAnsi="Consolas" w:cs="Times New Roman"/>
          <w:color w:val="CE9178"/>
          <w:kern w:val="0"/>
          <w:sz w:val="16"/>
          <w:szCs w:val="16"/>
          <w:lang w:eastAsia="en-IN" w:bidi="hi-IN"/>
          <w14:ligatures w14:val="none"/>
        </w:rPr>
        <w:t xml:space="preserve">"Position of </w:t>
      </w:r>
      <w:r w:rsidRPr="0013252A">
        <w:rPr>
          <w:rFonts w:ascii="Consolas" w:eastAsia="Times New Roman" w:hAnsi="Consolas" w:cs="Times New Roman"/>
          <w:color w:val="9CDCFE"/>
          <w:kern w:val="0"/>
          <w:sz w:val="16"/>
          <w:szCs w:val="16"/>
          <w:lang w:eastAsia="en-IN" w:bidi="hi-IN"/>
          <w14:ligatures w14:val="none"/>
        </w:rPr>
        <w:t>%d</w:t>
      </w:r>
      <w:r w:rsidRPr="0013252A">
        <w:rPr>
          <w:rFonts w:ascii="Consolas" w:eastAsia="Times New Roman" w:hAnsi="Consolas" w:cs="Times New Roman"/>
          <w:color w:val="CE9178"/>
          <w:kern w:val="0"/>
          <w:sz w:val="16"/>
          <w:szCs w:val="16"/>
          <w:lang w:eastAsia="en-IN" w:bidi="hi-IN"/>
          <w14:ligatures w14:val="none"/>
        </w:rPr>
        <w:t xml:space="preserve"> is </w:t>
      </w:r>
      <w:r w:rsidRPr="0013252A">
        <w:rPr>
          <w:rFonts w:ascii="Consolas" w:eastAsia="Times New Roman" w:hAnsi="Consolas" w:cs="Times New Roman"/>
          <w:color w:val="9CDCFE"/>
          <w:kern w:val="0"/>
          <w:sz w:val="16"/>
          <w:szCs w:val="16"/>
          <w:lang w:eastAsia="en-IN" w:bidi="hi-IN"/>
          <w14:ligatures w14:val="none"/>
        </w:rPr>
        <w:t>%d</w:t>
      </w:r>
      <w:r w:rsidRPr="0013252A">
        <w:rPr>
          <w:rFonts w:ascii="Consolas" w:eastAsia="Times New Roman" w:hAnsi="Consolas" w:cs="Times New Roman"/>
          <w:color w:val="D7BA7D"/>
          <w:kern w:val="0"/>
          <w:sz w:val="16"/>
          <w:szCs w:val="16"/>
          <w:lang w:eastAsia="en-IN" w:bidi="hi-IN"/>
          <w14:ligatures w14:val="none"/>
        </w:rPr>
        <w:t>\n</w:t>
      </w:r>
      <w:r w:rsidRPr="0013252A">
        <w:rPr>
          <w:rFonts w:ascii="Consolas" w:eastAsia="Times New Roman" w:hAnsi="Consolas" w:cs="Times New Roman"/>
          <w:color w:val="CE9178"/>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result</w:t>
      </w:r>
      <w:r w:rsidRPr="0013252A">
        <w:rPr>
          <w:rFonts w:ascii="Consolas" w:eastAsia="Times New Roman" w:hAnsi="Consolas" w:cs="Times New Roman"/>
          <w:color w:val="CCCCCC"/>
          <w:kern w:val="0"/>
          <w:sz w:val="16"/>
          <w:szCs w:val="16"/>
          <w:lang w:eastAsia="en-IN" w:bidi="hi-IN"/>
          <w14:ligatures w14:val="none"/>
        </w:rPr>
        <w:t>);</w:t>
      </w:r>
    </w:p>
    <w:p w14:paraId="216073F8"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else</w:t>
      </w:r>
    </w:p>
    <w:p w14:paraId="0C4DC3F8"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proofErr w:type="spellStart"/>
      <w:proofErr w:type="gramStart"/>
      <w:r w:rsidRPr="0013252A">
        <w:rPr>
          <w:rFonts w:ascii="Consolas" w:eastAsia="Times New Roman" w:hAnsi="Consolas" w:cs="Times New Roman"/>
          <w:color w:val="DCDCAA"/>
          <w:kern w:val="0"/>
          <w:sz w:val="16"/>
          <w:szCs w:val="16"/>
          <w:lang w:eastAsia="en-IN" w:bidi="hi-IN"/>
          <w14:ligatures w14:val="none"/>
        </w:rPr>
        <w:t>printf</w:t>
      </w:r>
      <w:proofErr w:type="spellEnd"/>
      <w:r w:rsidRPr="0013252A">
        <w:rPr>
          <w:rFonts w:ascii="Consolas" w:eastAsia="Times New Roman" w:hAnsi="Consolas" w:cs="Times New Roman"/>
          <w:color w:val="CCCCCC"/>
          <w:kern w:val="0"/>
          <w:sz w:val="16"/>
          <w:szCs w:val="16"/>
          <w:lang w:eastAsia="en-IN" w:bidi="hi-IN"/>
          <w14:ligatures w14:val="none"/>
        </w:rPr>
        <w:t>(</w:t>
      </w:r>
      <w:proofErr w:type="gramEnd"/>
      <w:r w:rsidRPr="0013252A">
        <w:rPr>
          <w:rFonts w:ascii="Consolas" w:eastAsia="Times New Roman" w:hAnsi="Consolas" w:cs="Times New Roman"/>
          <w:color w:val="CE9178"/>
          <w:kern w:val="0"/>
          <w:sz w:val="16"/>
          <w:szCs w:val="16"/>
          <w:lang w:eastAsia="en-IN" w:bidi="hi-IN"/>
          <w14:ligatures w14:val="none"/>
        </w:rPr>
        <w:t xml:space="preserve">"Element </w:t>
      </w:r>
      <w:r w:rsidRPr="0013252A">
        <w:rPr>
          <w:rFonts w:ascii="Consolas" w:eastAsia="Times New Roman" w:hAnsi="Consolas" w:cs="Times New Roman"/>
          <w:color w:val="9CDCFE"/>
          <w:kern w:val="0"/>
          <w:sz w:val="16"/>
          <w:szCs w:val="16"/>
          <w:lang w:eastAsia="en-IN" w:bidi="hi-IN"/>
          <w14:ligatures w14:val="none"/>
        </w:rPr>
        <w:t>%d</w:t>
      </w:r>
      <w:r w:rsidRPr="0013252A">
        <w:rPr>
          <w:rFonts w:ascii="Consolas" w:eastAsia="Times New Roman" w:hAnsi="Consolas" w:cs="Times New Roman"/>
          <w:color w:val="CE9178"/>
          <w:kern w:val="0"/>
          <w:sz w:val="16"/>
          <w:szCs w:val="16"/>
          <w:lang w:eastAsia="en-IN" w:bidi="hi-IN"/>
          <w14:ligatures w14:val="none"/>
        </w:rPr>
        <w:t xml:space="preserve"> not found</w:t>
      </w:r>
      <w:r w:rsidRPr="0013252A">
        <w:rPr>
          <w:rFonts w:ascii="Consolas" w:eastAsia="Times New Roman" w:hAnsi="Consolas" w:cs="Times New Roman"/>
          <w:color w:val="D7BA7D"/>
          <w:kern w:val="0"/>
          <w:sz w:val="16"/>
          <w:szCs w:val="16"/>
          <w:lang w:eastAsia="en-IN" w:bidi="hi-IN"/>
          <w14:ligatures w14:val="none"/>
        </w:rPr>
        <w:t>\n</w:t>
      </w:r>
      <w:r w:rsidRPr="0013252A">
        <w:rPr>
          <w:rFonts w:ascii="Consolas" w:eastAsia="Times New Roman" w:hAnsi="Consolas" w:cs="Times New Roman"/>
          <w:color w:val="CE9178"/>
          <w:kern w:val="0"/>
          <w:sz w:val="16"/>
          <w:szCs w:val="16"/>
          <w:lang w:eastAsia="en-IN" w:bidi="hi-IN"/>
          <w14:ligatures w14:val="none"/>
        </w:rPr>
        <w:t>"</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9CDCFE"/>
          <w:kern w:val="0"/>
          <w:sz w:val="16"/>
          <w:szCs w:val="16"/>
          <w:lang w:eastAsia="en-IN" w:bidi="hi-IN"/>
          <w14:ligatures w14:val="none"/>
        </w:rPr>
        <w:t>target</w:t>
      </w:r>
      <w:r w:rsidRPr="0013252A">
        <w:rPr>
          <w:rFonts w:ascii="Consolas" w:eastAsia="Times New Roman" w:hAnsi="Consolas" w:cs="Times New Roman"/>
          <w:color w:val="CCCCCC"/>
          <w:kern w:val="0"/>
          <w:sz w:val="16"/>
          <w:szCs w:val="16"/>
          <w:lang w:eastAsia="en-IN" w:bidi="hi-IN"/>
          <w14:ligatures w14:val="none"/>
        </w:rPr>
        <w:t>);</w:t>
      </w:r>
    </w:p>
    <w:p w14:paraId="1E63B087"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7177DDB1"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C586C0"/>
          <w:kern w:val="0"/>
          <w:sz w:val="16"/>
          <w:szCs w:val="16"/>
          <w:lang w:eastAsia="en-IN" w:bidi="hi-IN"/>
          <w14:ligatures w14:val="none"/>
        </w:rPr>
        <w:t>return</w:t>
      </w:r>
      <w:r w:rsidRPr="0013252A">
        <w:rPr>
          <w:rFonts w:ascii="Consolas" w:eastAsia="Times New Roman" w:hAnsi="Consolas" w:cs="Times New Roman"/>
          <w:color w:val="CCCCCC"/>
          <w:kern w:val="0"/>
          <w:sz w:val="16"/>
          <w:szCs w:val="16"/>
          <w:lang w:eastAsia="en-IN" w:bidi="hi-IN"/>
          <w14:ligatures w14:val="none"/>
        </w:rPr>
        <w:t xml:space="preserve"> </w:t>
      </w:r>
      <w:r w:rsidRPr="0013252A">
        <w:rPr>
          <w:rFonts w:ascii="Consolas" w:eastAsia="Times New Roman" w:hAnsi="Consolas" w:cs="Times New Roman"/>
          <w:color w:val="B5CEA8"/>
          <w:kern w:val="0"/>
          <w:sz w:val="16"/>
          <w:szCs w:val="16"/>
          <w:lang w:eastAsia="en-IN" w:bidi="hi-IN"/>
          <w14:ligatures w14:val="none"/>
        </w:rPr>
        <w:t>0</w:t>
      </w:r>
      <w:r w:rsidRPr="0013252A">
        <w:rPr>
          <w:rFonts w:ascii="Consolas" w:eastAsia="Times New Roman" w:hAnsi="Consolas" w:cs="Times New Roman"/>
          <w:color w:val="CCCCCC"/>
          <w:kern w:val="0"/>
          <w:sz w:val="16"/>
          <w:szCs w:val="16"/>
          <w:lang w:eastAsia="en-IN" w:bidi="hi-IN"/>
          <w14:ligatures w14:val="none"/>
        </w:rPr>
        <w:t>;</w:t>
      </w:r>
      <w:r w:rsidRPr="0013252A">
        <w:rPr>
          <w:rFonts w:ascii="Consolas" w:eastAsia="Times New Roman" w:hAnsi="Consolas" w:cs="Times New Roman"/>
          <w:color w:val="6A9955"/>
          <w:kern w:val="0"/>
          <w:sz w:val="16"/>
          <w:szCs w:val="16"/>
          <w:lang w:eastAsia="en-IN" w:bidi="hi-IN"/>
          <w14:ligatures w14:val="none"/>
        </w:rPr>
        <w:t xml:space="preserve"> // Return success</w:t>
      </w:r>
    </w:p>
    <w:p w14:paraId="1E80C76A"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r w:rsidRPr="0013252A">
        <w:rPr>
          <w:rFonts w:ascii="Consolas" w:eastAsia="Times New Roman" w:hAnsi="Consolas" w:cs="Times New Roman"/>
          <w:color w:val="CCCCCC"/>
          <w:kern w:val="0"/>
          <w:sz w:val="16"/>
          <w:szCs w:val="16"/>
          <w:lang w:eastAsia="en-IN" w:bidi="hi-IN"/>
          <w14:ligatures w14:val="none"/>
        </w:rPr>
        <w:t>}</w:t>
      </w:r>
    </w:p>
    <w:p w14:paraId="4D6EE794" w14:textId="77777777" w:rsidR="0013252A" w:rsidRPr="0013252A" w:rsidRDefault="0013252A" w:rsidP="0017485D">
      <w:pPr>
        <w:shd w:val="clear" w:color="auto" w:fill="1F1F1F"/>
        <w:spacing w:after="0" w:line="240" w:lineRule="auto"/>
        <w:rPr>
          <w:rFonts w:ascii="Consolas" w:eastAsia="Times New Roman" w:hAnsi="Consolas" w:cs="Times New Roman"/>
          <w:color w:val="CCCCCC"/>
          <w:kern w:val="0"/>
          <w:sz w:val="16"/>
          <w:szCs w:val="16"/>
          <w:lang w:eastAsia="en-IN" w:bidi="hi-IN"/>
          <w14:ligatures w14:val="none"/>
        </w:rPr>
      </w:pPr>
    </w:p>
    <w:p w14:paraId="23BD6E03" w14:textId="77777777" w:rsidR="00341C3D" w:rsidRPr="00341C3D" w:rsidRDefault="00A85ACC" w:rsidP="00341C3D">
      <w:pPr>
        <w:rPr>
          <w:lang w:eastAsia="en-IN" w:bidi="hi-IN"/>
        </w:rPr>
      </w:pPr>
      <w:r w:rsidRPr="00341C3D">
        <w:rPr>
          <w:b/>
          <w:bCs/>
          <w:lang w:eastAsia="en-IN" w:bidi="hi-IN"/>
        </w:rPr>
        <w:t>Output:</w:t>
      </w:r>
      <w:r>
        <w:rPr>
          <w:lang w:eastAsia="en-IN" w:bidi="hi-IN"/>
        </w:rPr>
        <w:t xml:space="preserve"> </w:t>
      </w:r>
      <w:r w:rsidR="00341C3D" w:rsidRPr="00341C3D">
        <w:rPr>
          <w:lang w:eastAsia="en-IN" w:bidi="hi-IN"/>
        </w:rPr>
        <w:t>Position of 1 is 7</w:t>
      </w:r>
    </w:p>
    <w:p w14:paraId="782675E4" w14:textId="35322E1A" w:rsidR="004965F7" w:rsidRPr="008E696D" w:rsidRDefault="004965F7" w:rsidP="00AE35CE">
      <w:pPr>
        <w:rPr>
          <w:lang w:eastAsia="en-IN" w:bidi="hi-IN"/>
        </w:rPr>
      </w:pPr>
    </w:p>
    <w:p w14:paraId="2AFC417D" w14:textId="5FEC99A2" w:rsidR="00D47EF1" w:rsidRPr="00CD2AC3" w:rsidRDefault="00330CEF" w:rsidP="00330CEF">
      <w:pPr>
        <w:pStyle w:val="Heading1"/>
        <w:jc w:val="center"/>
        <w:rPr>
          <w:rFonts w:cs="Times New Roman"/>
          <w:lang w:eastAsia="en-IN" w:bidi="hi-IN"/>
        </w:rPr>
      </w:pPr>
      <w:r w:rsidRPr="00CD2AC3">
        <w:rPr>
          <w:rFonts w:cs="Times New Roman"/>
          <w:lang w:eastAsia="en-IN" w:bidi="hi-IN"/>
        </w:rPr>
        <w:lastRenderedPageBreak/>
        <w:t>WORD MEANING PAGE</w:t>
      </w:r>
    </w:p>
    <w:p w14:paraId="709A13ED" w14:textId="77777777" w:rsidR="004E44FA" w:rsidRDefault="004E44FA" w:rsidP="00AA21FB">
      <w:pPr>
        <w:pStyle w:val="Heading4"/>
        <w:rPr>
          <w:rFonts w:eastAsia="Times New Roman"/>
          <w:lang w:eastAsia="en-IN" w:bidi="hi-IN"/>
        </w:rPr>
      </w:pPr>
    </w:p>
    <w:p w14:paraId="062EBE43" w14:textId="1C9D261D" w:rsidR="00874CBC" w:rsidRPr="002223CD" w:rsidRDefault="00C51FAF" w:rsidP="00874CBC">
      <w:pPr>
        <w:pStyle w:val="ListParagraph"/>
        <w:numPr>
          <w:ilvl w:val="0"/>
          <w:numId w:val="103"/>
        </w:numPr>
        <w:spacing w:before="100" w:beforeAutospacing="1" w:after="100" w:afterAutospacing="1"/>
        <w:rPr>
          <w:rFonts w:cs="Times New Roman"/>
          <w:sz w:val="24"/>
          <w:szCs w:val="24"/>
          <w:lang w:eastAsia="en-IN" w:bidi="hi-IN"/>
        </w:rPr>
      </w:pPr>
      <w:proofErr w:type="gramStart"/>
      <w:r w:rsidRPr="002223CD">
        <w:rPr>
          <w:rFonts w:cs="Times New Roman"/>
          <w:b/>
          <w:bCs/>
          <w:sz w:val="24"/>
          <w:szCs w:val="24"/>
          <w:lang w:eastAsia="en-IN" w:bidi="hi-IN"/>
        </w:rPr>
        <w:t>Instead :</w:t>
      </w:r>
      <w:proofErr w:type="gramEnd"/>
      <w:r w:rsidRPr="002223CD">
        <w:rPr>
          <w:rFonts w:cs="Times New Roman"/>
          <w:b/>
          <w:bCs/>
          <w:sz w:val="24"/>
          <w:szCs w:val="24"/>
          <w:lang w:eastAsia="en-IN" w:bidi="hi-IN"/>
        </w:rPr>
        <w:t xml:space="preserve"> </w:t>
      </w:r>
      <w:r w:rsidR="00874CBC" w:rsidRPr="00C43EA2">
        <w:rPr>
          <w:rFonts w:cs="Kokila" w:hint="cs"/>
          <w:sz w:val="24"/>
          <w:szCs w:val="24"/>
          <w:cs/>
          <w:lang w:eastAsia="en-IN" w:bidi="hi-IN"/>
        </w:rPr>
        <w:t>बजाय</w:t>
      </w:r>
      <w:r w:rsidR="00874CBC" w:rsidRPr="00C43EA2">
        <w:rPr>
          <w:rFonts w:cs="Times New Roman"/>
          <w:sz w:val="24"/>
          <w:szCs w:val="24"/>
          <w:lang w:eastAsia="en-IN" w:bidi="hi-IN"/>
        </w:rPr>
        <w:t xml:space="preserve">, </w:t>
      </w:r>
      <w:r w:rsidR="00874CBC" w:rsidRPr="00C43EA2">
        <w:rPr>
          <w:rFonts w:cs="Kokila" w:hint="cs"/>
          <w:sz w:val="24"/>
          <w:szCs w:val="24"/>
          <w:cs/>
          <w:lang w:eastAsia="en-IN" w:bidi="hi-IN"/>
        </w:rPr>
        <w:t>बदले</w:t>
      </w:r>
      <w:r w:rsidR="00874CBC" w:rsidRPr="00C43EA2">
        <w:rPr>
          <w:rFonts w:cs="Times New Roman"/>
          <w:sz w:val="24"/>
          <w:szCs w:val="24"/>
          <w:cs/>
          <w:lang w:eastAsia="en-IN" w:bidi="hi-IN"/>
        </w:rPr>
        <w:t xml:space="preserve"> </w:t>
      </w:r>
      <w:r w:rsidR="00874CBC" w:rsidRPr="00C43EA2">
        <w:rPr>
          <w:rFonts w:cs="Kokila" w:hint="cs"/>
          <w:sz w:val="24"/>
          <w:szCs w:val="24"/>
          <w:cs/>
          <w:lang w:eastAsia="en-IN" w:bidi="hi-IN"/>
        </w:rPr>
        <w:t>में</w:t>
      </w:r>
      <w:r w:rsidR="00874CBC" w:rsidRPr="00C43EA2">
        <w:rPr>
          <w:rFonts w:cs="Times New Roman"/>
          <w:sz w:val="24"/>
          <w:szCs w:val="24"/>
          <w:lang w:eastAsia="en-IN" w:bidi="hi-IN"/>
        </w:rPr>
        <w:t xml:space="preserve">, </w:t>
      </w:r>
      <w:r w:rsidR="00874CBC" w:rsidRPr="00C43EA2">
        <w:rPr>
          <w:rFonts w:cs="Kokila" w:hint="cs"/>
          <w:sz w:val="24"/>
          <w:szCs w:val="24"/>
          <w:cs/>
          <w:lang w:eastAsia="en-IN" w:bidi="hi-IN"/>
        </w:rPr>
        <w:t>जगह</w:t>
      </w:r>
      <w:r w:rsidR="00874CBC" w:rsidRPr="00C43EA2">
        <w:rPr>
          <w:rFonts w:cs="Times New Roman"/>
          <w:sz w:val="24"/>
          <w:szCs w:val="24"/>
          <w:cs/>
          <w:lang w:eastAsia="en-IN" w:bidi="hi-IN"/>
        </w:rPr>
        <w:t xml:space="preserve"> </w:t>
      </w:r>
      <w:r w:rsidR="00874CBC" w:rsidRPr="00C43EA2">
        <w:rPr>
          <w:rFonts w:cs="Kokila" w:hint="cs"/>
          <w:sz w:val="24"/>
          <w:szCs w:val="24"/>
          <w:cs/>
          <w:lang w:eastAsia="en-IN" w:bidi="hi-IN"/>
        </w:rPr>
        <w:t>में</w:t>
      </w:r>
    </w:p>
    <w:p w14:paraId="0FEE85C5" w14:textId="188A03E2" w:rsidR="00874CBC" w:rsidRPr="00CC2D8A" w:rsidRDefault="00547DCF" w:rsidP="00874CBC">
      <w:pPr>
        <w:pStyle w:val="ListParagraph"/>
        <w:numPr>
          <w:ilvl w:val="0"/>
          <w:numId w:val="103"/>
        </w:numPr>
        <w:spacing w:before="100" w:beforeAutospacing="1" w:after="100" w:afterAutospacing="1"/>
        <w:rPr>
          <w:rFonts w:cs="Times New Roman"/>
          <w:b/>
          <w:bCs/>
          <w:sz w:val="24"/>
          <w:szCs w:val="24"/>
          <w:lang w:eastAsia="en-IN" w:bidi="hi-IN"/>
        </w:rPr>
      </w:pPr>
      <w:proofErr w:type="gramStart"/>
      <w:r w:rsidRPr="002223CD">
        <w:rPr>
          <w:rFonts w:cs="Times New Roman"/>
          <w:b/>
          <w:bCs/>
          <w:sz w:val="24"/>
          <w:szCs w:val="24"/>
          <w:lang w:eastAsia="en-IN" w:bidi="hi-IN"/>
        </w:rPr>
        <w:t>Halves :</w:t>
      </w:r>
      <w:proofErr w:type="gramEnd"/>
      <w:r w:rsidRPr="002223CD">
        <w:rPr>
          <w:rFonts w:cs="Times New Roman"/>
          <w:b/>
          <w:bCs/>
          <w:sz w:val="24"/>
          <w:szCs w:val="24"/>
          <w:lang w:eastAsia="en-IN" w:bidi="hi-IN"/>
        </w:rPr>
        <w:t xml:space="preserve"> </w:t>
      </w:r>
      <w:r w:rsidR="002223CD" w:rsidRPr="00C43EA2">
        <w:rPr>
          <w:rFonts w:cs="Kokila" w:hint="cs"/>
          <w:sz w:val="24"/>
          <w:szCs w:val="24"/>
          <w:cs/>
          <w:lang w:eastAsia="en-IN" w:bidi="hi-IN"/>
        </w:rPr>
        <w:t>आधा</w:t>
      </w:r>
    </w:p>
    <w:p w14:paraId="3CF3806B" w14:textId="77DDCA93" w:rsidR="00CC2D8A" w:rsidRPr="00C43EA2" w:rsidRDefault="00061CF4" w:rsidP="00874CBC">
      <w:pPr>
        <w:pStyle w:val="ListParagraph"/>
        <w:numPr>
          <w:ilvl w:val="0"/>
          <w:numId w:val="103"/>
        </w:numPr>
        <w:spacing w:before="100" w:beforeAutospacing="1" w:after="100" w:afterAutospacing="1"/>
        <w:rPr>
          <w:rFonts w:cs="Times New Roman"/>
          <w:b/>
          <w:bCs/>
          <w:sz w:val="24"/>
          <w:szCs w:val="24"/>
          <w:lang w:eastAsia="en-IN" w:bidi="hi-IN"/>
        </w:rPr>
      </w:pPr>
      <w:proofErr w:type="gramStart"/>
      <w:r>
        <w:rPr>
          <w:rFonts w:cs="Times New Roman"/>
          <w:b/>
          <w:bCs/>
          <w:sz w:val="24"/>
          <w:szCs w:val="24"/>
          <w:lang w:eastAsia="en-IN" w:bidi="hi-IN"/>
        </w:rPr>
        <w:t>S</w:t>
      </w:r>
      <w:r w:rsidRPr="00061CF4">
        <w:rPr>
          <w:rFonts w:cs="Times New Roman"/>
          <w:b/>
          <w:bCs/>
          <w:sz w:val="24"/>
          <w:szCs w:val="24"/>
          <w:lang w:eastAsia="en-IN" w:bidi="hi-IN"/>
        </w:rPr>
        <w:t>plitting</w:t>
      </w:r>
      <w:r>
        <w:rPr>
          <w:rFonts w:cs="Times New Roman"/>
          <w:b/>
          <w:bCs/>
          <w:sz w:val="24"/>
          <w:szCs w:val="24"/>
          <w:lang w:eastAsia="en-IN" w:bidi="hi-IN"/>
        </w:rPr>
        <w:t xml:space="preserve"> :</w:t>
      </w:r>
      <w:proofErr w:type="gramEnd"/>
      <w:r>
        <w:rPr>
          <w:rFonts w:cs="Times New Roman"/>
          <w:b/>
          <w:bCs/>
          <w:sz w:val="24"/>
          <w:szCs w:val="24"/>
          <w:lang w:eastAsia="en-IN" w:bidi="hi-IN"/>
        </w:rPr>
        <w:t xml:space="preserve"> </w:t>
      </w:r>
      <w:r w:rsidR="00C43EA2" w:rsidRPr="00C43EA2">
        <w:rPr>
          <w:rFonts w:cs="Kokila" w:hint="cs"/>
          <w:sz w:val="24"/>
          <w:szCs w:val="24"/>
          <w:cs/>
          <w:lang w:eastAsia="en-IN" w:bidi="hi-IN"/>
        </w:rPr>
        <w:t>बंटवारे</w:t>
      </w:r>
    </w:p>
    <w:p w14:paraId="2DC66A30" w14:textId="232B973B" w:rsidR="00C43EA2" w:rsidRPr="00C43EA2" w:rsidRDefault="00940284" w:rsidP="00874CBC">
      <w:pPr>
        <w:pStyle w:val="ListParagraph"/>
        <w:numPr>
          <w:ilvl w:val="0"/>
          <w:numId w:val="103"/>
        </w:numPr>
        <w:spacing w:before="100" w:beforeAutospacing="1" w:after="100" w:afterAutospacing="1"/>
        <w:rPr>
          <w:rFonts w:cs="Times New Roman"/>
          <w:b/>
          <w:bCs/>
          <w:sz w:val="24"/>
          <w:szCs w:val="24"/>
          <w:lang w:eastAsia="en-IN" w:bidi="hi-IN"/>
        </w:rPr>
      </w:pPr>
      <w:proofErr w:type="gramStart"/>
      <w:r>
        <w:rPr>
          <w:rFonts w:cs="Times New Roman"/>
          <w:b/>
          <w:bCs/>
          <w:sz w:val="24"/>
          <w:szCs w:val="24"/>
          <w:lang w:eastAsia="en-IN" w:bidi="hi-IN"/>
        </w:rPr>
        <w:t>O</w:t>
      </w:r>
      <w:r w:rsidRPr="00940284">
        <w:rPr>
          <w:rFonts w:cs="Times New Roman"/>
          <w:b/>
          <w:bCs/>
          <w:sz w:val="24"/>
          <w:szCs w:val="24"/>
          <w:lang w:eastAsia="en-IN" w:bidi="hi-IN"/>
        </w:rPr>
        <w:t>ccurrence</w:t>
      </w:r>
      <w:r>
        <w:rPr>
          <w:rFonts w:cs="Times New Roman"/>
          <w:b/>
          <w:bCs/>
          <w:sz w:val="24"/>
          <w:szCs w:val="24"/>
          <w:lang w:eastAsia="en-IN" w:bidi="hi-IN"/>
        </w:rPr>
        <w:t xml:space="preserve"> :</w:t>
      </w:r>
      <w:proofErr w:type="gramEnd"/>
      <w:r>
        <w:rPr>
          <w:rFonts w:cs="Times New Roman"/>
          <w:b/>
          <w:bCs/>
          <w:sz w:val="24"/>
          <w:szCs w:val="24"/>
          <w:lang w:eastAsia="en-IN" w:bidi="hi-IN"/>
        </w:rPr>
        <w:t xml:space="preserve"> </w:t>
      </w:r>
      <w:r w:rsidR="0065692B" w:rsidRPr="0065692B">
        <w:rPr>
          <w:rFonts w:cs="Kokila"/>
          <w:cs/>
          <w:lang w:eastAsia="en-IN" w:bidi="hi-IN"/>
        </w:rPr>
        <w:t>घटना</w:t>
      </w:r>
    </w:p>
    <w:p w14:paraId="454192BA" w14:textId="35EAD264" w:rsidR="00507DC9" w:rsidRPr="00874CBC" w:rsidRDefault="00507DC9" w:rsidP="00874CBC">
      <w:pPr>
        <w:pStyle w:val="ListParagraph"/>
        <w:spacing w:before="100" w:beforeAutospacing="1" w:after="100" w:afterAutospacing="1"/>
        <w:ind w:left="360"/>
        <w:rPr>
          <w:rFonts w:cs="Times New Roman"/>
          <w:b/>
          <w:bCs/>
          <w:sz w:val="24"/>
          <w:szCs w:val="24"/>
          <w:u w:val="single"/>
          <w:lang w:eastAsia="en-IN" w:bidi="hi-IN"/>
        </w:rPr>
      </w:pPr>
    </w:p>
    <w:sectPr w:rsidR="00507DC9" w:rsidRPr="00874CBC" w:rsidSect="00C509BD">
      <w:headerReference w:type="even" r:id="rId32"/>
      <w:headerReference w:type="default" r:id="rId33"/>
      <w:footerReference w:type="even" r:id="rId34"/>
      <w:footerReference w:type="default" r:id="rId35"/>
      <w:headerReference w:type="first" r:id="rId36"/>
      <w:footerReference w:type="first" r:id="rId3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96E9D" w14:textId="77777777" w:rsidR="00C20C13" w:rsidRDefault="00C20C13" w:rsidP="00D2546F">
      <w:pPr>
        <w:spacing w:after="0" w:line="240" w:lineRule="auto"/>
      </w:pPr>
      <w:r>
        <w:separator/>
      </w:r>
    </w:p>
  </w:endnote>
  <w:endnote w:type="continuationSeparator" w:id="0">
    <w:p w14:paraId="4B56B5BD" w14:textId="77777777" w:rsidR="00C20C13" w:rsidRDefault="00C20C13" w:rsidP="00D2546F">
      <w:pPr>
        <w:spacing w:after="0" w:line="240" w:lineRule="auto"/>
      </w:pPr>
      <w:r>
        <w:continuationSeparator/>
      </w:r>
    </w:p>
  </w:endnote>
  <w:endnote w:type="continuationNotice" w:id="1">
    <w:p w14:paraId="4C54CD88" w14:textId="77777777" w:rsidR="00C20C13" w:rsidRDefault="00C20C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Kokila">
    <w:panose1 w:val="01010601010101010101"/>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2537C" w14:textId="77777777" w:rsidR="001B2E86" w:rsidRDefault="001B2E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3FD69" w14:textId="77777777" w:rsidR="001E6897" w:rsidRDefault="00646A5C" w:rsidP="00300673">
    <w:pPr>
      <w:pStyle w:val="Footer"/>
    </w:pPr>
    <w:sdt>
      <w:sdtPr>
        <w:alias w:val="Author"/>
        <w:tag w:val=""/>
        <w:id w:val="-2050212590"/>
        <w:placeholder>
          <w:docPart w:val="F9010C371AC641728E5F56E7F9BC8A1A"/>
        </w:placeholder>
        <w:dataBinding w:prefixMappings="xmlns:ns0='http://purl.org/dc/elements/1.1/' xmlns:ns1='http://schemas.openxmlformats.org/package/2006/metadata/core-properties' " w:xpath="/ns1:coreProperties[1]/ns0:creator[1]" w:storeItemID="{6C3C8BC8-F283-45AE-878A-BAB7291924A1}"/>
        <w:text/>
      </w:sdtPr>
      <w:sdtEndPr/>
      <w:sdtContent>
        <w:r w:rsidR="00300673">
          <w:t>P</w:t>
        </w:r>
        <w:r w:rsidR="00D1732B">
          <w:t>ANKAJ YADAV</w:t>
        </w:r>
      </w:sdtContent>
    </w:sdt>
    <w:sdt>
      <w:sdtPr>
        <w:id w:val="-1687276747"/>
        <w:docPartObj>
          <w:docPartGallery w:val="Page Numbers (Bottom of Page)"/>
          <w:docPartUnique/>
        </w:docPartObj>
      </w:sdtPr>
      <w:sdtEndPr>
        <w:rPr>
          <w:noProof/>
        </w:rPr>
      </w:sdtEndPr>
      <w:sdtContent>
        <w:r w:rsidR="00300673">
          <w:tab/>
        </w:r>
        <w:r w:rsidR="001E6897">
          <w:fldChar w:fldCharType="begin"/>
        </w:r>
        <w:r w:rsidR="001E6897">
          <w:instrText xml:space="preserve"> PAGE   \* MERGEFORMAT </w:instrText>
        </w:r>
        <w:r w:rsidR="001E6897">
          <w:fldChar w:fldCharType="separate"/>
        </w:r>
        <w:r w:rsidR="001E6897">
          <w:rPr>
            <w:noProof/>
          </w:rPr>
          <w:t>2</w:t>
        </w:r>
        <w:r w:rsidR="001E6897">
          <w:rPr>
            <w:noProof/>
          </w:rPr>
          <w:fldChar w:fldCharType="end"/>
        </w:r>
      </w:sdtContent>
    </w:sdt>
  </w:p>
  <w:p w14:paraId="04F62083" w14:textId="7D4357F0" w:rsidR="00D35E42" w:rsidRDefault="00D35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56BE9" w14:textId="77777777" w:rsidR="001B2E86" w:rsidRDefault="001B2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D635C" w14:textId="77777777" w:rsidR="00C20C13" w:rsidRDefault="00C20C13" w:rsidP="00D2546F">
      <w:pPr>
        <w:spacing w:after="0" w:line="240" w:lineRule="auto"/>
      </w:pPr>
      <w:r>
        <w:separator/>
      </w:r>
    </w:p>
  </w:footnote>
  <w:footnote w:type="continuationSeparator" w:id="0">
    <w:p w14:paraId="5DEECF40" w14:textId="77777777" w:rsidR="00C20C13" w:rsidRDefault="00C20C13" w:rsidP="00D2546F">
      <w:pPr>
        <w:spacing w:after="0" w:line="240" w:lineRule="auto"/>
      </w:pPr>
      <w:r>
        <w:continuationSeparator/>
      </w:r>
    </w:p>
  </w:footnote>
  <w:footnote w:type="continuationNotice" w:id="1">
    <w:p w14:paraId="4B392B06" w14:textId="77777777" w:rsidR="00C20C13" w:rsidRDefault="00C20C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68F50" w14:textId="77777777" w:rsidR="001B2E86" w:rsidRDefault="001B2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011910"/>
      <w:docPartObj>
        <w:docPartGallery w:val="Watermarks"/>
        <w:docPartUnique/>
      </w:docPartObj>
    </w:sdtPr>
    <w:sdtEndPr/>
    <w:sdtContent>
      <w:p w14:paraId="5B0DDBBC" w14:textId="14B94B6B" w:rsidR="00D2546F" w:rsidRDefault="00646A5C">
        <w:pPr>
          <w:pStyle w:val="Header"/>
        </w:pPr>
        <w:r>
          <w:rPr>
            <w:noProof/>
          </w:rPr>
          <w:pict w14:anchorId="146FBB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4236" o:spid="_x0000_s1025" type="#_x0000_t136" style="position:absolute;margin-left:0;margin-top:0;width:579.7pt;height:158.1pt;rotation:315;z-index:-251658752;mso-position-horizontal:center;mso-position-horizontal-relative:margin;mso-position-vertical:center;mso-position-vertical-relative:margin" o:allowincell="f" fillcolor="#2e74b5 [2408]" stroked="f">
              <v:fill opacity=".5"/>
              <v:textpath style="font-family:&quot;Calibri&quot;;font-size:1pt" string="PANKAJ YADAV"/>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6D905" w14:textId="77777777" w:rsidR="001B2E86" w:rsidRDefault="001B2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10E13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5921611" o:spid="_x0000_i1025" type="#_x0000_t75" style="width:11.5pt;height:11.5pt;visibility:visible;mso-wrap-style:square">
            <v:imagedata r:id="rId1" o:title=""/>
          </v:shape>
        </w:pict>
      </mc:Choice>
      <mc:Fallback>
        <w:drawing>
          <wp:inline distT="0" distB="0" distL="0" distR="0" wp14:anchorId="13CCA316" wp14:editId="13CCA317">
            <wp:extent cx="146050" cy="146050"/>
            <wp:effectExtent l="0" t="0" r="0" b="0"/>
            <wp:docPr id="455921611" name="Picture 45592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1C8068E"/>
    <w:multiLevelType w:val="hybridMultilevel"/>
    <w:tmpl w:val="6B60A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F075A"/>
    <w:multiLevelType w:val="hybridMultilevel"/>
    <w:tmpl w:val="8EE0AF24"/>
    <w:lvl w:ilvl="0" w:tplc="22E4FE10">
      <w:start w:val="3"/>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644D09"/>
    <w:multiLevelType w:val="hybridMultilevel"/>
    <w:tmpl w:val="367A6CFC"/>
    <w:lvl w:ilvl="0" w:tplc="2432F11E">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AF03982"/>
    <w:multiLevelType w:val="hybridMultilevel"/>
    <w:tmpl w:val="EF8A0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891363"/>
    <w:multiLevelType w:val="hybridMultilevel"/>
    <w:tmpl w:val="FB6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70DA4"/>
    <w:multiLevelType w:val="multilevel"/>
    <w:tmpl w:val="1E1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F90EF6"/>
    <w:multiLevelType w:val="hybridMultilevel"/>
    <w:tmpl w:val="52808A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7F317F"/>
    <w:multiLevelType w:val="hybridMultilevel"/>
    <w:tmpl w:val="2B4C8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693826"/>
    <w:multiLevelType w:val="multilevel"/>
    <w:tmpl w:val="A3A0B2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28051F"/>
    <w:multiLevelType w:val="hybridMultilevel"/>
    <w:tmpl w:val="D0A83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FE09AE"/>
    <w:multiLevelType w:val="hybridMultilevel"/>
    <w:tmpl w:val="617647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16C35C39"/>
    <w:multiLevelType w:val="hybridMultilevel"/>
    <w:tmpl w:val="7C8C6B2C"/>
    <w:lvl w:ilvl="0" w:tplc="0C7E9972">
      <w:start w:val="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E564FE"/>
    <w:multiLevelType w:val="hybridMultilevel"/>
    <w:tmpl w:val="C368F85A"/>
    <w:lvl w:ilvl="0" w:tplc="CF08EE12">
      <w:start w:val="1"/>
      <w:numFmt w:val="decimal"/>
      <w:lvlText w:val="%1.1"/>
      <w:lvlJc w:val="left"/>
      <w:pPr>
        <w:ind w:left="36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7A3D63"/>
    <w:multiLevelType w:val="multilevel"/>
    <w:tmpl w:val="7DCA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AC38D8"/>
    <w:multiLevelType w:val="multilevel"/>
    <w:tmpl w:val="F5544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D076C5"/>
    <w:multiLevelType w:val="multilevel"/>
    <w:tmpl w:val="D354D63E"/>
    <w:styleLink w:val="CurrentList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583DEC"/>
    <w:multiLevelType w:val="hybridMultilevel"/>
    <w:tmpl w:val="779877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7719DE"/>
    <w:multiLevelType w:val="hybridMultilevel"/>
    <w:tmpl w:val="FB243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4105EC"/>
    <w:multiLevelType w:val="hybridMultilevel"/>
    <w:tmpl w:val="D354D6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261232F"/>
    <w:multiLevelType w:val="multilevel"/>
    <w:tmpl w:val="112A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CA433B"/>
    <w:multiLevelType w:val="hybridMultilevel"/>
    <w:tmpl w:val="D668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446C7E"/>
    <w:multiLevelType w:val="hybridMultilevel"/>
    <w:tmpl w:val="B7583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BB5746"/>
    <w:multiLevelType w:val="hybridMultilevel"/>
    <w:tmpl w:val="E51C01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5710836"/>
    <w:multiLevelType w:val="hybridMultilevel"/>
    <w:tmpl w:val="62F6D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C24603"/>
    <w:multiLevelType w:val="hybridMultilevel"/>
    <w:tmpl w:val="6602D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484624"/>
    <w:multiLevelType w:val="hybridMultilevel"/>
    <w:tmpl w:val="458C692C"/>
    <w:lvl w:ilvl="0" w:tplc="5EDCAD9E">
      <w:start w:val="1"/>
      <w:numFmt w:val="decimal"/>
      <w:lvlText w:val="%1)"/>
      <w:lvlJc w:val="left"/>
      <w:pPr>
        <w:ind w:left="1068" w:hanging="360"/>
      </w:pPr>
      <w:rPr>
        <w:b w:val="0"/>
        <w:bCs w:val="0"/>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26D15568"/>
    <w:multiLevelType w:val="multilevel"/>
    <w:tmpl w:val="6FCE9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BB4F05"/>
    <w:multiLevelType w:val="hybridMultilevel"/>
    <w:tmpl w:val="BD5AC660"/>
    <w:lvl w:ilvl="0" w:tplc="EEAAA2B0">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9E9781F"/>
    <w:multiLevelType w:val="hybridMultilevel"/>
    <w:tmpl w:val="0492B97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ABB0776"/>
    <w:multiLevelType w:val="multilevel"/>
    <w:tmpl w:val="B848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F957DF"/>
    <w:multiLevelType w:val="hybridMultilevel"/>
    <w:tmpl w:val="76D41D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D3B70CD"/>
    <w:multiLevelType w:val="multilevel"/>
    <w:tmpl w:val="7CC6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E1B0DBE"/>
    <w:multiLevelType w:val="multilevel"/>
    <w:tmpl w:val="CD40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227896"/>
    <w:multiLevelType w:val="multilevel"/>
    <w:tmpl w:val="D49C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2483D5E"/>
    <w:multiLevelType w:val="hybridMultilevel"/>
    <w:tmpl w:val="DE1EE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2895F89"/>
    <w:multiLevelType w:val="hybridMultilevel"/>
    <w:tmpl w:val="8DAA3F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3226ECA"/>
    <w:multiLevelType w:val="hybridMultilevel"/>
    <w:tmpl w:val="24589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3643574"/>
    <w:multiLevelType w:val="hybridMultilevel"/>
    <w:tmpl w:val="A37657C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3A33DB5"/>
    <w:multiLevelType w:val="hybridMultilevel"/>
    <w:tmpl w:val="FEA49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3C539C8"/>
    <w:multiLevelType w:val="hybridMultilevel"/>
    <w:tmpl w:val="E9EEEE88"/>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42957EB"/>
    <w:multiLevelType w:val="hybridMultilevel"/>
    <w:tmpl w:val="422C1D1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1" w15:restartNumberingAfterBreak="0">
    <w:nsid w:val="34D75780"/>
    <w:multiLevelType w:val="hybridMultilevel"/>
    <w:tmpl w:val="1A58EE9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58146B5"/>
    <w:multiLevelType w:val="hybridMultilevel"/>
    <w:tmpl w:val="75BE84A6"/>
    <w:lvl w:ilvl="0" w:tplc="3A0C2778">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38EC7D3E"/>
    <w:multiLevelType w:val="hybridMultilevel"/>
    <w:tmpl w:val="AE687A4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8FB4135"/>
    <w:multiLevelType w:val="multilevel"/>
    <w:tmpl w:val="9866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1B0380"/>
    <w:multiLevelType w:val="hybridMultilevel"/>
    <w:tmpl w:val="F35E1E9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6" w15:restartNumberingAfterBreak="0">
    <w:nsid w:val="396C32E4"/>
    <w:multiLevelType w:val="hybridMultilevel"/>
    <w:tmpl w:val="246A6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3B2D65E5"/>
    <w:multiLevelType w:val="hybridMultilevel"/>
    <w:tmpl w:val="817A83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CE5325"/>
    <w:multiLevelType w:val="multilevel"/>
    <w:tmpl w:val="0516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E447C7C"/>
    <w:multiLevelType w:val="hybridMultilevel"/>
    <w:tmpl w:val="FF342D2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1191E0D"/>
    <w:multiLevelType w:val="hybridMultilevel"/>
    <w:tmpl w:val="6178B2E6"/>
    <w:lvl w:ilvl="0" w:tplc="40090013">
      <w:start w:val="1"/>
      <w:numFmt w:val="upp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1" w15:restartNumberingAfterBreak="0">
    <w:nsid w:val="44856AE2"/>
    <w:multiLevelType w:val="hybridMultilevel"/>
    <w:tmpl w:val="51DE0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49B3254"/>
    <w:multiLevelType w:val="multilevel"/>
    <w:tmpl w:val="1EBA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6656482"/>
    <w:multiLevelType w:val="multilevel"/>
    <w:tmpl w:val="248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6961F3D"/>
    <w:multiLevelType w:val="hybridMultilevel"/>
    <w:tmpl w:val="75747E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46F85A21"/>
    <w:multiLevelType w:val="multilevel"/>
    <w:tmpl w:val="164E24D2"/>
    <w:lvl w:ilvl="0">
      <w:start w:val="1"/>
      <w:numFmt w:val="bullet"/>
      <w:lvlText w:val=""/>
      <w:lvlJc w:val="left"/>
      <w:pPr>
        <w:tabs>
          <w:tab w:val="num" w:pos="1069"/>
        </w:tabs>
        <w:ind w:left="1069" w:hanging="360"/>
      </w:pPr>
      <w:rPr>
        <w:rFonts w:ascii="Symbol" w:hAnsi="Symbol" w:hint="default"/>
        <w:sz w:val="20"/>
      </w:rPr>
    </w:lvl>
    <w:lvl w:ilvl="1">
      <w:start w:val="2"/>
      <w:numFmt w:val="lowerRoman"/>
      <w:lvlText w:val="%2."/>
      <w:lvlJc w:val="left"/>
      <w:pPr>
        <w:ind w:left="1800" w:hanging="720"/>
      </w:pPr>
      <w:rPr>
        <w:rFonts w:hint="default"/>
        <w:b/>
        <w:sz w:val="28"/>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FE506C"/>
    <w:multiLevelType w:val="multilevel"/>
    <w:tmpl w:val="F63E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76B20C8"/>
    <w:multiLevelType w:val="hybridMultilevel"/>
    <w:tmpl w:val="A2947B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8D01571"/>
    <w:multiLevelType w:val="hybridMultilevel"/>
    <w:tmpl w:val="9496BC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A6F432F"/>
    <w:multiLevelType w:val="hybridMultilevel"/>
    <w:tmpl w:val="6B60C030"/>
    <w:lvl w:ilvl="0" w:tplc="7318C8B6">
      <w:start w:val="1"/>
      <w:numFmt w:val="decimal"/>
      <w:lvlText w:val="Step %1."/>
      <w:lvlJc w:val="left"/>
      <w:pPr>
        <w:ind w:left="72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4E4E5CB1"/>
    <w:multiLevelType w:val="hybridMultilevel"/>
    <w:tmpl w:val="9CDC304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F472B40"/>
    <w:multiLevelType w:val="hybridMultilevel"/>
    <w:tmpl w:val="E716C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35707A0"/>
    <w:multiLevelType w:val="hybridMultilevel"/>
    <w:tmpl w:val="386E52AC"/>
    <w:lvl w:ilvl="0" w:tplc="C50CF5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51A7F3F"/>
    <w:multiLevelType w:val="hybridMultilevel"/>
    <w:tmpl w:val="F46C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6900E61"/>
    <w:multiLevelType w:val="multilevel"/>
    <w:tmpl w:val="B160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8435AA4"/>
    <w:multiLevelType w:val="multilevel"/>
    <w:tmpl w:val="63AC1B9C"/>
    <w:lvl w:ilvl="0">
      <w:start w:val="1"/>
      <w:numFmt w:val="decimal"/>
      <w:lvlText w:val="%1."/>
      <w:lvlJc w:val="left"/>
      <w:pPr>
        <w:ind w:left="360" w:hanging="360"/>
      </w:pPr>
      <w:rPr>
        <w:b/>
        <w:bCs/>
        <w:sz w:val="36"/>
        <w:szCs w:val="36"/>
      </w:rPr>
    </w:lvl>
    <w:lvl w:ilvl="1">
      <w:start w:val="1"/>
      <w:numFmt w:val="decimal"/>
      <w:isLgl/>
      <w:lvlText w:val="%1.%2"/>
      <w:lvlJc w:val="left"/>
      <w:pPr>
        <w:ind w:left="861"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66" w15:restartNumberingAfterBreak="0">
    <w:nsid w:val="58E47B10"/>
    <w:multiLevelType w:val="multilevel"/>
    <w:tmpl w:val="F566FE3C"/>
    <w:styleLink w:val="CurrentList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7" w15:restartNumberingAfterBreak="0">
    <w:nsid w:val="5CB13621"/>
    <w:multiLevelType w:val="hybridMultilevel"/>
    <w:tmpl w:val="FF2E30E6"/>
    <w:lvl w:ilvl="0" w:tplc="A2DAF754">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68" w15:restartNumberingAfterBreak="0">
    <w:nsid w:val="636C7D72"/>
    <w:multiLevelType w:val="hybridMultilevel"/>
    <w:tmpl w:val="B09005D0"/>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644D2DD0"/>
    <w:multiLevelType w:val="hybridMultilevel"/>
    <w:tmpl w:val="AC166C14"/>
    <w:lvl w:ilvl="0" w:tplc="D39C7E44">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4CD6464"/>
    <w:multiLevelType w:val="hybridMultilevel"/>
    <w:tmpl w:val="358C906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1" w15:restartNumberingAfterBreak="0">
    <w:nsid w:val="65525793"/>
    <w:multiLevelType w:val="multilevel"/>
    <w:tmpl w:val="A5C85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A9056E"/>
    <w:multiLevelType w:val="hybridMultilevel"/>
    <w:tmpl w:val="5A0288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81832E3"/>
    <w:multiLevelType w:val="hybridMultilevel"/>
    <w:tmpl w:val="0D361C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6A396B8E"/>
    <w:multiLevelType w:val="hybridMultilevel"/>
    <w:tmpl w:val="F508C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D7500D5"/>
    <w:multiLevelType w:val="hybridMultilevel"/>
    <w:tmpl w:val="36E67B42"/>
    <w:lvl w:ilvl="0" w:tplc="81AC42D8">
      <w:start w:val="1"/>
      <w:numFmt w:val="decimal"/>
      <w:lvlText w:val="%1.2"/>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6F61250B"/>
    <w:multiLevelType w:val="hybridMultilevel"/>
    <w:tmpl w:val="9DD2EF7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6FB83F7E"/>
    <w:multiLevelType w:val="multilevel"/>
    <w:tmpl w:val="33CECE50"/>
    <w:lvl w:ilvl="0">
      <w:start w:val="1"/>
      <w:numFmt w:val="bullet"/>
      <w:lvlText w:val=""/>
      <w:lvlJc w:val="left"/>
      <w:pPr>
        <w:tabs>
          <w:tab w:val="num" w:pos="785"/>
        </w:tabs>
        <w:ind w:left="785"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EC2600"/>
    <w:multiLevelType w:val="hybridMultilevel"/>
    <w:tmpl w:val="1016A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5522A9B"/>
    <w:multiLevelType w:val="hybridMultilevel"/>
    <w:tmpl w:val="61661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9546110"/>
    <w:multiLevelType w:val="hybridMultilevel"/>
    <w:tmpl w:val="E180980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1" w15:restartNumberingAfterBreak="0">
    <w:nsid w:val="7BDB45EF"/>
    <w:multiLevelType w:val="hybridMultilevel"/>
    <w:tmpl w:val="6DB64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D126407"/>
    <w:multiLevelType w:val="multilevel"/>
    <w:tmpl w:val="62F01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BF6E40"/>
    <w:multiLevelType w:val="multilevel"/>
    <w:tmpl w:val="00FADFCE"/>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4" w15:restartNumberingAfterBreak="0">
    <w:nsid w:val="7DF149EA"/>
    <w:multiLevelType w:val="hybridMultilevel"/>
    <w:tmpl w:val="C018D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FF52584"/>
    <w:multiLevelType w:val="hybridMultilevel"/>
    <w:tmpl w:val="027EDB0C"/>
    <w:lvl w:ilvl="0" w:tplc="16262D98">
      <w:start w:val="1"/>
      <w:numFmt w:val="upperRoman"/>
      <w:lvlText w:val="%1."/>
      <w:lvlJc w:val="right"/>
      <w:pPr>
        <w:ind w:left="1069" w:hanging="360"/>
      </w:pPr>
      <w:rPr>
        <w:b/>
        <w:bCs/>
        <w:sz w:val="28"/>
        <w:szCs w:val="28"/>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485097661">
    <w:abstractNumId w:val="0"/>
  </w:num>
  <w:num w:numId="2" w16cid:durableId="1105924508">
    <w:abstractNumId w:val="38"/>
  </w:num>
  <w:num w:numId="3" w16cid:durableId="1780947521">
    <w:abstractNumId w:val="72"/>
  </w:num>
  <w:num w:numId="4" w16cid:durableId="451873640">
    <w:abstractNumId w:val="61"/>
  </w:num>
  <w:num w:numId="5" w16cid:durableId="1255939838">
    <w:abstractNumId w:val="28"/>
  </w:num>
  <w:num w:numId="6" w16cid:durableId="1211185290">
    <w:abstractNumId w:val="36"/>
  </w:num>
  <w:num w:numId="7" w16cid:durableId="91173725">
    <w:abstractNumId w:val="34"/>
  </w:num>
  <w:num w:numId="8" w16cid:durableId="699092512">
    <w:abstractNumId w:val="80"/>
  </w:num>
  <w:num w:numId="9" w16cid:durableId="1392539551">
    <w:abstractNumId w:val="60"/>
  </w:num>
  <w:num w:numId="10" w16cid:durableId="1021009680">
    <w:abstractNumId w:val="21"/>
  </w:num>
  <w:num w:numId="11" w16cid:durableId="1708410446">
    <w:abstractNumId w:val="63"/>
  </w:num>
  <w:num w:numId="12" w16cid:durableId="1136097838">
    <w:abstractNumId w:val="9"/>
  </w:num>
  <w:num w:numId="13" w16cid:durableId="693186897">
    <w:abstractNumId w:val="39"/>
  </w:num>
  <w:num w:numId="14" w16cid:durableId="1575814807">
    <w:abstractNumId w:val="79"/>
  </w:num>
  <w:num w:numId="15" w16cid:durableId="1349478558">
    <w:abstractNumId w:val="35"/>
  </w:num>
  <w:num w:numId="16" w16cid:durableId="962544338">
    <w:abstractNumId w:val="57"/>
  </w:num>
  <w:num w:numId="17" w16cid:durableId="751005931">
    <w:abstractNumId w:val="47"/>
  </w:num>
  <w:num w:numId="18" w16cid:durableId="1653873301">
    <w:abstractNumId w:val="81"/>
  </w:num>
  <w:num w:numId="19" w16cid:durableId="1504128984">
    <w:abstractNumId w:val="41"/>
  </w:num>
  <w:num w:numId="20" w16cid:durableId="110365734">
    <w:abstractNumId w:val="49"/>
  </w:num>
  <w:num w:numId="21" w16cid:durableId="847016097">
    <w:abstractNumId w:val="23"/>
  </w:num>
  <w:num w:numId="22" w16cid:durableId="1469780142">
    <w:abstractNumId w:val="6"/>
  </w:num>
  <w:num w:numId="23" w16cid:durableId="1681006567">
    <w:abstractNumId w:val="16"/>
  </w:num>
  <w:num w:numId="24" w16cid:durableId="154760457">
    <w:abstractNumId w:val="37"/>
  </w:num>
  <w:num w:numId="25" w16cid:durableId="1595044692">
    <w:abstractNumId w:val="20"/>
  </w:num>
  <w:num w:numId="26" w16cid:durableId="713505902">
    <w:abstractNumId w:val="4"/>
  </w:num>
  <w:num w:numId="27" w16cid:durableId="2140679377">
    <w:abstractNumId w:val="12"/>
  </w:num>
  <w:num w:numId="28" w16cid:durableId="734161854">
    <w:abstractNumId w:val="45"/>
  </w:num>
  <w:num w:numId="29" w16cid:durableId="2076656845">
    <w:abstractNumId w:val="50"/>
  </w:num>
  <w:num w:numId="30" w16cid:durableId="2068339599">
    <w:abstractNumId w:val="53"/>
    <w:lvlOverride w:ilvl="0">
      <w:startOverride w:val="1"/>
    </w:lvlOverride>
  </w:num>
  <w:num w:numId="31" w16cid:durableId="1095396286">
    <w:abstractNumId w:val="53"/>
    <w:lvlOverride w:ilvl="0">
      <w:startOverride w:val="2"/>
    </w:lvlOverride>
  </w:num>
  <w:num w:numId="32" w16cid:durableId="2072729358">
    <w:abstractNumId w:val="53"/>
    <w:lvlOverride w:ilvl="0">
      <w:startOverride w:val="3"/>
    </w:lvlOverride>
  </w:num>
  <w:num w:numId="33" w16cid:durableId="2066642495">
    <w:abstractNumId w:val="53"/>
    <w:lvlOverride w:ilvl="0">
      <w:startOverride w:val="4"/>
    </w:lvlOverride>
  </w:num>
  <w:num w:numId="34" w16cid:durableId="937832501">
    <w:abstractNumId w:val="19"/>
    <w:lvlOverride w:ilvl="0">
      <w:startOverride w:val="1"/>
    </w:lvlOverride>
  </w:num>
  <w:num w:numId="35" w16cid:durableId="271934946">
    <w:abstractNumId w:val="19"/>
    <w:lvlOverride w:ilvl="0">
      <w:startOverride w:val="2"/>
    </w:lvlOverride>
  </w:num>
  <w:num w:numId="36" w16cid:durableId="571695948">
    <w:abstractNumId w:val="19"/>
    <w:lvlOverride w:ilvl="0">
      <w:startOverride w:val="3"/>
    </w:lvlOverride>
  </w:num>
  <w:num w:numId="37" w16cid:durableId="1593127552">
    <w:abstractNumId w:val="19"/>
    <w:lvlOverride w:ilvl="0">
      <w:startOverride w:val="4"/>
    </w:lvlOverride>
  </w:num>
  <w:num w:numId="38" w16cid:durableId="611474133">
    <w:abstractNumId w:val="44"/>
    <w:lvlOverride w:ilvl="0">
      <w:startOverride w:val="1"/>
    </w:lvlOverride>
  </w:num>
  <w:num w:numId="39" w16cid:durableId="1286159690">
    <w:abstractNumId w:val="44"/>
    <w:lvlOverride w:ilvl="0">
      <w:startOverride w:val="2"/>
    </w:lvlOverride>
  </w:num>
  <w:num w:numId="40" w16cid:durableId="3634218">
    <w:abstractNumId w:val="44"/>
    <w:lvlOverride w:ilvl="0">
      <w:startOverride w:val="3"/>
    </w:lvlOverride>
  </w:num>
  <w:num w:numId="41" w16cid:durableId="2094819735">
    <w:abstractNumId w:val="32"/>
    <w:lvlOverride w:ilvl="0">
      <w:startOverride w:val="1"/>
    </w:lvlOverride>
  </w:num>
  <w:num w:numId="42" w16cid:durableId="980354863">
    <w:abstractNumId w:val="32"/>
    <w:lvlOverride w:ilvl="0">
      <w:startOverride w:val="2"/>
    </w:lvlOverride>
  </w:num>
  <w:num w:numId="43" w16cid:durableId="2114401530">
    <w:abstractNumId w:val="32"/>
    <w:lvlOverride w:ilvl="0">
      <w:startOverride w:val="3"/>
    </w:lvlOverride>
  </w:num>
  <w:num w:numId="44" w16cid:durableId="2145537132">
    <w:abstractNumId w:val="32"/>
    <w:lvlOverride w:ilvl="0">
      <w:startOverride w:val="4"/>
    </w:lvlOverride>
  </w:num>
  <w:num w:numId="45" w16cid:durableId="15470000">
    <w:abstractNumId w:val="43"/>
  </w:num>
  <w:num w:numId="46" w16cid:durableId="1975215534">
    <w:abstractNumId w:val="55"/>
    <w:lvlOverride w:ilvl="0">
      <w:startOverride w:val="1"/>
    </w:lvlOverride>
  </w:num>
  <w:num w:numId="47" w16cid:durableId="1647273473">
    <w:abstractNumId w:val="55"/>
    <w:lvlOverride w:ilvl="0">
      <w:startOverride w:val="2"/>
    </w:lvlOverride>
  </w:num>
  <w:num w:numId="48" w16cid:durableId="2124498065">
    <w:abstractNumId w:val="85"/>
  </w:num>
  <w:num w:numId="49" w16cid:durableId="1812676704">
    <w:abstractNumId w:val="33"/>
    <w:lvlOverride w:ilvl="0">
      <w:startOverride w:val="1"/>
    </w:lvlOverride>
  </w:num>
  <w:num w:numId="50" w16cid:durableId="1550261789">
    <w:abstractNumId w:val="33"/>
    <w:lvlOverride w:ilvl="0">
      <w:startOverride w:val="2"/>
    </w:lvlOverride>
  </w:num>
  <w:num w:numId="51" w16cid:durableId="315961544">
    <w:abstractNumId w:val="33"/>
    <w:lvlOverride w:ilvl="0">
      <w:startOverride w:val="3"/>
    </w:lvlOverride>
  </w:num>
  <w:num w:numId="52" w16cid:durableId="758060655">
    <w:abstractNumId w:val="33"/>
    <w:lvlOverride w:ilvl="0">
      <w:startOverride w:val="4"/>
    </w:lvlOverride>
  </w:num>
  <w:num w:numId="53" w16cid:durableId="663121128">
    <w:abstractNumId w:val="33"/>
    <w:lvlOverride w:ilvl="0">
      <w:startOverride w:val="5"/>
    </w:lvlOverride>
  </w:num>
  <w:num w:numId="54" w16cid:durableId="1419206916">
    <w:abstractNumId w:val="33"/>
    <w:lvlOverride w:ilvl="0">
      <w:startOverride w:val="6"/>
    </w:lvlOverride>
  </w:num>
  <w:num w:numId="55" w16cid:durableId="882600991">
    <w:abstractNumId w:val="13"/>
    <w:lvlOverride w:ilvl="0">
      <w:startOverride w:val="1"/>
    </w:lvlOverride>
  </w:num>
  <w:num w:numId="56" w16cid:durableId="783574463">
    <w:abstractNumId w:val="13"/>
    <w:lvlOverride w:ilvl="0">
      <w:startOverride w:val="2"/>
    </w:lvlOverride>
  </w:num>
  <w:num w:numId="57" w16cid:durableId="368603811">
    <w:abstractNumId w:val="13"/>
    <w:lvlOverride w:ilvl="0">
      <w:startOverride w:val="3"/>
    </w:lvlOverride>
  </w:num>
  <w:num w:numId="58" w16cid:durableId="1350567837">
    <w:abstractNumId w:val="13"/>
    <w:lvlOverride w:ilvl="0">
      <w:startOverride w:val="4"/>
    </w:lvlOverride>
  </w:num>
  <w:num w:numId="59" w16cid:durableId="1704086519">
    <w:abstractNumId w:val="13"/>
    <w:lvlOverride w:ilvl="0">
      <w:startOverride w:val="5"/>
    </w:lvlOverride>
  </w:num>
  <w:num w:numId="60" w16cid:durableId="503712529">
    <w:abstractNumId w:val="64"/>
    <w:lvlOverride w:ilvl="0">
      <w:startOverride w:val="2"/>
    </w:lvlOverride>
  </w:num>
  <w:num w:numId="61" w16cid:durableId="999620961">
    <w:abstractNumId w:val="64"/>
    <w:lvlOverride w:ilvl="0">
      <w:startOverride w:val="3"/>
    </w:lvlOverride>
  </w:num>
  <w:num w:numId="62" w16cid:durableId="1567566413">
    <w:abstractNumId w:val="64"/>
    <w:lvlOverride w:ilvl="0">
      <w:startOverride w:val="4"/>
    </w:lvlOverride>
  </w:num>
  <w:num w:numId="63" w16cid:durableId="149060676">
    <w:abstractNumId w:val="48"/>
    <w:lvlOverride w:ilvl="0">
      <w:startOverride w:val="1"/>
    </w:lvlOverride>
  </w:num>
  <w:num w:numId="64" w16cid:durableId="1143238041">
    <w:abstractNumId w:val="48"/>
    <w:lvlOverride w:ilvl="0">
      <w:startOverride w:val="2"/>
    </w:lvlOverride>
  </w:num>
  <w:num w:numId="65" w16cid:durableId="1400324465">
    <w:abstractNumId w:val="14"/>
  </w:num>
  <w:num w:numId="66" w16cid:durableId="174610162">
    <w:abstractNumId w:val="65"/>
  </w:num>
  <w:num w:numId="67" w16cid:durableId="10879822">
    <w:abstractNumId w:val="69"/>
  </w:num>
  <w:num w:numId="68" w16cid:durableId="2142729960">
    <w:abstractNumId w:val="62"/>
  </w:num>
  <w:num w:numId="69" w16cid:durableId="473252476">
    <w:abstractNumId w:val="25"/>
  </w:num>
  <w:num w:numId="70" w16cid:durableId="201405659">
    <w:abstractNumId w:val="68"/>
  </w:num>
  <w:num w:numId="71" w16cid:durableId="2028021115">
    <w:abstractNumId w:val="22"/>
  </w:num>
  <w:num w:numId="72" w16cid:durableId="887909876">
    <w:abstractNumId w:val="76"/>
  </w:num>
  <w:num w:numId="73" w16cid:durableId="1687366092">
    <w:abstractNumId w:val="54"/>
  </w:num>
  <w:num w:numId="74" w16cid:durableId="1483813979">
    <w:abstractNumId w:val="83"/>
  </w:num>
  <w:num w:numId="75" w16cid:durableId="1995645597">
    <w:abstractNumId w:val="66"/>
  </w:num>
  <w:num w:numId="76" w16cid:durableId="605190692">
    <w:abstractNumId w:val="11"/>
  </w:num>
  <w:num w:numId="77" w16cid:durableId="2011251895">
    <w:abstractNumId w:val="67"/>
  </w:num>
  <w:num w:numId="78" w16cid:durableId="1836414782">
    <w:abstractNumId w:val="56"/>
    <w:lvlOverride w:ilvl="0">
      <w:startOverride w:val="1"/>
    </w:lvlOverride>
  </w:num>
  <w:num w:numId="79" w16cid:durableId="1368410896">
    <w:abstractNumId w:val="56"/>
    <w:lvlOverride w:ilvl="0">
      <w:startOverride w:val="2"/>
    </w:lvlOverride>
  </w:num>
  <w:num w:numId="80" w16cid:durableId="1181894955">
    <w:abstractNumId w:val="56"/>
    <w:lvlOverride w:ilvl="0">
      <w:startOverride w:val="3"/>
    </w:lvlOverride>
  </w:num>
  <w:num w:numId="81" w16cid:durableId="1516723971">
    <w:abstractNumId w:val="59"/>
  </w:num>
  <w:num w:numId="82" w16cid:durableId="727921018">
    <w:abstractNumId w:val="58"/>
  </w:num>
  <w:num w:numId="83" w16cid:durableId="1593051975">
    <w:abstractNumId w:val="77"/>
  </w:num>
  <w:num w:numId="84" w16cid:durableId="1606034582">
    <w:abstractNumId w:val="71"/>
  </w:num>
  <w:num w:numId="85" w16cid:durableId="671375306">
    <w:abstractNumId w:val="27"/>
  </w:num>
  <w:num w:numId="86" w16cid:durableId="739330487">
    <w:abstractNumId w:val="18"/>
  </w:num>
  <w:num w:numId="87" w16cid:durableId="1409426685">
    <w:abstractNumId w:val="29"/>
  </w:num>
  <w:num w:numId="88" w16cid:durableId="1071079110">
    <w:abstractNumId w:val="15"/>
  </w:num>
  <w:num w:numId="89" w16cid:durableId="931355773">
    <w:abstractNumId w:val="1"/>
  </w:num>
  <w:num w:numId="90" w16cid:durableId="939147451">
    <w:abstractNumId w:val="8"/>
  </w:num>
  <w:num w:numId="91" w16cid:durableId="888953651">
    <w:abstractNumId w:val="75"/>
  </w:num>
  <w:num w:numId="92" w16cid:durableId="1758331277">
    <w:abstractNumId w:val="24"/>
  </w:num>
  <w:num w:numId="93" w16cid:durableId="562254210">
    <w:abstractNumId w:val="46"/>
  </w:num>
  <w:num w:numId="94" w16cid:durableId="1659533963">
    <w:abstractNumId w:val="73"/>
  </w:num>
  <w:num w:numId="95" w16cid:durableId="26878658">
    <w:abstractNumId w:val="40"/>
  </w:num>
  <w:num w:numId="96" w16cid:durableId="11687530">
    <w:abstractNumId w:val="70"/>
  </w:num>
  <w:num w:numId="97" w16cid:durableId="1943296289">
    <w:abstractNumId w:val="7"/>
  </w:num>
  <w:num w:numId="98" w16cid:durableId="1170490462">
    <w:abstractNumId w:val="3"/>
  </w:num>
  <w:num w:numId="99" w16cid:durableId="1369454528">
    <w:abstractNumId w:val="84"/>
  </w:num>
  <w:num w:numId="100" w16cid:durableId="571426169">
    <w:abstractNumId w:val="78"/>
  </w:num>
  <w:num w:numId="101" w16cid:durableId="1853909500">
    <w:abstractNumId w:val="30"/>
  </w:num>
  <w:num w:numId="102" w16cid:durableId="1709914916">
    <w:abstractNumId w:val="10"/>
  </w:num>
  <w:num w:numId="103" w16cid:durableId="1478643235">
    <w:abstractNumId w:val="42"/>
  </w:num>
  <w:num w:numId="104" w16cid:durableId="1373386284">
    <w:abstractNumId w:val="26"/>
  </w:num>
  <w:num w:numId="105" w16cid:durableId="951590481">
    <w:abstractNumId w:val="31"/>
    <w:lvlOverride w:ilvl="0">
      <w:startOverride w:val="1"/>
    </w:lvlOverride>
  </w:num>
  <w:num w:numId="106" w16cid:durableId="756900113">
    <w:abstractNumId w:val="31"/>
    <w:lvlOverride w:ilvl="0">
      <w:startOverride w:val="2"/>
    </w:lvlOverride>
  </w:num>
  <w:num w:numId="107" w16cid:durableId="1709450613">
    <w:abstractNumId w:val="51"/>
  </w:num>
  <w:num w:numId="108" w16cid:durableId="963194960">
    <w:abstractNumId w:val="17"/>
  </w:num>
  <w:num w:numId="109" w16cid:durableId="1484199941">
    <w:abstractNumId w:val="82"/>
  </w:num>
  <w:num w:numId="110" w16cid:durableId="374546527">
    <w:abstractNumId w:val="2"/>
  </w:num>
  <w:num w:numId="111" w16cid:durableId="1979140279">
    <w:abstractNumId w:val="74"/>
  </w:num>
  <w:num w:numId="112" w16cid:durableId="742064243">
    <w:abstractNumId w:val="5"/>
    <w:lvlOverride w:ilvl="0">
      <w:startOverride w:val="1"/>
    </w:lvlOverride>
  </w:num>
  <w:num w:numId="113" w16cid:durableId="758868734">
    <w:abstractNumId w:val="5"/>
    <w:lvlOverride w:ilvl="0">
      <w:startOverride w:val="2"/>
    </w:lvlOverride>
  </w:num>
  <w:num w:numId="114" w16cid:durableId="1692604443">
    <w:abstractNumId w:val="5"/>
    <w:lvlOverride w:ilvl="0">
      <w:startOverride w:val="3"/>
    </w:lvlOverride>
  </w:num>
  <w:num w:numId="115" w16cid:durableId="2109689816">
    <w:abstractNumId w:val="52"/>
    <w:lvlOverride w:ilvl="0">
      <w:startOverride w:val="1"/>
    </w:lvlOverride>
  </w:num>
  <w:num w:numId="116" w16cid:durableId="308942586">
    <w:abstractNumId w:val="52"/>
    <w:lvlOverride w:ilvl="0">
      <w:startOverride w:val="2"/>
    </w:lvlOverride>
  </w:num>
  <w:num w:numId="117" w16cid:durableId="1968316674">
    <w:abstractNumId w:val="52"/>
    <w:lvlOverride w:ilvl="0">
      <w:startOverride w:val="3"/>
    </w:lvlOverride>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6F"/>
    <w:rsid w:val="0000122D"/>
    <w:rsid w:val="00004A5E"/>
    <w:rsid w:val="000069A6"/>
    <w:rsid w:val="00010074"/>
    <w:rsid w:val="000108EC"/>
    <w:rsid w:val="00010F3B"/>
    <w:rsid w:val="000123BB"/>
    <w:rsid w:val="000138B6"/>
    <w:rsid w:val="00014599"/>
    <w:rsid w:val="000158B1"/>
    <w:rsid w:val="00021386"/>
    <w:rsid w:val="000229C4"/>
    <w:rsid w:val="00024DA0"/>
    <w:rsid w:val="00025A1D"/>
    <w:rsid w:val="00027212"/>
    <w:rsid w:val="00030CC0"/>
    <w:rsid w:val="0003481A"/>
    <w:rsid w:val="00036684"/>
    <w:rsid w:val="00036A1E"/>
    <w:rsid w:val="0003770B"/>
    <w:rsid w:val="00043657"/>
    <w:rsid w:val="000437CE"/>
    <w:rsid w:val="0004408D"/>
    <w:rsid w:val="00045A9E"/>
    <w:rsid w:val="00045D37"/>
    <w:rsid w:val="0004789C"/>
    <w:rsid w:val="00054280"/>
    <w:rsid w:val="00060C2F"/>
    <w:rsid w:val="00061CF4"/>
    <w:rsid w:val="00063F02"/>
    <w:rsid w:val="00066D91"/>
    <w:rsid w:val="00072AA4"/>
    <w:rsid w:val="00073E58"/>
    <w:rsid w:val="00074E75"/>
    <w:rsid w:val="000768A4"/>
    <w:rsid w:val="0008008B"/>
    <w:rsid w:val="00082E64"/>
    <w:rsid w:val="00083ECC"/>
    <w:rsid w:val="000865D6"/>
    <w:rsid w:val="00087C38"/>
    <w:rsid w:val="00091086"/>
    <w:rsid w:val="000950E7"/>
    <w:rsid w:val="00095E5C"/>
    <w:rsid w:val="00095F95"/>
    <w:rsid w:val="0009669D"/>
    <w:rsid w:val="00097256"/>
    <w:rsid w:val="00097EAA"/>
    <w:rsid w:val="000A10E9"/>
    <w:rsid w:val="000A28BF"/>
    <w:rsid w:val="000A345B"/>
    <w:rsid w:val="000A39D5"/>
    <w:rsid w:val="000A539C"/>
    <w:rsid w:val="000A58E2"/>
    <w:rsid w:val="000B259D"/>
    <w:rsid w:val="000B37F1"/>
    <w:rsid w:val="000B5414"/>
    <w:rsid w:val="000B589A"/>
    <w:rsid w:val="000B6D21"/>
    <w:rsid w:val="000B75AC"/>
    <w:rsid w:val="000B7D0A"/>
    <w:rsid w:val="000C1B99"/>
    <w:rsid w:val="000C3E56"/>
    <w:rsid w:val="000C4AAA"/>
    <w:rsid w:val="000C5BA6"/>
    <w:rsid w:val="000D111F"/>
    <w:rsid w:val="000D281D"/>
    <w:rsid w:val="000D4221"/>
    <w:rsid w:val="000D76C8"/>
    <w:rsid w:val="000E107E"/>
    <w:rsid w:val="000E203C"/>
    <w:rsid w:val="000E2B0B"/>
    <w:rsid w:val="000E4AD3"/>
    <w:rsid w:val="000E5769"/>
    <w:rsid w:val="000E6EAB"/>
    <w:rsid w:val="000F0F62"/>
    <w:rsid w:val="000F1590"/>
    <w:rsid w:val="000F1B2B"/>
    <w:rsid w:val="000F21DE"/>
    <w:rsid w:val="000F6D74"/>
    <w:rsid w:val="00100DEE"/>
    <w:rsid w:val="001018B6"/>
    <w:rsid w:val="00102AF0"/>
    <w:rsid w:val="00107BFC"/>
    <w:rsid w:val="0011070D"/>
    <w:rsid w:val="00116A5B"/>
    <w:rsid w:val="00120AFC"/>
    <w:rsid w:val="001235A7"/>
    <w:rsid w:val="00123767"/>
    <w:rsid w:val="00123C65"/>
    <w:rsid w:val="00125A30"/>
    <w:rsid w:val="00126D3F"/>
    <w:rsid w:val="00127066"/>
    <w:rsid w:val="00130FF4"/>
    <w:rsid w:val="0013252A"/>
    <w:rsid w:val="00135DB5"/>
    <w:rsid w:val="00136036"/>
    <w:rsid w:val="001364D1"/>
    <w:rsid w:val="00140837"/>
    <w:rsid w:val="0014256F"/>
    <w:rsid w:val="00144A4A"/>
    <w:rsid w:val="00144C48"/>
    <w:rsid w:val="0015085A"/>
    <w:rsid w:val="0015181A"/>
    <w:rsid w:val="0015251A"/>
    <w:rsid w:val="0015335F"/>
    <w:rsid w:val="00154B6D"/>
    <w:rsid w:val="001551B0"/>
    <w:rsid w:val="00156130"/>
    <w:rsid w:val="00160819"/>
    <w:rsid w:val="001608B1"/>
    <w:rsid w:val="00161E75"/>
    <w:rsid w:val="001639D9"/>
    <w:rsid w:val="00163AE8"/>
    <w:rsid w:val="00165A25"/>
    <w:rsid w:val="00167F14"/>
    <w:rsid w:val="0017485D"/>
    <w:rsid w:val="00175354"/>
    <w:rsid w:val="001804B2"/>
    <w:rsid w:val="00187071"/>
    <w:rsid w:val="00190D81"/>
    <w:rsid w:val="00191E08"/>
    <w:rsid w:val="00192E36"/>
    <w:rsid w:val="00195C65"/>
    <w:rsid w:val="001966EC"/>
    <w:rsid w:val="001A40E4"/>
    <w:rsid w:val="001A46E2"/>
    <w:rsid w:val="001A5503"/>
    <w:rsid w:val="001B01D7"/>
    <w:rsid w:val="001B05C1"/>
    <w:rsid w:val="001B18CE"/>
    <w:rsid w:val="001B2330"/>
    <w:rsid w:val="001B2E86"/>
    <w:rsid w:val="001B459F"/>
    <w:rsid w:val="001B4AF1"/>
    <w:rsid w:val="001B76A8"/>
    <w:rsid w:val="001C313E"/>
    <w:rsid w:val="001C35B4"/>
    <w:rsid w:val="001C394C"/>
    <w:rsid w:val="001C39BB"/>
    <w:rsid w:val="001D1A50"/>
    <w:rsid w:val="001D2CCE"/>
    <w:rsid w:val="001D2D18"/>
    <w:rsid w:val="001D65CC"/>
    <w:rsid w:val="001D6B42"/>
    <w:rsid w:val="001E0511"/>
    <w:rsid w:val="001E3947"/>
    <w:rsid w:val="001E5117"/>
    <w:rsid w:val="001E5DC4"/>
    <w:rsid w:val="001E6897"/>
    <w:rsid w:val="001F64AA"/>
    <w:rsid w:val="002002C6"/>
    <w:rsid w:val="00200D00"/>
    <w:rsid w:val="00203067"/>
    <w:rsid w:val="00203204"/>
    <w:rsid w:val="0020513E"/>
    <w:rsid w:val="00205B9F"/>
    <w:rsid w:val="00205CA3"/>
    <w:rsid w:val="00205F41"/>
    <w:rsid w:val="00207021"/>
    <w:rsid w:val="00210139"/>
    <w:rsid w:val="00210FAA"/>
    <w:rsid w:val="00213CE2"/>
    <w:rsid w:val="00216141"/>
    <w:rsid w:val="002173CC"/>
    <w:rsid w:val="002200BE"/>
    <w:rsid w:val="002223CD"/>
    <w:rsid w:val="00222CAA"/>
    <w:rsid w:val="0022428D"/>
    <w:rsid w:val="00227689"/>
    <w:rsid w:val="002305E9"/>
    <w:rsid w:val="00231434"/>
    <w:rsid w:val="00240438"/>
    <w:rsid w:val="00241C1C"/>
    <w:rsid w:val="00242E77"/>
    <w:rsid w:val="00242ED3"/>
    <w:rsid w:val="00246A7F"/>
    <w:rsid w:val="00247549"/>
    <w:rsid w:val="002505A0"/>
    <w:rsid w:val="00251528"/>
    <w:rsid w:val="0025327A"/>
    <w:rsid w:val="00253766"/>
    <w:rsid w:val="00263B1B"/>
    <w:rsid w:val="00265B7E"/>
    <w:rsid w:val="00266914"/>
    <w:rsid w:val="00271A81"/>
    <w:rsid w:val="002739AF"/>
    <w:rsid w:val="00273D86"/>
    <w:rsid w:val="0027749E"/>
    <w:rsid w:val="002777ED"/>
    <w:rsid w:val="00283BED"/>
    <w:rsid w:val="00285C3C"/>
    <w:rsid w:val="002922B6"/>
    <w:rsid w:val="002934CD"/>
    <w:rsid w:val="00293AAD"/>
    <w:rsid w:val="002952FE"/>
    <w:rsid w:val="00295BE5"/>
    <w:rsid w:val="00296B86"/>
    <w:rsid w:val="002A1AC5"/>
    <w:rsid w:val="002A2B5B"/>
    <w:rsid w:val="002B1F79"/>
    <w:rsid w:val="002B29C6"/>
    <w:rsid w:val="002B2B3E"/>
    <w:rsid w:val="002B2EE8"/>
    <w:rsid w:val="002B3CB4"/>
    <w:rsid w:val="002B598B"/>
    <w:rsid w:val="002C1155"/>
    <w:rsid w:val="002C6D6F"/>
    <w:rsid w:val="002C75C2"/>
    <w:rsid w:val="002C7918"/>
    <w:rsid w:val="002C7A08"/>
    <w:rsid w:val="002D0781"/>
    <w:rsid w:val="002D1908"/>
    <w:rsid w:val="002D2EC0"/>
    <w:rsid w:val="002D4B66"/>
    <w:rsid w:val="002F0886"/>
    <w:rsid w:val="002F34CF"/>
    <w:rsid w:val="00300673"/>
    <w:rsid w:val="0030414F"/>
    <w:rsid w:val="0030669F"/>
    <w:rsid w:val="00306777"/>
    <w:rsid w:val="00310234"/>
    <w:rsid w:val="00313269"/>
    <w:rsid w:val="003201EA"/>
    <w:rsid w:val="00320271"/>
    <w:rsid w:val="00320C1A"/>
    <w:rsid w:val="00321247"/>
    <w:rsid w:val="00325607"/>
    <w:rsid w:val="0033047C"/>
    <w:rsid w:val="00330CEF"/>
    <w:rsid w:val="00332233"/>
    <w:rsid w:val="00334E5C"/>
    <w:rsid w:val="00334FD1"/>
    <w:rsid w:val="003363CF"/>
    <w:rsid w:val="00337A7F"/>
    <w:rsid w:val="00341C3D"/>
    <w:rsid w:val="00342959"/>
    <w:rsid w:val="003446BE"/>
    <w:rsid w:val="003451C5"/>
    <w:rsid w:val="003465EA"/>
    <w:rsid w:val="00347CBA"/>
    <w:rsid w:val="003549BD"/>
    <w:rsid w:val="00354C9A"/>
    <w:rsid w:val="00355E29"/>
    <w:rsid w:val="00356815"/>
    <w:rsid w:val="0035789B"/>
    <w:rsid w:val="00360C48"/>
    <w:rsid w:val="00362B47"/>
    <w:rsid w:val="00362E6C"/>
    <w:rsid w:val="00363185"/>
    <w:rsid w:val="0036433B"/>
    <w:rsid w:val="0037214B"/>
    <w:rsid w:val="003723DF"/>
    <w:rsid w:val="00374DAD"/>
    <w:rsid w:val="0038369C"/>
    <w:rsid w:val="003872AD"/>
    <w:rsid w:val="00387859"/>
    <w:rsid w:val="00387CA4"/>
    <w:rsid w:val="0039149F"/>
    <w:rsid w:val="003952E4"/>
    <w:rsid w:val="003960C9"/>
    <w:rsid w:val="003A1286"/>
    <w:rsid w:val="003A55AC"/>
    <w:rsid w:val="003A7F5A"/>
    <w:rsid w:val="003B39B2"/>
    <w:rsid w:val="003B7385"/>
    <w:rsid w:val="003B7A20"/>
    <w:rsid w:val="003C11F7"/>
    <w:rsid w:val="003C1CB9"/>
    <w:rsid w:val="003C2D50"/>
    <w:rsid w:val="003D6009"/>
    <w:rsid w:val="003E0608"/>
    <w:rsid w:val="003E386C"/>
    <w:rsid w:val="003E55A6"/>
    <w:rsid w:val="003E63DB"/>
    <w:rsid w:val="003F0D99"/>
    <w:rsid w:val="003F2A0F"/>
    <w:rsid w:val="003F77CF"/>
    <w:rsid w:val="00401321"/>
    <w:rsid w:val="00402343"/>
    <w:rsid w:val="004049BD"/>
    <w:rsid w:val="00410590"/>
    <w:rsid w:val="004105E4"/>
    <w:rsid w:val="00410B96"/>
    <w:rsid w:val="00414836"/>
    <w:rsid w:val="00417CC1"/>
    <w:rsid w:val="00421C91"/>
    <w:rsid w:val="00422ADD"/>
    <w:rsid w:val="004347DB"/>
    <w:rsid w:val="0043524F"/>
    <w:rsid w:val="00435603"/>
    <w:rsid w:val="004401B8"/>
    <w:rsid w:val="00441FAE"/>
    <w:rsid w:val="00443220"/>
    <w:rsid w:val="00445C36"/>
    <w:rsid w:val="004463FD"/>
    <w:rsid w:val="004465F8"/>
    <w:rsid w:val="00451A48"/>
    <w:rsid w:val="00452252"/>
    <w:rsid w:val="00453037"/>
    <w:rsid w:val="00454DD9"/>
    <w:rsid w:val="00455D68"/>
    <w:rsid w:val="0046025A"/>
    <w:rsid w:val="004612F3"/>
    <w:rsid w:val="00464146"/>
    <w:rsid w:val="004642D3"/>
    <w:rsid w:val="00465510"/>
    <w:rsid w:val="00465657"/>
    <w:rsid w:val="00470AB1"/>
    <w:rsid w:val="00471DA9"/>
    <w:rsid w:val="0047208A"/>
    <w:rsid w:val="00473592"/>
    <w:rsid w:val="00473C78"/>
    <w:rsid w:val="00474409"/>
    <w:rsid w:val="00476E52"/>
    <w:rsid w:val="00477CB1"/>
    <w:rsid w:val="004825CB"/>
    <w:rsid w:val="00484BBE"/>
    <w:rsid w:val="00486986"/>
    <w:rsid w:val="00491131"/>
    <w:rsid w:val="00491AE3"/>
    <w:rsid w:val="00491DC3"/>
    <w:rsid w:val="004940CC"/>
    <w:rsid w:val="0049479D"/>
    <w:rsid w:val="004965F7"/>
    <w:rsid w:val="004966AB"/>
    <w:rsid w:val="004969CE"/>
    <w:rsid w:val="00497BA9"/>
    <w:rsid w:val="004A1B6F"/>
    <w:rsid w:val="004A2E5B"/>
    <w:rsid w:val="004A3C5A"/>
    <w:rsid w:val="004A3FA3"/>
    <w:rsid w:val="004A519F"/>
    <w:rsid w:val="004B51C9"/>
    <w:rsid w:val="004B602C"/>
    <w:rsid w:val="004B66FA"/>
    <w:rsid w:val="004C0942"/>
    <w:rsid w:val="004D344C"/>
    <w:rsid w:val="004D4518"/>
    <w:rsid w:val="004D77BC"/>
    <w:rsid w:val="004E34B8"/>
    <w:rsid w:val="004E39AE"/>
    <w:rsid w:val="004E44FA"/>
    <w:rsid w:val="004E52D2"/>
    <w:rsid w:val="004E65FD"/>
    <w:rsid w:val="004E6C1A"/>
    <w:rsid w:val="004F14E8"/>
    <w:rsid w:val="004F7E5A"/>
    <w:rsid w:val="005043E7"/>
    <w:rsid w:val="00505E90"/>
    <w:rsid w:val="00507DC9"/>
    <w:rsid w:val="00511FBE"/>
    <w:rsid w:val="0051411C"/>
    <w:rsid w:val="00514D2B"/>
    <w:rsid w:val="00516C91"/>
    <w:rsid w:val="00525985"/>
    <w:rsid w:val="005343D2"/>
    <w:rsid w:val="00536B28"/>
    <w:rsid w:val="005378E1"/>
    <w:rsid w:val="00547D6B"/>
    <w:rsid w:val="00547DCF"/>
    <w:rsid w:val="00550485"/>
    <w:rsid w:val="005557A5"/>
    <w:rsid w:val="00556155"/>
    <w:rsid w:val="00564BF5"/>
    <w:rsid w:val="005761AF"/>
    <w:rsid w:val="0057623F"/>
    <w:rsid w:val="0058297D"/>
    <w:rsid w:val="005847AA"/>
    <w:rsid w:val="005851C1"/>
    <w:rsid w:val="00587C28"/>
    <w:rsid w:val="00590D05"/>
    <w:rsid w:val="005956ED"/>
    <w:rsid w:val="005A4EEB"/>
    <w:rsid w:val="005A531F"/>
    <w:rsid w:val="005A7278"/>
    <w:rsid w:val="005B0B2D"/>
    <w:rsid w:val="005B15F4"/>
    <w:rsid w:val="005B1A00"/>
    <w:rsid w:val="005B2A0E"/>
    <w:rsid w:val="005B7FD4"/>
    <w:rsid w:val="005C02A3"/>
    <w:rsid w:val="005C0DC9"/>
    <w:rsid w:val="005C2DE9"/>
    <w:rsid w:val="005C4CCA"/>
    <w:rsid w:val="005D2ACC"/>
    <w:rsid w:val="005D2E9F"/>
    <w:rsid w:val="005D2F34"/>
    <w:rsid w:val="005D5710"/>
    <w:rsid w:val="005D5FA9"/>
    <w:rsid w:val="005D6396"/>
    <w:rsid w:val="005D6C85"/>
    <w:rsid w:val="005E0C98"/>
    <w:rsid w:val="005E4CDF"/>
    <w:rsid w:val="005E549C"/>
    <w:rsid w:val="005F096C"/>
    <w:rsid w:val="005F5768"/>
    <w:rsid w:val="005F6134"/>
    <w:rsid w:val="005F7155"/>
    <w:rsid w:val="005F71C0"/>
    <w:rsid w:val="005F7A85"/>
    <w:rsid w:val="00600E4F"/>
    <w:rsid w:val="00600F8B"/>
    <w:rsid w:val="00602BE6"/>
    <w:rsid w:val="006038DE"/>
    <w:rsid w:val="0060419B"/>
    <w:rsid w:val="00604CA5"/>
    <w:rsid w:val="006103F8"/>
    <w:rsid w:val="0061270A"/>
    <w:rsid w:val="00616AEE"/>
    <w:rsid w:val="0062191D"/>
    <w:rsid w:val="00621C38"/>
    <w:rsid w:val="00625E48"/>
    <w:rsid w:val="006326EB"/>
    <w:rsid w:val="0063347A"/>
    <w:rsid w:val="00637320"/>
    <w:rsid w:val="00640015"/>
    <w:rsid w:val="006417ED"/>
    <w:rsid w:val="00642DD2"/>
    <w:rsid w:val="00644A7A"/>
    <w:rsid w:val="006456CC"/>
    <w:rsid w:val="006461F9"/>
    <w:rsid w:val="00652B2F"/>
    <w:rsid w:val="0065692B"/>
    <w:rsid w:val="006606A1"/>
    <w:rsid w:val="0066094D"/>
    <w:rsid w:val="00661C1A"/>
    <w:rsid w:val="00662765"/>
    <w:rsid w:val="0066757B"/>
    <w:rsid w:val="0067023B"/>
    <w:rsid w:val="00674EB8"/>
    <w:rsid w:val="00675DC4"/>
    <w:rsid w:val="00676AA2"/>
    <w:rsid w:val="0068057F"/>
    <w:rsid w:val="00681190"/>
    <w:rsid w:val="00686390"/>
    <w:rsid w:val="00694A8B"/>
    <w:rsid w:val="0069637E"/>
    <w:rsid w:val="006968DE"/>
    <w:rsid w:val="006A098C"/>
    <w:rsid w:val="006A32A2"/>
    <w:rsid w:val="006A38A2"/>
    <w:rsid w:val="006A5DF0"/>
    <w:rsid w:val="006A66BF"/>
    <w:rsid w:val="006A7A7B"/>
    <w:rsid w:val="006A7D12"/>
    <w:rsid w:val="006B1C84"/>
    <w:rsid w:val="006B2B47"/>
    <w:rsid w:val="006B342C"/>
    <w:rsid w:val="006B3447"/>
    <w:rsid w:val="006B38E1"/>
    <w:rsid w:val="006B3A4B"/>
    <w:rsid w:val="006B7A5F"/>
    <w:rsid w:val="006B7FDA"/>
    <w:rsid w:val="006C0B8A"/>
    <w:rsid w:val="006C13B4"/>
    <w:rsid w:val="006C342F"/>
    <w:rsid w:val="006C43BB"/>
    <w:rsid w:val="006C6461"/>
    <w:rsid w:val="006D0CFB"/>
    <w:rsid w:val="006D22DE"/>
    <w:rsid w:val="006D46F1"/>
    <w:rsid w:val="006D49AD"/>
    <w:rsid w:val="006D76F8"/>
    <w:rsid w:val="006E2982"/>
    <w:rsid w:val="006E2EC9"/>
    <w:rsid w:val="006E2FEC"/>
    <w:rsid w:val="006F0F9B"/>
    <w:rsid w:val="006F3FFB"/>
    <w:rsid w:val="006F41A0"/>
    <w:rsid w:val="006F4C19"/>
    <w:rsid w:val="006F663E"/>
    <w:rsid w:val="006F72DD"/>
    <w:rsid w:val="00701114"/>
    <w:rsid w:val="007039C9"/>
    <w:rsid w:val="0071272F"/>
    <w:rsid w:val="00713148"/>
    <w:rsid w:val="00713B48"/>
    <w:rsid w:val="007141A0"/>
    <w:rsid w:val="0072081D"/>
    <w:rsid w:val="007224AA"/>
    <w:rsid w:val="00722C3C"/>
    <w:rsid w:val="00723CAA"/>
    <w:rsid w:val="0072492E"/>
    <w:rsid w:val="007267C3"/>
    <w:rsid w:val="007271DC"/>
    <w:rsid w:val="00730041"/>
    <w:rsid w:val="0073167E"/>
    <w:rsid w:val="00732F28"/>
    <w:rsid w:val="007335D6"/>
    <w:rsid w:val="00733A79"/>
    <w:rsid w:val="00733DC3"/>
    <w:rsid w:val="007343CD"/>
    <w:rsid w:val="00735F5B"/>
    <w:rsid w:val="007373F1"/>
    <w:rsid w:val="00744B92"/>
    <w:rsid w:val="007454F9"/>
    <w:rsid w:val="007460AC"/>
    <w:rsid w:val="00750813"/>
    <w:rsid w:val="00757873"/>
    <w:rsid w:val="00757D41"/>
    <w:rsid w:val="00761FA9"/>
    <w:rsid w:val="00762A27"/>
    <w:rsid w:val="00762DB6"/>
    <w:rsid w:val="00763AC5"/>
    <w:rsid w:val="007640B0"/>
    <w:rsid w:val="00766316"/>
    <w:rsid w:val="007725A7"/>
    <w:rsid w:val="00773207"/>
    <w:rsid w:val="00774842"/>
    <w:rsid w:val="0077672A"/>
    <w:rsid w:val="00777326"/>
    <w:rsid w:val="00781E3E"/>
    <w:rsid w:val="0078328D"/>
    <w:rsid w:val="007840FB"/>
    <w:rsid w:val="0078499C"/>
    <w:rsid w:val="007849A4"/>
    <w:rsid w:val="00786CC4"/>
    <w:rsid w:val="00786CD5"/>
    <w:rsid w:val="0078770E"/>
    <w:rsid w:val="00790D2C"/>
    <w:rsid w:val="007960DF"/>
    <w:rsid w:val="007A3833"/>
    <w:rsid w:val="007A561F"/>
    <w:rsid w:val="007B43DF"/>
    <w:rsid w:val="007B7175"/>
    <w:rsid w:val="007C33EB"/>
    <w:rsid w:val="007C4306"/>
    <w:rsid w:val="007C469F"/>
    <w:rsid w:val="007C4960"/>
    <w:rsid w:val="007D0E47"/>
    <w:rsid w:val="007D0F4B"/>
    <w:rsid w:val="007D1FF1"/>
    <w:rsid w:val="007D5583"/>
    <w:rsid w:val="007E0F97"/>
    <w:rsid w:val="007E47F2"/>
    <w:rsid w:val="007E52C8"/>
    <w:rsid w:val="007F15AB"/>
    <w:rsid w:val="007F18AE"/>
    <w:rsid w:val="00803E8D"/>
    <w:rsid w:val="00804A50"/>
    <w:rsid w:val="00806E1C"/>
    <w:rsid w:val="00807A85"/>
    <w:rsid w:val="008102E9"/>
    <w:rsid w:val="00810470"/>
    <w:rsid w:val="00811C27"/>
    <w:rsid w:val="008121CA"/>
    <w:rsid w:val="00814B5B"/>
    <w:rsid w:val="008168AE"/>
    <w:rsid w:val="00816EA9"/>
    <w:rsid w:val="00817567"/>
    <w:rsid w:val="00821762"/>
    <w:rsid w:val="0082710D"/>
    <w:rsid w:val="00827F99"/>
    <w:rsid w:val="00830BDA"/>
    <w:rsid w:val="00831B66"/>
    <w:rsid w:val="00835448"/>
    <w:rsid w:val="00837EB3"/>
    <w:rsid w:val="0084484C"/>
    <w:rsid w:val="00845061"/>
    <w:rsid w:val="008514F5"/>
    <w:rsid w:val="008525F4"/>
    <w:rsid w:val="00855BA4"/>
    <w:rsid w:val="008616EE"/>
    <w:rsid w:val="00861F67"/>
    <w:rsid w:val="008719D9"/>
    <w:rsid w:val="00872A97"/>
    <w:rsid w:val="008735D7"/>
    <w:rsid w:val="00873662"/>
    <w:rsid w:val="00873CD3"/>
    <w:rsid w:val="00874055"/>
    <w:rsid w:val="00874CBC"/>
    <w:rsid w:val="00875DD4"/>
    <w:rsid w:val="00883603"/>
    <w:rsid w:val="00884751"/>
    <w:rsid w:val="00884B08"/>
    <w:rsid w:val="00885137"/>
    <w:rsid w:val="008852D6"/>
    <w:rsid w:val="00885810"/>
    <w:rsid w:val="00886A50"/>
    <w:rsid w:val="00887356"/>
    <w:rsid w:val="00887897"/>
    <w:rsid w:val="00893DEB"/>
    <w:rsid w:val="00895421"/>
    <w:rsid w:val="0089584D"/>
    <w:rsid w:val="00895A29"/>
    <w:rsid w:val="008A3401"/>
    <w:rsid w:val="008A4352"/>
    <w:rsid w:val="008A4ADC"/>
    <w:rsid w:val="008A6AC5"/>
    <w:rsid w:val="008B1B76"/>
    <w:rsid w:val="008B369D"/>
    <w:rsid w:val="008B3BF1"/>
    <w:rsid w:val="008B3F84"/>
    <w:rsid w:val="008C0FEC"/>
    <w:rsid w:val="008C20BC"/>
    <w:rsid w:val="008C7397"/>
    <w:rsid w:val="008D2287"/>
    <w:rsid w:val="008D2CAB"/>
    <w:rsid w:val="008D3FB8"/>
    <w:rsid w:val="008D40D8"/>
    <w:rsid w:val="008D45B1"/>
    <w:rsid w:val="008D5843"/>
    <w:rsid w:val="008D68A1"/>
    <w:rsid w:val="008D754E"/>
    <w:rsid w:val="008E0FAF"/>
    <w:rsid w:val="008E3F60"/>
    <w:rsid w:val="008E49E6"/>
    <w:rsid w:val="008E696D"/>
    <w:rsid w:val="008F1D95"/>
    <w:rsid w:val="008F3083"/>
    <w:rsid w:val="008F4401"/>
    <w:rsid w:val="008F4402"/>
    <w:rsid w:val="008F4456"/>
    <w:rsid w:val="00900580"/>
    <w:rsid w:val="00905126"/>
    <w:rsid w:val="009129FE"/>
    <w:rsid w:val="00912AC6"/>
    <w:rsid w:val="009134DF"/>
    <w:rsid w:val="00915656"/>
    <w:rsid w:val="0092114D"/>
    <w:rsid w:val="00921ACD"/>
    <w:rsid w:val="00925CF7"/>
    <w:rsid w:val="00926759"/>
    <w:rsid w:val="009309CC"/>
    <w:rsid w:val="009333B6"/>
    <w:rsid w:val="00935060"/>
    <w:rsid w:val="00940284"/>
    <w:rsid w:val="009417AE"/>
    <w:rsid w:val="00942418"/>
    <w:rsid w:val="00943364"/>
    <w:rsid w:val="009435B4"/>
    <w:rsid w:val="00944795"/>
    <w:rsid w:val="00945CC2"/>
    <w:rsid w:val="009469D4"/>
    <w:rsid w:val="00947092"/>
    <w:rsid w:val="009505BB"/>
    <w:rsid w:val="00950A91"/>
    <w:rsid w:val="009536BB"/>
    <w:rsid w:val="00953EC0"/>
    <w:rsid w:val="00960F70"/>
    <w:rsid w:val="009614C5"/>
    <w:rsid w:val="00962DED"/>
    <w:rsid w:val="00967C47"/>
    <w:rsid w:val="00970CE3"/>
    <w:rsid w:val="00971670"/>
    <w:rsid w:val="00972734"/>
    <w:rsid w:val="009763F0"/>
    <w:rsid w:val="009777C6"/>
    <w:rsid w:val="00981B2E"/>
    <w:rsid w:val="0099325F"/>
    <w:rsid w:val="00993425"/>
    <w:rsid w:val="0099663E"/>
    <w:rsid w:val="009A1846"/>
    <w:rsid w:val="009A1F9A"/>
    <w:rsid w:val="009A7661"/>
    <w:rsid w:val="009A7C55"/>
    <w:rsid w:val="009B1AAC"/>
    <w:rsid w:val="009B2092"/>
    <w:rsid w:val="009B359C"/>
    <w:rsid w:val="009B4291"/>
    <w:rsid w:val="009C1310"/>
    <w:rsid w:val="009C771A"/>
    <w:rsid w:val="009D0601"/>
    <w:rsid w:val="009D33B7"/>
    <w:rsid w:val="009E33E2"/>
    <w:rsid w:val="009E659F"/>
    <w:rsid w:val="009E740D"/>
    <w:rsid w:val="009F1ED2"/>
    <w:rsid w:val="009F7376"/>
    <w:rsid w:val="009F797A"/>
    <w:rsid w:val="00A0471B"/>
    <w:rsid w:val="00A065A5"/>
    <w:rsid w:val="00A06EFA"/>
    <w:rsid w:val="00A06F09"/>
    <w:rsid w:val="00A07074"/>
    <w:rsid w:val="00A07E85"/>
    <w:rsid w:val="00A12617"/>
    <w:rsid w:val="00A14C68"/>
    <w:rsid w:val="00A1684F"/>
    <w:rsid w:val="00A23A67"/>
    <w:rsid w:val="00A26D4C"/>
    <w:rsid w:val="00A35B4B"/>
    <w:rsid w:val="00A36434"/>
    <w:rsid w:val="00A4209E"/>
    <w:rsid w:val="00A44138"/>
    <w:rsid w:val="00A4486E"/>
    <w:rsid w:val="00A51945"/>
    <w:rsid w:val="00A53D41"/>
    <w:rsid w:val="00A550FA"/>
    <w:rsid w:val="00A5630F"/>
    <w:rsid w:val="00A56527"/>
    <w:rsid w:val="00A57D15"/>
    <w:rsid w:val="00A61862"/>
    <w:rsid w:val="00A67157"/>
    <w:rsid w:val="00A7227C"/>
    <w:rsid w:val="00A72E4F"/>
    <w:rsid w:val="00A77A51"/>
    <w:rsid w:val="00A81279"/>
    <w:rsid w:val="00A82F2C"/>
    <w:rsid w:val="00A83A13"/>
    <w:rsid w:val="00A84257"/>
    <w:rsid w:val="00A84FCC"/>
    <w:rsid w:val="00A85ACC"/>
    <w:rsid w:val="00A87D35"/>
    <w:rsid w:val="00A93329"/>
    <w:rsid w:val="00A937DC"/>
    <w:rsid w:val="00A94062"/>
    <w:rsid w:val="00A96746"/>
    <w:rsid w:val="00AA1DEA"/>
    <w:rsid w:val="00AA21FB"/>
    <w:rsid w:val="00AA4990"/>
    <w:rsid w:val="00AB431C"/>
    <w:rsid w:val="00AB489F"/>
    <w:rsid w:val="00AB49DA"/>
    <w:rsid w:val="00AB6A4E"/>
    <w:rsid w:val="00AB6D9B"/>
    <w:rsid w:val="00AC0B72"/>
    <w:rsid w:val="00AC2D20"/>
    <w:rsid w:val="00AC7533"/>
    <w:rsid w:val="00AD62D8"/>
    <w:rsid w:val="00AE051D"/>
    <w:rsid w:val="00AE35CE"/>
    <w:rsid w:val="00AE61EB"/>
    <w:rsid w:val="00AF191F"/>
    <w:rsid w:val="00AF320B"/>
    <w:rsid w:val="00AF59FB"/>
    <w:rsid w:val="00AF64C0"/>
    <w:rsid w:val="00AF724F"/>
    <w:rsid w:val="00B07739"/>
    <w:rsid w:val="00B153E2"/>
    <w:rsid w:val="00B17F92"/>
    <w:rsid w:val="00B2072D"/>
    <w:rsid w:val="00B20C7E"/>
    <w:rsid w:val="00B2230E"/>
    <w:rsid w:val="00B249B7"/>
    <w:rsid w:val="00B25F96"/>
    <w:rsid w:val="00B270FC"/>
    <w:rsid w:val="00B30D8F"/>
    <w:rsid w:val="00B31197"/>
    <w:rsid w:val="00B312F9"/>
    <w:rsid w:val="00B349B0"/>
    <w:rsid w:val="00B3520C"/>
    <w:rsid w:val="00B366CB"/>
    <w:rsid w:val="00B40EAE"/>
    <w:rsid w:val="00B427BF"/>
    <w:rsid w:val="00B47715"/>
    <w:rsid w:val="00B47B86"/>
    <w:rsid w:val="00B533A5"/>
    <w:rsid w:val="00B60421"/>
    <w:rsid w:val="00B61C08"/>
    <w:rsid w:val="00B63879"/>
    <w:rsid w:val="00B651CA"/>
    <w:rsid w:val="00B6544F"/>
    <w:rsid w:val="00B67266"/>
    <w:rsid w:val="00B74016"/>
    <w:rsid w:val="00B74F11"/>
    <w:rsid w:val="00B768FB"/>
    <w:rsid w:val="00B818C8"/>
    <w:rsid w:val="00B86F4B"/>
    <w:rsid w:val="00B87B99"/>
    <w:rsid w:val="00B9707F"/>
    <w:rsid w:val="00BA0221"/>
    <w:rsid w:val="00BA0960"/>
    <w:rsid w:val="00BA0F72"/>
    <w:rsid w:val="00BA136F"/>
    <w:rsid w:val="00BA1915"/>
    <w:rsid w:val="00BA1CD9"/>
    <w:rsid w:val="00BA7463"/>
    <w:rsid w:val="00BA7AC7"/>
    <w:rsid w:val="00BB088E"/>
    <w:rsid w:val="00BB1AF7"/>
    <w:rsid w:val="00BB3827"/>
    <w:rsid w:val="00BB4015"/>
    <w:rsid w:val="00BB69A2"/>
    <w:rsid w:val="00BC0E53"/>
    <w:rsid w:val="00BC23E1"/>
    <w:rsid w:val="00BC6D0A"/>
    <w:rsid w:val="00BD2FD4"/>
    <w:rsid w:val="00BD7A68"/>
    <w:rsid w:val="00BE29F2"/>
    <w:rsid w:val="00BE3709"/>
    <w:rsid w:val="00BE3CBB"/>
    <w:rsid w:val="00BE3D20"/>
    <w:rsid w:val="00BE4F7F"/>
    <w:rsid w:val="00BE565D"/>
    <w:rsid w:val="00BF0AA8"/>
    <w:rsid w:val="00BF1A64"/>
    <w:rsid w:val="00C02636"/>
    <w:rsid w:val="00C0482A"/>
    <w:rsid w:val="00C053D1"/>
    <w:rsid w:val="00C07903"/>
    <w:rsid w:val="00C07FF0"/>
    <w:rsid w:val="00C10250"/>
    <w:rsid w:val="00C110F6"/>
    <w:rsid w:val="00C14C9F"/>
    <w:rsid w:val="00C15D18"/>
    <w:rsid w:val="00C16743"/>
    <w:rsid w:val="00C16F6D"/>
    <w:rsid w:val="00C20C13"/>
    <w:rsid w:val="00C23832"/>
    <w:rsid w:val="00C24543"/>
    <w:rsid w:val="00C25325"/>
    <w:rsid w:val="00C25D49"/>
    <w:rsid w:val="00C32663"/>
    <w:rsid w:val="00C33383"/>
    <w:rsid w:val="00C373CD"/>
    <w:rsid w:val="00C40B0A"/>
    <w:rsid w:val="00C438FE"/>
    <w:rsid w:val="00C43EA2"/>
    <w:rsid w:val="00C44821"/>
    <w:rsid w:val="00C45696"/>
    <w:rsid w:val="00C509BD"/>
    <w:rsid w:val="00C51303"/>
    <w:rsid w:val="00C51FAF"/>
    <w:rsid w:val="00C53009"/>
    <w:rsid w:val="00C555B1"/>
    <w:rsid w:val="00C60809"/>
    <w:rsid w:val="00C70D75"/>
    <w:rsid w:val="00C73632"/>
    <w:rsid w:val="00C748D2"/>
    <w:rsid w:val="00C75BF7"/>
    <w:rsid w:val="00C80EDD"/>
    <w:rsid w:val="00C82C4C"/>
    <w:rsid w:val="00C85416"/>
    <w:rsid w:val="00C855BB"/>
    <w:rsid w:val="00C957D2"/>
    <w:rsid w:val="00CA04D3"/>
    <w:rsid w:val="00CA16EC"/>
    <w:rsid w:val="00CA1991"/>
    <w:rsid w:val="00CA2BAD"/>
    <w:rsid w:val="00CA4515"/>
    <w:rsid w:val="00CB1FA3"/>
    <w:rsid w:val="00CB20AA"/>
    <w:rsid w:val="00CB281F"/>
    <w:rsid w:val="00CB4C54"/>
    <w:rsid w:val="00CB5140"/>
    <w:rsid w:val="00CB6154"/>
    <w:rsid w:val="00CB6AA8"/>
    <w:rsid w:val="00CC23AF"/>
    <w:rsid w:val="00CC2D8A"/>
    <w:rsid w:val="00CC5408"/>
    <w:rsid w:val="00CC578B"/>
    <w:rsid w:val="00CC5BD3"/>
    <w:rsid w:val="00CC74DA"/>
    <w:rsid w:val="00CC7613"/>
    <w:rsid w:val="00CD131C"/>
    <w:rsid w:val="00CD1E94"/>
    <w:rsid w:val="00CD271E"/>
    <w:rsid w:val="00CD2AC3"/>
    <w:rsid w:val="00CD358E"/>
    <w:rsid w:val="00CE06A5"/>
    <w:rsid w:val="00CE09A3"/>
    <w:rsid w:val="00CE173B"/>
    <w:rsid w:val="00CE23B8"/>
    <w:rsid w:val="00CE4413"/>
    <w:rsid w:val="00CE7DE6"/>
    <w:rsid w:val="00CF0079"/>
    <w:rsid w:val="00D003B4"/>
    <w:rsid w:val="00D00ED5"/>
    <w:rsid w:val="00D01A64"/>
    <w:rsid w:val="00D058E3"/>
    <w:rsid w:val="00D14213"/>
    <w:rsid w:val="00D1732B"/>
    <w:rsid w:val="00D21D12"/>
    <w:rsid w:val="00D23B54"/>
    <w:rsid w:val="00D24A51"/>
    <w:rsid w:val="00D2546F"/>
    <w:rsid w:val="00D27F8B"/>
    <w:rsid w:val="00D3128C"/>
    <w:rsid w:val="00D329E5"/>
    <w:rsid w:val="00D34BA7"/>
    <w:rsid w:val="00D34BDE"/>
    <w:rsid w:val="00D35E42"/>
    <w:rsid w:val="00D35F08"/>
    <w:rsid w:val="00D42C45"/>
    <w:rsid w:val="00D44757"/>
    <w:rsid w:val="00D44D63"/>
    <w:rsid w:val="00D46DBB"/>
    <w:rsid w:val="00D47C3B"/>
    <w:rsid w:val="00D47EF1"/>
    <w:rsid w:val="00D53201"/>
    <w:rsid w:val="00D565D5"/>
    <w:rsid w:val="00D65453"/>
    <w:rsid w:val="00D6748D"/>
    <w:rsid w:val="00D709AB"/>
    <w:rsid w:val="00D72F2C"/>
    <w:rsid w:val="00D75AFA"/>
    <w:rsid w:val="00D761C3"/>
    <w:rsid w:val="00D7622B"/>
    <w:rsid w:val="00D81241"/>
    <w:rsid w:val="00D81BF4"/>
    <w:rsid w:val="00D852A5"/>
    <w:rsid w:val="00D85431"/>
    <w:rsid w:val="00D86D29"/>
    <w:rsid w:val="00D95BE4"/>
    <w:rsid w:val="00D96635"/>
    <w:rsid w:val="00DA5231"/>
    <w:rsid w:val="00DB0722"/>
    <w:rsid w:val="00DB3CA9"/>
    <w:rsid w:val="00DB507E"/>
    <w:rsid w:val="00DB61BF"/>
    <w:rsid w:val="00DB6C40"/>
    <w:rsid w:val="00DB6EDF"/>
    <w:rsid w:val="00DC1293"/>
    <w:rsid w:val="00DC3085"/>
    <w:rsid w:val="00DC39A9"/>
    <w:rsid w:val="00DC781C"/>
    <w:rsid w:val="00DC7D76"/>
    <w:rsid w:val="00DD37B3"/>
    <w:rsid w:val="00DD3A8A"/>
    <w:rsid w:val="00DD3FF9"/>
    <w:rsid w:val="00DD43B9"/>
    <w:rsid w:val="00DD5F40"/>
    <w:rsid w:val="00DE119C"/>
    <w:rsid w:val="00DE30AD"/>
    <w:rsid w:val="00DE36EB"/>
    <w:rsid w:val="00DE41DC"/>
    <w:rsid w:val="00DE5131"/>
    <w:rsid w:val="00DE7DD7"/>
    <w:rsid w:val="00DF0166"/>
    <w:rsid w:val="00DF17AC"/>
    <w:rsid w:val="00DF1B5D"/>
    <w:rsid w:val="00DF49AE"/>
    <w:rsid w:val="00DF5555"/>
    <w:rsid w:val="00DF7CAB"/>
    <w:rsid w:val="00E01007"/>
    <w:rsid w:val="00E03134"/>
    <w:rsid w:val="00E04A96"/>
    <w:rsid w:val="00E04BFD"/>
    <w:rsid w:val="00E10797"/>
    <w:rsid w:val="00E1267E"/>
    <w:rsid w:val="00E12C11"/>
    <w:rsid w:val="00E15A16"/>
    <w:rsid w:val="00E17A6D"/>
    <w:rsid w:val="00E17FDD"/>
    <w:rsid w:val="00E2088F"/>
    <w:rsid w:val="00E21E5E"/>
    <w:rsid w:val="00E22CFB"/>
    <w:rsid w:val="00E22EE4"/>
    <w:rsid w:val="00E25846"/>
    <w:rsid w:val="00E27F25"/>
    <w:rsid w:val="00E32BE8"/>
    <w:rsid w:val="00E33265"/>
    <w:rsid w:val="00E33B11"/>
    <w:rsid w:val="00E33FFE"/>
    <w:rsid w:val="00E340F3"/>
    <w:rsid w:val="00E407A6"/>
    <w:rsid w:val="00E40F3B"/>
    <w:rsid w:val="00E42147"/>
    <w:rsid w:val="00E42693"/>
    <w:rsid w:val="00E45DDC"/>
    <w:rsid w:val="00E46499"/>
    <w:rsid w:val="00E47B31"/>
    <w:rsid w:val="00E51B04"/>
    <w:rsid w:val="00E52A68"/>
    <w:rsid w:val="00E5513C"/>
    <w:rsid w:val="00E57B95"/>
    <w:rsid w:val="00E602BD"/>
    <w:rsid w:val="00E608F6"/>
    <w:rsid w:val="00E62642"/>
    <w:rsid w:val="00E6645F"/>
    <w:rsid w:val="00E727AD"/>
    <w:rsid w:val="00E7312B"/>
    <w:rsid w:val="00E74434"/>
    <w:rsid w:val="00E8339F"/>
    <w:rsid w:val="00E871AC"/>
    <w:rsid w:val="00E909AC"/>
    <w:rsid w:val="00E94326"/>
    <w:rsid w:val="00EA198C"/>
    <w:rsid w:val="00EA5030"/>
    <w:rsid w:val="00EA73E5"/>
    <w:rsid w:val="00EB0F07"/>
    <w:rsid w:val="00EB297E"/>
    <w:rsid w:val="00EB6F2E"/>
    <w:rsid w:val="00EC1D49"/>
    <w:rsid w:val="00EE0AE9"/>
    <w:rsid w:val="00EE1D86"/>
    <w:rsid w:val="00EE57A6"/>
    <w:rsid w:val="00EE5ECD"/>
    <w:rsid w:val="00EE7D8A"/>
    <w:rsid w:val="00EE7DE2"/>
    <w:rsid w:val="00EF128F"/>
    <w:rsid w:val="00EF74B5"/>
    <w:rsid w:val="00EF7EE7"/>
    <w:rsid w:val="00F003F0"/>
    <w:rsid w:val="00F011CC"/>
    <w:rsid w:val="00F01579"/>
    <w:rsid w:val="00F02561"/>
    <w:rsid w:val="00F0497F"/>
    <w:rsid w:val="00F04B06"/>
    <w:rsid w:val="00F1347B"/>
    <w:rsid w:val="00F141D6"/>
    <w:rsid w:val="00F20A73"/>
    <w:rsid w:val="00F21DA2"/>
    <w:rsid w:val="00F21E77"/>
    <w:rsid w:val="00F22B8F"/>
    <w:rsid w:val="00F23DF2"/>
    <w:rsid w:val="00F25554"/>
    <w:rsid w:val="00F25F9E"/>
    <w:rsid w:val="00F26479"/>
    <w:rsid w:val="00F26F67"/>
    <w:rsid w:val="00F315BC"/>
    <w:rsid w:val="00F36CB2"/>
    <w:rsid w:val="00F377F1"/>
    <w:rsid w:val="00F40E50"/>
    <w:rsid w:val="00F416A1"/>
    <w:rsid w:val="00F4305D"/>
    <w:rsid w:val="00F43A87"/>
    <w:rsid w:val="00F4611C"/>
    <w:rsid w:val="00F52011"/>
    <w:rsid w:val="00F54447"/>
    <w:rsid w:val="00F5542E"/>
    <w:rsid w:val="00F627A1"/>
    <w:rsid w:val="00F63285"/>
    <w:rsid w:val="00F63C41"/>
    <w:rsid w:val="00F64377"/>
    <w:rsid w:val="00F674DE"/>
    <w:rsid w:val="00F72679"/>
    <w:rsid w:val="00F8019E"/>
    <w:rsid w:val="00F80FCC"/>
    <w:rsid w:val="00F830C8"/>
    <w:rsid w:val="00F91E8B"/>
    <w:rsid w:val="00F91FDB"/>
    <w:rsid w:val="00F940EE"/>
    <w:rsid w:val="00F94442"/>
    <w:rsid w:val="00F945C4"/>
    <w:rsid w:val="00F97C71"/>
    <w:rsid w:val="00FA0ED3"/>
    <w:rsid w:val="00FA15C2"/>
    <w:rsid w:val="00FA2640"/>
    <w:rsid w:val="00FB1600"/>
    <w:rsid w:val="00FB43A7"/>
    <w:rsid w:val="00FB50B4"/>
    <w:rsid w:val="00FC2913"/>
    <w:rsid w:val="00FC4715"/>
    <w:rsid w:val="00FC5236"/>
    <w:rsid w:val="00FD0A58"/>
    <w:rsid w:val="00FD0E77"/>
    <w:rsid w:val="00FD22D7"/>
    <w:rsid w:val="00FD4920"/>
    <w:rsid w:val="00FE0805"/>
    <w:rsid w:val="00FE1F8C"/>
    <w:rsid w:val="00FE22FD"/>
    <w:rsid w:val="00FE2C8D"/>
    <w:rsid w:val="00FE6707"/>
    <w:rsid w:val="00FF0458"/>
    <w:rsid w:val="00FF1C89"/>
    <w:rsid w:val="00FF689C"/>
    <w:rsid w:val="00FF7D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E05F7D"/>
  <w15:chartTrackingRefBased/>
  <w15:docId w15:val="{07029062-7173-4C37-8151-730669FD3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7DC"/>
    <w:rPr>
      <w:rFonts w:ascii="Times New Roman" w:hAnsi="Times New Roman"/>
    </w:rPr>
  </w:style>
  <w:style w:type="paragraph" w:styleId="Heading1">
    <w:name w:val="heading 1"/>
    <w:basedOn w:val="Normal"/>
    <w:next w:val="Normal"/>
    <w:link w:val="Heading1Char"/>
    <w:uiPriority w:val="9"/>
    <w:qFormat/>
    <w:rsid w:val="00B349B0"/>
    <w:pPr>
      <w:keepNext/>
      <w:keepLines/>
      <w:spacing w:before="480" w:after="240" w:line="240" w:lineRule="auto"/>
      <w:outlineLvl w:val="0"/>
    </w:pPr>
    <w:rPr>
      <w:rFonts w:eastAsiaTheme="majorEastAsia" w:cstheme="majorBidi"/>
      <w:b/>
      <w:sz w:val="40"/>
      <w:szCs w:val="32"/>
      <w:u w:val="single"/>
    </w:rPr>
  </w:style>
  <w:style w:type="paragraph" w:styleId="Heading2">
    <w:name w:val="heading 2"/>
    <w:basedOn w:val="Normal"/>
    <w:next w:val="Normal"/>
    <w:link w:val="Heading2Char"/>
    <w:uiPriority w:val="9"/>
    <w:unhideWhenUsed/>
    <w:qFormat/>
    <w:rsid w:val="009A7C55"/>
    <w:pPr>
      <w:keepNext/>
      <w:keepLines/>
      <w:spacing w:before="160" w:after="12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E8339F"/>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A937DC"/>
    <w:pPr>
      <w:keepNext/>
      <w:keepLines/>
      <w:spacing w:before="160" w:after="12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120AFC"/>
    <w:pPr>
      <w:keepNext/>
      <w:keepLines/>
      <w:spacing w:before="280" w:after="240"/>
      <w:outlineLvl w:val="4"/>
    </w:pPr>
    <w:rPr>
      <w:rFonts w:eastAsiaTheme="majorEastAsia" w:cstheme="majorBidi"/>
      <w:b/>
      <w:i/>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46F"/>
  </w:style>
  <w:style w:type="paragraph" w:styleId="Footer">
    <w:name w:val="footer"/>
    <w:basedOn w:val="Normal"/>
    <w:link w:val="FooterChar"/>
    <w:uiPriority w:val="99"/>
    <w:unhideWhenUsed/>
    <w:rsid w:val="00D25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46F"/>
  </w:style>
  <w:style w:type="paragraph" w:styleId="ListParagraph">
    <w:name w:val="List Paragraph"/>
    <w:basedOn w:val="Normal"/>
    <w:uiPriority w:val="34"/>
    <w:qFormat/>
    <w:rsid w:val="00191E08"/>
    <w:pPr>
      <w:ind w:left="720"/>
      <w:contextualSpacing/>
    </w:pPr>
  </w:style>
  <w:style w:type="table" w:styleId="TableGrid">
    <w:name w:val="Table Grid"/>
    <w:basedOn w:val="TableNormal"/>
    <w:uiPriority w:val="39"/>
    <w:rsid w:val="00F63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C9F"/>
    <w:rPr>
      <w:color w:val="666666"/>
    </w:rPr>
  </w:style>
  <w:style w:type="character" w:styleId="Hyperlink">
    <w:name w:val="Hyperlink"/>
    <w:basedOn w:val="DefaultParagraphFont"/>
    <w:uiPriority w:val="99"/>
    <w:unhideWhenUsed/>
    <w:rsid w:val="00C23832"/>
    <w:rPr>
      <w:color w:val="0563C1" w:themeColor="hyperlink"/>
      <w:u w:val="single"/>
    </w:rPr>
  </w:style>
  <w:style w:type="character" w:styleId="UnresolvedMention">
    <w:name w:val="Unresolved Mention"/>
    <w:basedOn w:val="DefaultParagraphFont"/>
    <w:uiPriority w:val="99"/>
    <w:semiHidden/>
    <w:unhideWhenUsed/>
    <w:rsid w:val="00C23832"/>
    <w:rPr>
      <w:color w:val="605E5C"/>
      <w:shd w:val="clear" w:color="auto" w:fill="E1DFDD"/>
    </w:rPr>
  </w:style>
  <w:style w:type="character" w:customStyle="1" w:styleId="Heading2Char">
    <w:name w:val="Heading 2 Char"/>
    <w:basedOn w:val="DefaultParagraphFont"/>
    <w:link w:val="Heading2"/>
    <w:uiPriority w:val="9"/>
    <w:rsid w:val="009A7C55"/>
    <w:rPr>
      <w:rFonts w:ascii="Times New Roman" w:eastAsiaTheme="majorEastAsia" w:hAnsi="Times New Roman" w:cstheme="majorBidi"/>
      <w:b/>
      <w:sz w:val="36"/>
      <w:szCs w:val="26"/>
    </w:rPr>
  </w:style>
  <w:style w:type="character" w:customStyle="1" w:styleId="Heading1Char">
    <w:name w:val="Heading 1 Char"/>
    <w:basedOn w:val="DefaultParagraphFont"/>
    <w:link w:val="Heading1"/>
    <w:uiPriority w:val="9"/>
    <w:rsid w:val="00B349B0"/>
    <w:rPr>
      <w:rFonts w:eastAsiaTheme="majorEastAsia" w:cstheme="majorBidi"/>
      <w:b/>
      <w:sz w:val="40"/>
      <w:szCs w:val="32"/>
      <w:u w:val="single"/>
    </w:rPr>
  </w:style>
  <w:style w:type="paragraph" w:styleId="Title">
    <w:name w:val="Title"/>
    <w:basedOn w:val="Normal"/>
    <w:next w:val="Normal"/>
    <w:link w:val="TitleChar"/>
    <w:uiPriority w:val="10"/>
    <w:qFormat/>
    <w:rsid w:val="00D32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9E5"/>
    <w:rPr>
      <w:rFonts w:asciiTheme="majorHAnsi" w:eastAsiaTheme="majorEastAsia" w:hAnsiTheme="majorHAnsi" w:cstheme="majorBidi"/>
      <w:spacing w:val="-10"/>
      <w:kern w:val="28"/>
      <w:sz w:val="56"/>
      <w:szCs w:val="56"/>
    </w:rPr>
  </w:style>
  <w:style w:type="paragraph" w:customStyle="1" w:styleId="Style1">
    <w:name w:val="Style1"/>
    <w:basedOn w:val="Heading1"/>
    <w:link w:val="Style1Char"/>
    <w:rsid w:val="00921ACD"/>
    <w:rPr>
      <w:b w:val="0"/>
      <w:sz w:val="36"/>
    </w:rPr>
  </w:style>
  <w:style w:type="character" w:customStyle="1" w:styleId="Style1Char">
    <w:name w:val="Style1 Char"/>
    <w:basedOn w:val="Heading1Char"/>
    <w:link w:val="Style1"/>
    <w:rsid w:val="00921ACD"/>
    <w:rPr>
      <w:rFonts w:eastAsiaTheme="majorEastAsia" w:cstheme="majorBidi"/>
      <w:b w:val="0"/>
      <w:sz w:val="36"/>
      <w:szCs w:val="32"/>
      <w:u w:val="single"/>
    </w:rPr>
  </w:style>
  <w:style w:type="paragraph" w:customStyle="1" w:styleId="Style2">
    <w:name w:val="Style2"/>
    <w:basedOn w:val="Style1"/>
    <w:link w:val="Style2Char"/>
    <w:rsid w:val="00921ACD"/>
    <w:rPr>
      <w:sz w:val="40"/>
    </w:rPr>
  </w:style>
  <w:style w:type="character" w:customStyle="1" w:styleId="Style2Char">
    <w:name w:val="Style2 Char"/>
    <w:basedOn w:val="Style1Char"/>
    <w:link w:val="Style2"/>
    <w:rsid w:val="00921ACD"/>
    <w:rPr>
      <w:rFonts w:eastAsiaTheme="majorEastAsia" w:cstheme="majorBidi"/>
      <w:b w:val="0"/>
      <w:sz w:val="40"/>
      <w:szCs w:val="32"/>
      <w:u w:val="single"/>
    </w:rPr>
  </w:style>
  <w:style w:type="paragraph" w:customStyle="1" w:styleId="Style3">
    <w:name w:val="Style3"/>
    <w:basedOn w:val="Heading1"/>
    <w:link w:val="Style3Char"/>
    <w:rsid w:val="00F40E50"/>
  </w:style>
  <w:style w:type="character" w:customStyle="1" w:styleId="Style3Char">
    <w:name w:val="Style3 Char"/>
    <w:basedOn w:val="Heading1Char"/>
    <w:link w:val="Style3"/>
    <w:rsid w:val="00F40E50"/>
    <w:rPr>
      <w:rFonts w:eastAsiaTheme="majorEastAsia" w:cstheme="majorBidi"/>
      <w:b/>
      <w:sz w:val="40"/>
      <w:szCs w:val="32"/>
      <w:u w:val="single"/>
    </w:rPr>
  </w:style>
  <w:style w:type="paragraph" w:customStyle="1" w:styleId="Style4">
    <w:name w:val="Style4"/>
    <w:basedOn w:val="Heading1"/>
    <w:next w:val="Heading1"/>
    <w:link w:val="Style4Char"/>
    <w:rsid w:val="00021386"/>
    <w:rPr>
      <w:b w:val="0"/>
    </w:rPr>
  </w:style>
  <w:style w:type="character" w:customStyle="1" w:styleId="Style4Char">
    <w:name w:val="Style4 Char"/>
    <w:basedOn w:val="Heading1Char"/>
    <w:link w:val="Style4"/>
    <w:rsid w:val="00021386"/>
    <w:rPr>
      <w:rFonts w:eastAsiaTheme="majorEastAsia" w:cstheme="majorBidi"/>
      <w:b w:val="0"/>
      <w:sz w:val="40"/>
      <w:szCs w:val="32"/>
      <w:u w:val="single"/>
    </w:rPr>
  </w:style>
  <w:style w:type="paragraph" w:styleId="Subtitle">
    <w:name w:val="Subtitle"/>
    <w:basedOn w:val="Normal"/>
    <w:next w:val="Normal"/>
    <w:link w:val="SubtitleChar"/>
    <w:uiPriority w:val="11"/>
    <w:qFormat/>
    <w:rsid w:val="00091086"/>
    <w:pPr>
      <w:numPr>
        <w:ilvl w:val="1"/>
      </w:numPr>
    </w:pPr>
    <w:rPr>
      <w:rFonts w:eastAsiaTheme="minorEastAsia"/>
      <w:b/>
      <w:color w:val="000000" w:themeColor="text1"/>
      <w:spacing w:val="15"/>
      <w:sz w:val="24"/>
    </w:rPr>
  </w:style>
  <w:style w:type="character" w:customStyle="1" w:styleId="SubtitleChar">
    <w:name w:val="Subtitle Char"/>
    <w:basedOn w:val="DefaultParagraphFont"/>
    <w:link w:val="Subtitle"/>
    <w:uiPriority w:val="11"/>
    <w:rsid w:val="00091086"/>
    <w:rPr>
      <w:rFonts w:eastAsiaTheme="minorEastAsia"/>
      <w:b/>
      <w:color w:val="000000" w:themeColor="text1"/>
      <w:spacing w:val="15"/>
      <w:sz w:val="24"/>
    </w:rPr>
  </w:style>
  <w:style w:type="character" w:customStyle="1" w:styleId="Heading3Char">
    <w:name w:val="Heading 3 Char"/>
    <w:basedOn w:val="DefaultParagraphFont"/>
    <w:link w:val="Heading3"/>
    <w:uiPriority w:val="9"/>
    <w:rsid w:val="00E8339F"/>
    <w:rPr>
      <w:rFonts w:eastAsiaTheme="majorEastAsia" w:cstheme="majorBidi"/>
      <w:b/>
      <w:sz w:val="32"/>
      <w:szCs w:val="24"/>
    </w:rPr>
  </w:style>
  <w:style w:type="character" w:styleId="Strong">
    <w:name w:val="Strong"/>
    <w:basedOn w:val="DefaultParagraphFont"/>
    <w:uiPriority w:val="22"/>
    <w:qFormat/>
    <w:rsid w:val="00241C1C"/>
    <w:rPr>
      <w:rFonts w:asciiTheme="minorHAnsi" w:hAnsiTheme="minorHAnsi"/>
      <w:b w:val="0"/>
      <w:bCs/>
      <w:sz w:val="24"/>
    </w:rPr>
  </w:style>
  <w:style w:type="character" w:customStyle="1" w:styleId="Heading4Char">
    <w:name w:val="Heading 4 Char"/>
    <w:basedOn w:val="DefaultParagraphFont"/>
    <w:link w:val="Heading4"/>
    <w:uiPriority w:val="9"/>
    <w:rsid w:val="00A937DC"/>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120AFC"/>
    <w:rPr>
      <w:rFonts w:eastAsiaTheme="majorEastAsia" w:cstheme="majorBidi"/>
      <w:b/>
      <w:i/>
      <w:sz w:val="24"/>
      <w:u w:val="single"/>
    </w:rPr>
  </w:style>
  <w:style w:type="numbering" w:customStyle="1" w:styleId="CurrentList1">
    <w:name w:val="Current List1"/>
    <w:uiPriority w:val="99"/>
    <w:rsid w:val="002200BE"/>
    <w:pPr>
      <w:numPr>
        <w:numId w:val="74"/>
      </w:numPr>
    </w:pPr>
  </w:style>
  <w:style w:type="numbering" w:customStyle="1" w:styleId="CurrentList2">
    <w:name w:val="Current List2"/>
    <w:uiPriority w:val="99"/>
    <w:rsid w:val="002200BE"/>
    <w:pPr>
      <w:numPr>
        <w:numId w:val="75"/>
      </w:numPr>
    </w:pPr>
  </w:style>
  <w:style w:type="paragraph" w:styleId="NoSpacing">
    <w:name w:val="No Spacing"/>
    <w:uiPriority w:val="1"/>
    <w:qFormat/>
    <w:rsid w:val="00E25846"/>
    <w:pPr>
      <w:spacing w:after="0" w:line="240" w:lineRule="auto"/>
    </w:pPr>
  </w:style>
  <w:style w:type="numbering" w:customStyle="1" w:styleId="CurrentList3">
    <w:name w:val="Current List3"/>
    <w:uiPriority w:val="99"/>
    <w:rsid w:val="000E5769"/>
    <w:pPr>
      <w:numPr>
        <w:numId w:val="88"/>
      </w:numPr>
    </w:pPr>
  </w:style>
  <w:style w:type="paragraph" w:styleId="NormalWeb">
    <w:name w:val="Normal (Web)"/>
    <w:basedOn w:val="Normal"/>
    <w:uiPriority w:val="99"/>
    <w:semiHidden/>
    <w:unhideWhenUsed/>
    <w:rsid w:val="00334FD1"/>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527">
      <w:bodyDiv w:val="1"/>
      <w:marLeft w:val="0"/>
      <w:marRight w:val="0"/>
      <w:marTop w:val="0"/>
      <w:marBottom w:val="0"/>
      <w:divBdr>
        <w:top w:val="none" w:sz="0" w:space="0" w:color="auto"/>
        <w:left w:val="none" w:sz="0" w:space="0" w:color="auto"/>
        <w:bottom w:val="none" w:sz="0" w:space="0" w:color="auto"/>
        <w:right w:val="none" w:sz="0" w:space="0" w:color="auto"/>
      </w:divBdr>
    </w:div>
    <w:div w:id="14769113">
      <w:bodyDiv w:val="1"/>
      <w:marLeft w:val="0"/>
      <w:marRight w:val="0"/>
      <w:marTop w:val="0"/>
      <w:marBottom w:val="0"/>
      <w:divBdr>
        <w:top w:val="none" w:sz="0" w:space="0" w:color="auto"/>
        <w:left w:val="none" w:sz="0" w:space="0" w:color="auto"/>
        <w:bottom w:val="none" w:sz="0" w:space="0" w:color="auto"/>
        <w:right w:val="none" w:sz="0" w:space="0" w:color="auto"/>
      </w:divBdr>
    </w:div>
    <w:div w:id="15229204">
      <w:bodyDiv w:val="1"/>
      <w:marLeft w:val="0"/>
      <w:marRight w:val="0"/>
      <w:marTop w:val="0"/>
      <w:marBottom w:val="0"/>
      <w:divBdr>
        <w:top w:val="none" w:sz="0" w:space="0" w:color="auto"/>
        <w:left w:val="none" w:sz="0" w:space="0" w:color="auto"/>
        <w:bottom w:val="none" w:sz="0" w:space="0" w:color="auto"/>
        <w:right w:val="none" w:sz="0" w:space="0" w:color="auto"/>
      </w:divBdr>
    </w:div>
    <w:div w:id="22823609">
      <w:bodyDiv w:val="1"/>
      <w:marLeft w:val="0"/>
      <w:marRight w:val="0"/>
      <w:marTop w:val="0"/>
      <w:marBottom w:val="0"/>
      <w:divBdr>
        <w:top w:val="none" w:sz="0" w:space="0" w:color="auto"/>
        <w:left w:val="none" w:sz="0" w:space="0" w:color="auto"/>
        <w:bottom w:val="none" w:sz="0" w:space="0" w:color="auto"/>
        <w:right w:val="none" w:sz="0" w:space="0" w:color="auto"/>
      </w:divBdr>
    </w:div>
    <w:div w:id="26100962">
      <w:bodyDiv w:val="1"/>
      <w:marLeft w:val="0"/>
      <w:marRight w:val="0"/>
      <w:marTop w:val="0"/>
      <w:marBottom w:val="0"/>
      <w:divBdr>
        <w:top w:val="none" w:sz="0" w:space="0" w:color="auto"/>
        <w:left w:val="none" w:sz="0" w:space="0" w:color="auto"/>
        <w:bottom w:val="none" w:sz="0" w:space="0" w:color="auto"/>
        <w:right w:val="none" w:sz="0" w:space="0" w:color="auto"/>
      </w:divBdr>
      <w:divsChild>
        <w:div w:id="19717839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6300313">
      <w:bodyDiv w:val="1"/>
      <w:marLeft w:val="0"/>
      <w:marRight w:val="0"/>
      <w:marTop w:val="0"/>
      <w:marBottom w:val="0"/>
      <w:divBdr>
        <w:top w:val="none" w:sz="0" w:space="0" w:color="auto"/>
        <w:left w:val="none" w:sz="0" w:space="0" w:color="auto"/>
        <w:bottom w:val="none" w:sz="0" w:space="0" w:color="auto"/>
        <w:right w:val="none" w:sz="0" w:space="0" w:color="auto"/>
      </w:divBdr>
      <w:divsChild>
        <w:div w:id="965695127">
          <w:marLeft w:val="0"/>
          <w:marRight w:val="0"/>
          <w:marTop w:val="0"/>
          <w:marBottom w:val="0"/>
          <w:divBdr>
            <w:top w:val="none" w:sz="0" w:space="0" w:color="auto"/>
            <w:left w:val="none" w:sz="0" w:space="0" w:color="auto"/>
            <w:bottom w:val="none" w:sz="0" w:space="0" w:color="auto"/>
            <w:right w:val="none" w:sz="0" w:space="0" w:color="auto"/>
          </w:divBdr>
          <w:divsChild>
            <w:div w:id="1669941046">
              <w:marLeft w:val="0"/>
              <w:marRight w:val="0"/>
              <w:marTop w:val="0"/>
              <w:marBottom w:val="0"/>
              <w:divBdr>
                <w:top w:val="none" w:sz="0" w:space="0" w:color="auto"/>
                <w:left w:val="none" w:sz="0" w:space="0" w:color="auto"/>
                <w:bottom w:val="none" w:sz="0" w:space="0" w:color="auto"/>
                <w:right w:val="none" w:sz="0" w:space="0" w:color="auto"/>
              </w:divBdr>
            </w:div>
            <w:div w:id="229584214">
              <w:marLeft w:val="0"/>
              <w:marRight w:val="0"/>
              <w:marTop w:val="0"/>
              <w:marBottom w:val="0"/>
              <w:divBdr>
                <w:top w:val="none" w:sz="0" w:space="0" w:color="auto"/>
                <w:left w:val="none" w:sz="0" w:space="0" w:color="auto"/>
                <w:bottom w:val="none" w:sz="0" w:space="0" w:color="auto"/>
                <w:right w:val="none" w:sz="0" w:space="0" w:color="auto"/>
              </w:divBdr>
            </w:div>
            <w:div w:id="1612741095">
              <w:marLeft w:val="0"/>
              <w:marRight w:val="0"/>
              <w:marTop w:val="0"/>
              <w:marBottom w:val="0"/>
              <w:divBdr>
                <w:top w:val="none" w:sz="0" w:space="0" w:color="auto"/>
                <w:left w:val="none" w:sz="0" w:space="0" w:color="auto"/>
                <w:bottom w:val="none" w:sz="0" w:space="0" w:color="auto"/>
                <w:right w:val="none" w:sz="0" w:space="0" w:color="auto"/>
              </w:divBdr>
            </w:div>
            <w:div w:id="904877369">
              <w:marLeft w:val="0"/>
              <w:marRight w:val="0"/>
              <w:marTop w:val="0"/>
              <w:marBottom w:val="0"/>
              <w:divBdr>
                <w:top w:val="none" w:sz="0" w:space="0" w:color="auto"/>
                <w:left w:val="none" w:sz="0" w:space="0" w:color="auto"/>
                <w:bottom w:val="none" w:sz="0" w:space="0" w:color="auto"/>
                <w:right w:val="none" w:sz="0" w:space="0" w:color="auto"/>
              </w:divBdr>
            </w:div>
            <w:div w:id="511531220">
              <w:marLeft w:val="0"/>
              <w:marRight w:val="0"/>
              <w:marTop w:val="0"/>
              <w:marBottom w:val="0"/>
              <w:divBdr>
                <w:top w:val="none" w:sz="0" w:space="0" w:color="auto"/>
                <w:left w:val="none" w:sz="0" w:space="0" w:color="auto"/>
                <w:bottom w:val="none" w:sz="0" w:space="0" w:color="auto"/>
                <w:right w:val="none" w:sz="0" w:space="0" w:color="auto"/>
              </w:divBdr>
            </w:div>
            <w:div w:id="1825003880">
              <w:marLeft w:val="0"/>
              <w:marRight w:val="0"/>
              <w:marTop w:val="0"/>
              <w:marBottom w:val="0"/>
              <w:divBdr>
                <w:top w:val="none" w:sz="0" w:space="0" w:color="auto"/>
                <w:left w:val="none" w:sz="0" w:space="0" w:color="auto"/>
                <w:bottom w:val="none" w:sz="0" w:space="0" w:color="auto"/>
                <w:right w:val="none" w:sz="0" w:space="0" w:color="auto"/>
              </w:divBdr>
            </w:div>
            <w:div w:id="482889822">
              <w:marLeft w:val="0"/>
              <w:marRight w:val="0"/>
              <w:marTop w:val="0"/>
              <w:marBottom w:val="0"/>
              <w:divBdr>
                <w:top w:val="none" w:sz="0" w:space="0" w:color="auto"/>
                <w:left w:val="none" w:sz="0" w:space="0" w:color="auto"/>
                <w:bottom w:val="none" w:sz="0" w:space="0" w:color="auto"/>
                <w:right w:val="none" w:sz="0" w:space="0" w:color="auto"/>
              </w:divBdr>
            </w:div>
            <w:div w:id="862741502">
              <w:marLeft w:val="0"/>
              <w:marRight w:val="0"/>
              <w:marTop w:val="0"/>
              <w:marBottom w:val="0"/>
              <w:divBdr>
                <w:top w:val="none" w:sz="0" w:space="0" w:color="auto"/>
                <w:left w:val="none" w:sz="0" w:space="0" w:color="auto"/>
                <w:bottom w:val="none" w:sz="0" w:space="0" w:color="auto"/>
                <w:right w:val="none" w:sz="0" w:space="0" w:color="auto"/>
              </w:divBdr>
            </w:div>
            <w:div w:id="644510307">
              <w:marLeft w:val="0"/>
              <w:marRight w:val="0"/>
              <w:marTop w:val="0"/>
              <w:marBottom w:val="0"/>
              <w:divBdr>
                <w:top w:val="none" w:sz="0" w:space="0" w:color="auto"/>
                <w:left w:val="none" w:sz="0" w:space="0" w:color="auto"/>
                <w:bottom w:val="none" w:sz="0" w:space="0" w:color="auto"/>
                <w:right w:val="none" w:sz="0" w:space="0" w:color="auto"/>
              </w:divBdr>
            </w:div>
            <w:div w:id="1687093274">
              <w:marLeft w:val="0"/>
              <w:marRight w:val="0"/>
              <w:marTop w:val="0"/>
              <w:marBottom w:val="0"/>
              <w:divBdr>
                <w:top w:val="none" w:sz="0" w:space="0" w:color="auto"/>
                <w:left w:val="none" w:sz="0" w:space="0" w:color="auto"/>
                <w:bottom w:val="none" w:sz="0" w:space="0" w:color="auto"/>
                <w:right w:val="none" w:sz="0" w:space="0" w:color="auto"/>
              </w:divBdr>
            </w:div>
            <w:div w:id="1948150050">
              <w:marLeft w:val="0"/>
              <w:marRight w:val="0"/>
              <w:marTop w:val="0"/>
              <w:marBottom w:val="0"/>
              <w:divBdr>
                <w:top w:val="none" w:sz="0" w:space="0" w:color="auto"/>
                <w:left w:val="none" w:sz="0" w:space="0" w:color="auto"/>
                <w:bottom w:val="none" w:sz="0" w:space="0" w:color="auto"/>
                <w:right w:val="none" w:sz="0" w:space="0" w:color="auto"/>
              </w:divBdr>
            </w:div>
            <w:div w:id="19491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330">
      <w:bodyDiv w:val="1"/>
      <w:marLeft w:val="0"/>
      <w:marRight w:val="0"/>
      <w:marTop w:val="0"/>
      <w:marBottom w:val="0"/>
      <w:divBdr>
        <w:top w:val="none" w:sz="0" w:space="0" w:color="auto"/>
        <w:left w:val="none" w:sz="0" w:space="0" w:color="auto"/>
        <w:bottom w:val="none" w:sz="0" w:space="0" w:color="auto"/>
        <w:right w:val="none" w:sz="0" w:space="0" w:color="auto"/>
      </w:divBdr>
    </w:div>
    <w:div w:id="71857120">
      <w:bodyDiv w:val="1"/>
      <w:marLeft w:val="0"/>
      <w:marRight w:val="0"/>
      <w:marTop w:val="0"/>
      <w:marBottom w:val="0"/>
      <w:divBdr>
        <w:top w:val="none" w:sz="0" w:space="0" w:color="auto"/>
        <w:left w:val="none" w:sz="0" w:space="0" w:color="auto"/>
        <w:bottom w:val="none" w:sz="0" w:space="0" w:color="auto"/>
        <w:right w:val="none" w:sz="0" w:space="0" w:color="auto"/>
      </w:divBdr>
    </w:div>
    <w:div w:id="82999815">
      <w:bodyDiv w:val="1"/>
      <w:marLeft w:val="0"/>
      <w:marRight w:val="0"/>
      <w:marTop w:val="0"/>
      <w:marBottom w:val="0"/>
      <w:divBdr>
        <w:top w:val="none" w:sz="0" w:space="0" w:color="auto"/>
        <w:left w:val="none" w:sz="0" w:space="0" w:color="auto"/>
        <w:bottom w:val="none" w:sz="0" w:space="0" w:color="auto"/>
        <w:right w:val="none" w:sz="0" w:space="0" w:color="auto"/>
      </w:divBdr>
    </w:div>
    <w:div w:id="98836480">
      <w:bodyDiv w:val="1"/>
      <w:marLeft w:val="0"/>
      <w:marRight w:val="0"/>
      <w:marTop w:val="0"/>
      <w:marBottom w:val="0"/>
      <w:divBdr>
        <w:top w:val="none" w:sz="0" w:space="0" w:color="auto"/>
        <w:left w:val="none" w:sz="0" w:space="0" w:color="auto"/>
        <w:bottom w:val="none" w:sz="0" w:space="0" w:color="auto"/>
        <w:right w:val="none" w:sz="0" w:space="0" w:color="auto"/>
      </w:divBdr>
      <w:divsChild>
        <w:div w:id="1070347618">
          <w:marLeft w:val="0"/>
          <w:marRight w:val="0"/>
          <w:marTop w:val="0"/>
          <w:marBottom w:val="0"/>
          <w:divBdr>
            <w:top w:val="none" w:sz="0" w:space="0" w:color="auto"/>
            <w:left w:val="none" w:sz="0" w:space="0" w:color="auto"/>
            <w:bottom w:val="none" w:sz="0" w:space="0" w:color="auto"/>
            <w:right w:val="none" w:sz="0" w:space="0" w:color="auto"/>
          </w:divBdr>
          <w:divsChild>
            <w:div w:id="705527303">
              <w:marLeft w:val="0"/>
              <w:marRight w:val="0"/>
              <w:marTop w:val="0"/>
              <w:marBottom w:val="0"/>
              <w:divBdr>
                <w:top w:val="none" w:sz="0" w:space="0" w:color="auto"/>
                <w:left w:val="none" w:sz="0" w:space="0" w:color="auto"/>
                <w:bottom w:val="none" w:sz="0" w:space="0" w:color="auto"/>
                <w:right w:val="none" w:sz="0" w:space="0" w:color="auto"/>
              </w:divBdr>
            </w:div>
            <w:div w:id="135344687">
              <w:marLeft w:val="0"/>
              <w:marRight w:val="0"/>
              <w:marTop w:val="0"/>
              <w:marBottom w:val="0"/>
              <w:divBdr>
                <w:top w:val="none" w:sz="0" w:space="0" w:color="auto"/>
                <w:left w:val="none" w:sz="0" w:space="0" w:color="auto"/>
                <w:bottom w:val="none" w:sz="0" w:space="0" w:color="auto"/>
                <w:right w:val="none" w:sz="0" w:space="0" w:color="auto"/>
              </w:divBdr>
            </w:div>
            <w:div w:id="1083914004">
              <w:marLeft w:val="0"/>
              <w:marRight w:val="0"/>
              <w:marTop w:val="0"/>
              <w:marBottom w:val="0"/>
              <w:divBdr>
                <w:top w:val="none" w:sz="0" w:space="0" w:color="auto"/>
                <w:left w:val="none" w:sz="0" w:space="0" w:color="auto"/>
                <w:bottom w:val="none" w:sz="0" w:space="0" w:color="auto"/>
                <w:right w:val="none" w:sz="0" w:space="0" w:color="auto"/>
              </w:divBdr>
            </w:div>
            <w:div w:id="100345456">
              <w:marLeft w:val="0"/>
              <w:marRight w:val="0"/>
              <w:marTop w:val="0"/>
              <w:marBottom w:val="0"/>
              <w:divBdr>
                <w:top w:val="none" w:sz="0" w:space="0" w:color="auto"/>
                <w:left w:val="none" w:sz="0" w:space="0" w:color="auto"/>
                <w:bottom w:val="none" w:sz="0" w:space="0" w:color="auto"/>
                <w:right w:val="none" w:sz="0" w:space="0" w:color="auto"/>
              </w:divBdr>
            </w:div>
            <w:div w:id="468673347">
              <w:marLeft w:val="0"/>
              <w:marRight w:val="0"/>
              <w:marTop w:val="0"/>
              <w:marBottom w:val="0"/>
              <w:divBdr>
                <w:top w:val="none" w:sz="0" w:space="0" w:color="auto"/>
                <w:left w:val="none" w:sz="0" w:space="0" w:color="auto"/>
                <w:bottom w:val="none" w:sz="0" w:space="0" w:color="auto"/>
                <w:right w:val="none" w:sz="0" w:space="0" w:color="auto"/>
              </w:divBdr>
            </w:div>
            <w:div w:id="429157907">
              <w:marLeft w:val="0"/>
              <w:marRight w:val="0"/>
              <w:marTop w:val="0"/>
              <w:marBottom w:val="0"/>
              <w:divBdr>
                <w:top w:val="none" w:sz="0" w:space="0" w:color="auto"/>
                <w:left w:val="none" w:sz="0" w:space="0" w:color="auto"/>
                <w:bottom w:val="none" w:sz="0" w:space="0" w:color="auto"/>
                <w:right w:val="none" w:sz="0" w:space="0" w:color="auto"/>
              </w:divBdr>
            </w:div>
            <w:div w:id="1760178219">
              <w:marLeft w:val="0"/>
              <w:marRight w:val="0"/>
              <w:marTop w:val="0"/>
              <w:marBottom w:val="0"/>
              <w:divBdr>
                <w:top w:val="none" w:sz="0" w:space="0" w:color="auto"/>
                <w:left w:val="none" w:sz="0" w:space="0" w:color="auto"/>
                <w:bottom w:val="none" w:sz="0" w:space="0" w:color="auto"/>
                <w:right w:val="none" w:sz="0" w:space="0" w:color="auto"/>
              </w:divBdr>
            </w:div>
            <w:div w:id="39942830">
              <w:marLeft w:val="0"/>
              <w:marRight w:val="0"/>
              <w:marTop w:val="0"/>
              <w:marBottom w:val="0"/>
              <w:divBdr>
                <w:top w:val="none" w:sz="0" w:space="0" w:color="auto"/>
                <w:left w:val="none" w:sz="0" w:space="0" w:color="auto"/>
                <w:bottom w:val="none" w:sz="0" w:space="0" w:color="auto"/>
                <w:right w:val="none" w:sz="0" w:space="0" w:color="auto"/>
              </w:divBdr>
            </w:div>
            <w:div w:id="185483343">
              <w:marLeft w:val="0"/>
              <w:marRight w:val="0"/>
              <w:marTop w:val="0"/>
              <w:marBottom w:val="0"/>
              <w:divBdr>
                <w:top w:val="none" w:sz="0" w:space="0" w:color="auto"/>
                <w:left w:val="none" w:sz="0" w:space="0" w:color="auto"/>
                <w:bottom w:val="none" w:sz="0" w:space="0" w:color="auto"/>
                <w:right w:val="none" w:sz="0" w:space="0" w:color="auto"/>
              </w:divBdr>
            </w:div>
            <w:div w:id="551766941">
              <w:marLeft w:val="0"/>
              <w:marRight w:val="0"/>
              <w:marTop w:val="0"/>
              <w:marBottom w:val="0"/>
              <w:divBdr>
                <w:top w:val="none" w:sz="0" w:space="0" w:color="auto"/>
                <w:left w:val="none" w:sz="0" w:space="0" w:color="auto"/>
                <w:bottom w:val="none" w:sz="0" w:space="0" w:color="auto"/>
                <w:right w:val="none" w:sz="0" w:space="0" w:color="auto"/>
              </w:divBdr>
            </w:div>
            <w:div w:id="1509981676">
              <w:marLeft w:val="0"/>
              <w:marRight w:val="0"/>
              <w:marTop w:val="0"/>
              <w:marBottom w:val="0"/>
              <w:divBdr>
                <w:top w:val="none" w:sz="0" w:space="0" w:color="auto"/>
                <w:left w:val="none" w:sz="0" w:space="0" w:color="auto"/>
                <w:bottom w:val="none" w:sz="0" w:space="0" w:color="auto"/>
                <w:right w:val="none" w:sz="0" w:space="0" w:color="auto"/>
              </w:divBdr>
            </w:div>
            <w:div w:id="2119644049">
              <w:marLeft w:val="0"/>
              <w:marRight w:val="0"/>
              <w:marTop w:val="0"/>
              <w:marBottom w:val="0"/>
              <w:divBdr>
                <w:top w:val="none" w:sz="0" w:space="0" w:color="auto"/>
                <w:left w:val="none" w:sz="0" w:space="0" w:color="auto"/>
                <w:bottom w:val="none" w:sz="0" w:space="0" w:color="auto"/>
                <w:right w:val="none" w:sz="0" w:space="0" w:color="auto"/>
              </w:divBdr>
            </w:div>
            <w:div w:id="1190411222">
              <w:marLeft w:val="0"/>
              <w:marRight w:val="0"/>
              <w:marTop w:val="0"/>
              <w:marBottom w:val="0"/>
              <w:divBdr>
                <w:top w:val="none" w:sz="0" w:space="0" w:color="auto"/>
                <w:left w:val="none" w:sz="0" w:space="0" w:color="auto"/>
                <w:bottom w:val="none" w:sz="0" w:space="0" w:color="auto"/>
                <w:right w:val="none" w:sz="0" w:space="0" w:color="auto"/>
              </w:divBdr>
            </w:div>
            <w:div w:id="642999861">
              <w:marLeft w:val="0"/>
              <w:marRight w:val="0"/>
              <w:marTop w:val="0"/>
              <w:marBottom w:val="0"/>
              <w:divBdr>
                <w:top w:val="none" w:sz="0" w:space="0" w:color="auto"/>
                <w:left w:val="none" w:sz="0" w:space="0" w:color="auto"/>
                <w:bottom w:val="none" w:sz="0" w:space="0" w:color="auto"/>
                <w:right w:val="none" w:sz="0" w:space="0" w:color="auto"/>
              </w:divBdr>
            </w:div>
            <w:div w:id="437721265">
              <w:marLeft w:val="0"/>
              <w:marRight w:val="0"/>
              <w:marTop w:val="0"/>
              <w:marBottom w:val="0"/>
              <w:divBdr>
                <w:top w:val="none" w:sz="0" w:space="0" w:color="auto"/>
                <w:left w:val="none" w:sz="0" w:space="0" w:color="auto"/>
                <w:bottom w:val="none" w:sz="0" w:space="0" w:color="auto"/>
                <w:right w:val="none" w:sz="0" w:space="0" w:color="auto"/>
              </w:divBdr>
            </w:div>
            <w:div w:id="1116172928">
              <w:marLeft w:val="0"/>
              <w:marRight w:val="0"/>
              <w:marTop w:val="0"/>
              <w:marBottom w:val="0"/>
              <w:divBdr>
                <w:top w:val="none" w:sz="0" w:space="0" w:color="auto"/>
                <w:left w:val="none" w:sz="0" w:space="0" w:color="auto"/>
                <w:bottom w:val="none" w:sz="0" w:space="0" w:color="auto"/>
                <w:right w:val="none" w:sz="0" w:space="0" w:color="auto"/>
              </w:divBdr>
            </w:div>
            <w:div w:id="1383211525">
              <w:marLeft w:val="0"/>
              <w:marRight w:val="0"/>
              <w:marTop w:val="0"/>
              <w:marBottom w:val="0"/>
              <w:divBdr>
                <w:top w:val="none" w:sz="0" w:space="0" w:color="auto"/>
                <w:left w:val="none" w:sz="0" w:space="0" w:color="auto"/>
                <w:bottom w:val="none" w:sz="0" w:space="0" w:color="auto"/>
                <w:right w:val="none" w:sz="0" w:space="0" w:color="auto"/>
              </w:divBdr>
            </w:div>
            <w:div w:id="524371976">
              <w:marLeft w:val="0"/>
              <w:marRight w:val="0"/>
              <w:marTop w:val="0"/>
              <w:marBottom w:val="0"/>
              <w:divBdr>
                <w:top w:val="none" w:sz="0" w:space="0" w:color="auto"/>
                <w:left w:val="none" w:sz="0" w:space="0" w:color="auto"/>
                <w:bottom w:val="none" w:sz="0" w:space="0" w:color="auto"/>
                <w:right w:val="none" w:sz="0" w:space="0" w:color="auto"/>
              </w:divBdr>
            </w:div>
            <w:div w:id="2090805545">
              <w:marLeft w:val="0"/>
              <w:marRight w:val="0"/>
              <w:marTop w:val="0"/>
              <w:marBottom w:val="0"/>
              <w:divBdr>
                <w:top w:val="none" w:sz="0" w:space="0" w:color="auto"/>
                <w:left w:val="none" w:sz="0" w:space="0" w:color="auto"/>
                <w:bottom w:val="none" w:sz="0" w:space="0" w:color="auto"/>
                <w:right w:val="none" w:sz="0" w:space="0" w:color="auto"/>
              </w:divBdr>
            </w:div>
            <w:div w:id="204560914">
              <w:marLeft w:val="0"/>
              <w:marRight w:val="0"/>
              <w:marTop w:val="0"/>
              <w:marBottom w:val="0"/>
              <w:divBdr>
                <w:top w:val="none" w:sz="0" w:space="0" w:color="auto"/>
                <w:left w:val="none" w:sz="0" w:space="0" w:color="auto"/>
                <w:bottom w:val="none" w:sz="0" w:space="0" w:color="auto"/>
                <w:right w:val="none" w:sz="0" w:space="0" w:color="auto"/>
              </w:divBdr>
            </w:div>
            <w:div w:id="1973517046">
              <w:marLeft w:val="0"/>
              <w:marRight w:val="0"/>
              <w:marTop w:val="0"/>
              <w:marBottom w:val="0"/>
              <w:divBdr>
                <w:top w:val="none" w:sz="0" w:space="0" w:color="auto"/>
                <w:left w:val="none" w:sz="0" w:space="0" w:color="auto"/>
                <w:bottom w:val="none" w:sz="0" w:space="0" w:color="auto"/>
                <w:right w:val="none" w:sz="0" w:space="0" w:color="auto"/>
              </w:divBdr>
            </w:div>
            <w:div w:id="1790660170">
              <w:marLeft w:val="0"/>
              <w:marRight w:val="0"/>
              <w:marTop w:val="0"/>
              <w:marBottom w:val="0"/>
              <w:divBdr>
                <w:top w:val="none" w:sz="0" w:space="0" w:color="auto"/>
                <w:left w:val="none" w:sz="0" w:space="0" w:color="auto"/>
                <w:bottom w:val="none" w:sz="0" w:space="0" w:color="auto"/>
                <w:right w:val="none" w:sz="0" w:space="0" w:color="auto"/>
              </w:divBdr>
            </w:div>
            <w:div w:id="2107771856">
              <w:marLeft w:val="0"/>
              <w:marRight w:val="0"/>
              <w:marTop w:val="0"/>
              <w:marBottom w:val="0"/>
              <w:divBdr>
                <w:top w:val="none" w:sz="0" w:space="0" w:color="auto"/>
                <w:left w:val="none" w:sz="0" w:space="0" w:color="auto"/>
                <w:bottom w:val="none" w:sz="0" w:space="0" w:color="auto"/>
                <w:right w:val="none" w:sz="0" w:space="0" w:color="auto"/>
              </w:divBdr>
            </w:div>
            <w:div w:id="1018043602">
              <w:marLeft w:val="0"/>
              <w:marRight w:val="0"/>
              <w:marTop w:val="0"/>
              <w:marBottom w:val="0"/>
              <w:divBdr>
                <w:top w:val="none" w:sz="0" w:space="0" w:color="auto"/>
                <w:left w:val="none" w:sz="0" w:space="0" w:color="auto"/>
                <w:bottom w:val="none" w:sz="0" w:space="0" w:color="auto"/>
                <w:right w:val="none" w:sz="0" w:space="0" w:color="auto"/>
              </w:divBdr>
            </w:div>
            <w:div w:id="8434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9316">
      <w:bodyDiv w:val="1"/>
      <w:marLeft w:val="0"/>
      <w:marRight w:val="0"/>
      <w:marTop w:val="0"/>
      <w:marBottom w:val="0"/>
      <w:divBdr>
        <w:top w:val="none" w:sz="0" w:space="0" w:color="auto"/>
        <w:left w:val="none" w:sz="0" w:space="0" w:color="auto"/>
        <w:bottom w:val="none" w:sz="0" w:space="0" w:color="auto"/>
        <w:right w:val="none" w:sz="0" w:space="0" w:color="auto"/>
      </w:divBdr>
    </w:div>
    <w:div w:id="109017240">
      <w:bodyDiv w:val="1"/>
      <w:marLeft w:val="0"/>
      <w:marRight w:val="0"/>
      <w:marTop w:val="0"/>
      <w:marBottom w:val="0"/>
      <w:divBdr>
        <w:top w:val="none" w:sz="0" w:space="0" w:color="auto"/>
        <w:left w:val="none" w:sz="0" w:space="0" w:color="auto"/>
        <w:bottom w:val="none" w:sz="0" w:space="0" w:color="auto"/>
        <w:right w:val="none" w:sz="0" w:space="0" w:color="auto"/>
      </w:divBdr>
    </w:div>
    <w:div w:id="115023140">
      <w:bodyDiv w:val="1"/>
      <w:marLeft w:val="0"/>
      <w:marRight w:val="0"/>
      <w:marTop w:val="0"/>
      <w:marBottom w:val="0"/>
      <w:divBdr>
        <w:top w:val="none" w:sz="0" w:space="0" w:color="auto"/>
        <w:left w:val="none" w:sz="0" w:space="0" w:color="auto"/>
        <w:bottom w:val="none" w:sz="0" w:space="0" w:color="auto"/>
        <w:right w:val="none" w:sz="0" w:space="0" w:color="auto"/>
      </w:divBdr>
    </w:div>
    <w:div w:id="149947028">
      <w:bodyDiv w:val="1"/>
      <w:marLeft w:val="0"/>
      <w:marRight w:val="0"/>
      <w:marTop w:val="0"/>
      <w:marBottom w:val="0"/>
      <w:divBdr>
        <w:top w:val="none" w:sz="0" w:space="0" w:color="auto"/>
        <w:left w:val="none" w:sz="0" w:space="0" w:color="auto"/>
        <w:bottom w:val="none" w:sz="0" w:space="0" w:color="auto"/>
        <w:right w:val="none" w:sz="0" w:space="0" w:color="auto"/>
      </w:divBdr>
    </w:div>
    <w:div w:id="154539135">
      <w:bodyDiv w:val="1"/>
      <w:marLeft w:val="0"/>
      <w:marRight w:val="0"/>
      <w:marTop w:val="0"/>
      <w:marBottom w:val="0"/>
      <w:divBdr>
        <w:top w:val="none" w:sz="0" w:space="0" w:color="auto"/>
        <w:left w:val="none" w:sz="0" w:space="0" w:color="auto"/>
        <w:bottom w:val="none" w:sz="0" w:space="0" w:color="auto"/>
        <w:right w:val="none" w:sz="0" w:space="0" w:color="auto"/>
      </w:divBdr>
    </w:div>
    <w:div w:id="160312491">
      <w:bodyDiv w:val="1"/>
      <w:marLeft w:val="0"/>
      <w:marRight w:val="0"/>
      <w:marTop w:val="0"/>
      <w:marBottom w:val="0"/>
      <w:divBdr>
        <w:top w:val="none" w:sz="0" w:space="0" w:color="auto"/>
        <w:left w:val="none" w:sz="0" w:space="0" w:color="auto"/>
        <w:bottom w:val="none" w:sz="0" w:space="0" w:color="auto"/>
        <w:right w:val="none" w:sz="0" w:space="0" w:color="auto"/>
      </w:divBdr>
      <w:divsChild>
        <w:div w:id="1123766471">
          <w:marLeft w:val="0"/>
          <w:marRight w:val="0"/>
          <w:marTop w:val="0"/>
          <w:marBottom w:val="0"/>
          <w:divBdr>
            <w:top w:val="none" w:sz="0" w:space="0" w:color="auto"/>
            <w:left w:val="none" w:sz="0" w:space="0" w:color="auto"/>
            <w:bottom w:val="none" w:sz="0" w:space="0" w:color="auto"/>
            <w:right w:val="none" w:sz="0" w:space="0" w:color="auto"/>
          </w:divBdr>
          <w:divsChild>
            <w:div w:id="975765764">
              <w:marLeft w:val="0"/>
              <w:marRight w:val="0"/>
              <w:marTop w:val="0"/>
              <w:marBottom w:val="0"/>
              <w:divBdr>
                <w:top w:val="none" w:sz="0" w:space="0" w:color="auto"/>
                <w:left w:val="none" w:sz="0" w:space="0" w:color="auto"/>
                <w:bottom w:val="none" w:sz="0" w:space="0" w:color="auto"/>
                <w:right w:val="none" w:sz="0" w:space="0" w:color="auto"/>
              </w:divBdr>
            </w:div>
            <w:div w:id="1900897429">
              <w:marLeft w:val="0"/>
              <w:marRight w:val="0"/>
              <w:marTop w:val="0"/>
              <w:marBottom w:val="0"/>
              <w:divBdr>
                <w:top w:val="none" w:sz="0" w:space="0" w:color="auto"/>
                <w:left w:val="none" w:sz="0" w:space="0" w:color="auto"/>
                <w:bottom w:val="none" w:sz="0" w:space="0" w:color="auto"/>
                <w:right w:val="none" w:sz="0" w:space="0" w:color="auto"/>
              </w:divBdr>
            </w:div>
            <w:div w:id="1492912933">
              <w:marLeft w:val="0"/>
              <w:marRight w:val="0"/>
              <w:marTop w:val="0"/>
              <w:marBottom w:val="0"/>
              <w:divBdr>
                <w:top w:val="none" w:sz="0" w:space="0" w:color="auto"/>
                <w:left w:val="none" w:sz="0" w:space="0" w:color="auto"/>
                <w:bottom w:val="none" w:sz="0" w:space="0" w:color="auto"/>
                <w:right w:val="none" w:sz="0" w:space="0" w:color="auto"/>
              </w:divBdr>
            </w:div>
            <w:div w:id="141779835">
              <w:marLeft w:val="0"/>
              <w:marRight w:val="0"/>
              <w:marTop w:val="0"/>
              <w:marBottom w:val="0"/>
              <w:divBdr>
                <w:top w:val="none" w:sz="0" w:space="0" w:color="auto"/>
                <w:left w:val="none" w:sz="0" w:space="0" w:color="auto"/>
                <w:bottom w:val="none" w:sz="0" w:space="0" w:color="auto"/>
                <w:right w:val="none" w:sz="0" w:space="0" w:color="auto"/>
              </w:divBdr>
            </w:div>
            <w:div w:id="5253892">
              <w:marLeft w:val="0"/>
              <w:marRight w:val="0"/>
              <w:marTop w:val="0"/>
              <w:marBottom w:val="0"/>
              <w:divBdr>
                <w:top w:val="none" w:sz="0" w:space="0" w:color="auto"/>
                <w:left w:val="none" w:sz="0" w:space="0" w:color="auto"/>
                <w:bottom w:val="none" w:sz="0" w:space="0" w:color="auto"/>
                <w:right w:val="none" w:sz="0" w:space="0" w:color="auto"/>
              </w:divBdr>
            </w:div>
            <w:div w:id="1510288794">
              <w:marLeft w:val="0"/>
              <w:marRight w:val="0"/>
              <w:marTop w:val="0"/>
              <w:marBottom w:val="0"/>
              <w:divBdr>
                <w:top w:val="none" w:sz="0" w:space="0" w:color="auto"/>
                <w:left w:val="none" w:sz="0" w:space="0" w:color="auto"/>
                <w:bottom w:val="none" w:sz="0" w:space="0" w:color="auto"/>
                <w:right w:val="none" w:sz="0" w:space="0" w:color="auto"/>
              </w:divBdr>
            </w:div>
            <w:div w:id="125239768">
              <w:marLeft w:val="0"/>
              <w:marRight w:val="0"/>
              <w:marTop w:val="0"/>
              <w:marBottom w:val="0"/>
              <w:divBdr>
                <w:top w:val="none" w:sz="0" w:space="0" w:color="auto"/>
                <w:left w:val="none" w:sz="0" w:space="0" w:color="auto"/>
                <w:bottom w:val="none" w:sz="0" w:space="0" w:color="auto"/>
                <w:right w:val="none" w:sz="0" w:space="0" w:color="auto"/>
              </w:divBdr>
            </w:div>
            <w:div w:id="1163856046">
              <w:marLeft w:val="0"/>
              <w:marRight w:val="0"/>
              <w:marTop w:val="0"/>
              <w:marBottom w:val="0"/>
              <w:divBdr>
                <w:top w:val="none" w:sz="0" w:space="0" w:color="auto"/>
                <w:left w:val="none" w:sz="0" w:space="0" w:color="auto"/>
                <w:bottom w:val="none" w:sz="0" w:space="0" w:color="auto"/>
                <w:right w:val="none" w:sz="0" w:space="0" w:color="auto"/>
              </w:divBdr>
            </w:div>
            <w:div w:id="75784272">
              <w:marLeft w:val="0"/>
              <w:marRight w:val="0"/>
              <w:marTop w:val="0"/>
              <w:marBottom w:val="0"/>
              <w:divBdr>
                <w:top w:val="none" w:sz="0" w:space="0" w:color="auto"/>
                <w:left w:val="none" w:sz="0" w:space="0" w:color="auto"/>
                <w:bottom w:val="none" w:sz="0" w:space="0" w:color="auto"/>
                <w:right w:val="none" w:sz="0" w:space="0" w:color="auto"/>
              </w:divBdr>
            </w:div>
            <w:div w:id="2025279737">
              <w:marLeft w:val="0"/>
              <w:marRight w:val="0"/>
              <w:marTop w:val="0"/>
              <w:marBottom w:val="0"/>
              <w:divBdr>
                <w:top w:val="none" w:sz="0" w:space="0" w:color="auto"/>
                <w:left w:val="none" w:sz="0" w:space="0" w:color="auto"/>
                <w:bottom w:val="none" w:sz="0" w:space="0" w:color="auto"/>
                <w:right w:val="none" w:sz="0" w:space="0" w:color="auto"/>
              </w:divBdr>
            </w:div>
            <w:div w:id="2046441261">
              <w:marLeft w:val="0"/>
              <w:marRight w:val="0"/>
              <w:marTop w:val="0"/>
              <w:marBottom w:val="0"/>
              <w:divBdr>
                <w:top w:val="none" w:sz="0" w:space="0" w:color="auto"/>
                <w:left w:val="none" w:sz="0" w:space="0" w:color="auto"/>
                <w:bottom w:val="none" w:sz="0" w:space="0" w:color="auto"/>
                <w:right w:val="none" w:sz="0" w:space="0" w:color="auto"/>
              </w:divBdr>
            </w:div>
            <w:div w:id="1435057786">
              <w:marLeft w:val="0"/>
              <w:marRight w:val="0"/>
              <w:marTop w:val="0"/>
              <w:marBottom w:val="0"/>
              <w:divBdr>
                <w:top w:val="none" w:sz="0" w:space="0" w:color="auto"/>
                <w:left w:val="none" w:sz="0" w:space="0" w:color="auto"/>
                <w:bottom w:val="none" w:sz="0" w:space="0" w:color="auto"/>
                <w:right w:val="none" w:sz="0" w:space="0" w:color="auto"/>
              </w:divBdr>
            </w:div>
            <w:div w:id="1902406304">
              <w:marLeft w:val="0"/>
              <w:marRight w:val="0"/>
              <w:marTop w:val="0"/>
              <w:marBottom w:val="0"/>
              <w:divBdr>
                <w:top w:val="none" w:sz="0" w:space="0" w:color="auto"/>
                <w:left w:val="none" w:sz="0" w:space="0" w:color="auto"/>
                <w:bottom w:val="none" w:sz="0" w:space="0" w:color="auto"/>
                <w:right w:val="none" w:sz="0" w:space="0" w:color="auto"/>
              </w:divBdr>
            </w:div>
            <w:div w:id="539436747">
              <w:marLeft w:val="0"/>
              <w:marRight w:val="0"/>
              <w:marTop w:val="0"/>
              <w:marBottom w:val="0"/>
              <w:divBdr>
                <w:top w:val="none" w:sz="0" w:space="0" w:color="auto"/>
                <w:left w:val="none" w:sz="0" w:space="0" w:color="auto"/>
                <w:bottom w:val="none" w:sz="0" w:space="0" w:color="auto"/>
                <w:right w:val="none" w:sz="0" w:space="0" w:color="auto"/>
              </w:divBdr>
            </w:div>
            <w:div w:id="1033269545">
              <w:marLeft w:val="0"/>
              <w:marRight w:val="0"/>
              <w:marTop w:val="0"/>
              <w:marBottom w:val="0"/>
              <w:divBdr>
                <w:top w:val="none" w:sz="0" w:space="0" w:color="auto"/>
                <w:left w:val="none" w:sz="0" w:space="0" w:color="auto"/>
                <w:bottom w:val="none" w:sz="0" w:space="0" w:color="auto"/>
                <w:right w:val="none" w:sz="0" w:space="0" w:color="auto"/>
              </w:divBdr>
            </w:div>
            <w:div w:id="1258556306">
              <w:marLeft w:val="0"/>
              <w:marRight w:val="0"/>
              <w:marTop w:val="0"/>
              <w:marBottom w:val="0"/>
              <w:divBdr>
                <w:top w:val="none" w:sz="0" w:space="0" w:color="auto"/>
                <w:left w:val="none" w:sz="0" w:space="0" w:color="auto"/>
                <w:bottom w:val="none" w:sz="0" w:space="0" w:color="auto"/>
                <w:right w:val="none" w:sz="0" w:space="0" w:color="auto"/>
              </w:divBdr>
            </w:div>
            <w:div w:id="1854029562">
              <w:marLeft w:val="0"/>
              <w:marRight w:val="0"/>
              <w:marTop w:val="0"/>
              <w:marBottom w:val="0"/>
              <w:divBdr>
                <w:top w:val="none" w:sz="0" w:space="0" w:color="auto"/>
                <w:left w:val="none" w:sz="0" w:space="0" w:color="auto"/>
                <w:bottom w:val="none" w:sz="0" w:space="0" w:color="auto"/>
                <w:right w:val="none" w:sz="0" w:space="0" w:color="auto"/>
              </w:divBdr>
            </w:div>
            <w:div w:id="649988216">
              <w:marLeft w:val="0"/>
              <w:marRight w:val="0"/>
              <w:marTop w:val="0"/>
              <w:marBottom w:val="0"/>
              <w:divBdr>
                <w:top w:val="none" w:sz="0" w:space="0" w:color="auto"/>
                <w:left w:val="none" w:sz="0" w:space="0" w:color="auto"/>
                <w:bottom w:val="none" w:sz="0" w:space="0" w:color="auto"/>
                <w:right w:val="none" w:sz="0" w:space="0" w:color="auto"/>
              </w:divBdr>
            </w:div>
            <w:div w:id="1655791440">
              <w:marLeft w:val="0"/>
              <w:marRight w:val="0"/>
              <w:marTop w:val="0"/>
              <w:marBottom w:val="0"/>
              <w:divBdr>
                <w:top w:val="none" w:sz="0" w:space="0" w:color="auto"/>
                <w:left w:val="none" w:sz="0" w:space="0" w:color="auto"/>
                <w:bottom w:val="none" w:sz="0" w:space="0" w:color="auto"/>
                <w:right w:val="none" w:sz="0" w:space="0" w:color="auto"/>
              </w:divBdr>
            </w:div>
            <w:div w:id="594821532">
              <w:marLeft w:val="0"/>
              <w:marRight w:val="0"/>
              <w:marTop w:val="0"/>
              <w:marBottom w:val="0"/>
              <w:divBdr>
                <w:top w:val="none" w:sz="0" w:space="0" w:color="auto"/>
                <w:left w:val="none" w:sz="0" w:space="0" w:color="auto"/>
                <w:bottom w:val="none" w:sz="0" w:space="0" w:color="auto"/>
                <w:right w:val="none" w:sz="0" w:space="0" w:color="auto"/>
              </w:divBdr>
            </w:div>
            <w:div w:id="259799675">
              <w:marLeft w:val="0"/>
              <w:marRight w:val="0"/>
              <w:marTop w:val="0"/>
              <w:marBottom w:val="0"/>
              <w:divBdr>
                <w:top w:val="none" w:sz="0" w:space="0" w:color="auto"/>
                <w:left w:val="none" w:sz="0" w:space="0" w:color="auto"/>
                <w:bottom w:val="none" w:sz="0" w:space="0" w:color="auto"/>
                <w:right w:val="none" w:sz="0" w:space="0" w:color="auto"/>
              </w:divBdr>
            </w:div>
            <w:div w:id="490875153">
              <w:marLeft w:val="0"/>
              <w:marRight w:val="0"/>
              <w:marTop w:val="0"/>
              <w:marBottom w:val="0"/>
              <w:divBdr>
                <w:top w:val="none" w:sz="0" w:space="0" w:color="auto"/>
                <w:left w:val="none" w:sz="0" w:space="0" w:color="auto"/>
                <w:bottom w:val="none" w:sz="0" w:space="0" w:color="auto"/>
                <w:right w:val="none" w:sz="0" w:space="0" w:color="auto"/>
              </w:divBdr>
            </w:div>
            <w:div w:id="358433580">
              <w:marLeft w:val="0"/>
              <w:marRight w:val="0"/>
              <w:marTop w:val="0"/>
              <w:marBottom w:val="0"/>
              <w:divBdr>
                <w:top w:val="none" w:sz="0" w:space="0" w:color="auto"/>
                <w:left w:val="none" w:sz="0" w:space="0" w:color="auto"/>
                <w:bottom w:val="none" w:sz="0" w:space="0" w:color="auto"/>
                <w:right w:val="none" w:sz="0" w:space="0" w:color="auto"/>
              </w:divBdr>
            </w:div>
            <w:div w:id="464348225">
              <w:marLeft w:val="0"/>
              <w:marRight w:val="0"/>
              <w:marTop w:val="0"/>
              <w:marBottom w:val="0"/>
              <w:divBdr>
                <w:top w:val="none" w:sz="0" w:space="0" w:color="auto"/>
                <w:left w:val="none" w:sz="0" w:space="0" w:color="auto"/>
                <w:bottom w:val="none" w:sz="0" w:space="0" w:color="auto"/>
                <w:right w:val="none" w:sz="0" w:space="0" w:color="auto"/>
              </w:divBdr>
            </w:div>
            <w:div w:id="856887029">
              <w:marLeft w:val="0"/>
              <w:marRight w:val="0"/>
              <w:marTop w:val="0"/>
              <w:marBottom w:val="0"/>
              <w:divBdr>
                <w:top w:val="none" w:sz="0" w:space="0" w:color="auto"/>
                <w:left w:val="none" w:sz="0" w:space="0" w:color="auto"/>
                <w:bottom w:val="none" w:sz="0" w:space="0" w:color="auto"/>
                <w:right w:val="none" w:sz="0" w:space="0" w:color="auto"/>
              </w:divBdr>
            </w:div>
            <w:div w:id="16520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293">
      <w:bodyDiv w:val="1"/>
      <w:marLeft w:val="0"/>
      <w:marRight w:val="0"/>
      <w:marTop w:val="0"/>
      <w:marBottom w:val="0"/>
      <w:divBdr>
        <w:top w:val="none" w:sz="0" w:space="0" w:color="auto"/>
        <w:left w:val="none" w:sz="0" w:space="0" w:color="auto"/>
        <w:bottom w:val="none" w:sz="0" w:space="0" w:color="auto"/>
        <w:right w:val="none" w:sz="0" w:space="0" w:color="auto"/>
      </w:divBdr>
    </w:div>
    <w:div w:id="226721225">
      <w:bodyDiv w:val="1"/>
      <w:marLeft w:val="0"/>
      <w:marRight w:val="0"/>
      <w:marTop w:val="0"/>
      <w:marBottom w:val="0"/>
      <w:divBdr>
        <w:top w:val="none" w:sz="0" w:space="0" w:color="auto"/>
        <w:left w:val="none" w:sz="0" w:space="0" w:color="auto"/>
        <w:bottom w:val="none" w:sz="0" w:space="0" w:color="auto"/>
        <w:right w:val="none" w:sz="0" w:space="0" w:color="auto"/>
      </w:divBdr>
      <w:divsChild>
        <w:div w:id="1340231309">
          <w:marLeft w:val="0"/>
          <w:marRight w:val="0"/>
          <w:marTop w:val="0"/>
          <w:marBottom w:val="0"/>
          <w:divBdr>
            <w:top w:val="none" w:sz="0" w:space="0" w:color="auto"/>
            <w:left w:val="none" w:sz="0" w:space="0" w:color="auto"/>
            <w:bottom w:val="none" w:sz="0" w:space="0" w:color="auto"/>
            <w:right w:val="none" w:sz="0" w:space="0" w:color="auto"/>
          </w:divBdr>
          <w:divsChild>
            <w:div w:id="1256522462">
              <w:marLeft w:val="0"/>
              <w:marRight w:val="0"/>
              <w:marTop w:val="0"/>
              <w:marBottom w:val="0"/>
              <w:divBdr>
                <w:top w:val="none" w:sz="0" w:space="0" w:color="auto"/>
                <w:left w:val="none" w:sz="0" w:space="0" w:color="auto"/>
                <w:bottom w:val="none" w:sz="0" w:space="0" w:color="auto"/>
                <w:right w:val="none" w:sz="0" w:space="0" w:color="auto"/>
              </w:divBdr>
            </w:div>
            <w:div w:id="5910647">
              <w:marLeft w:val="0"/>
              <w:marRight w:val="0"/>
              <w:marTop w:val="0"/>
              <w:marBottom w:val="0"/>
              <w:divBdr>
                <w:top w:val="none" w:sz="0" w:space="0" w:color="auto"/>
                <w:left w:val="none" w:sz="0" w:space="0" w:color="auto"/>
                <w:bottom w:val="none" w:sz="0" w:space="0" w:color="auto"/>
                <w:right w:val="none" w:sz="0" w:space="0" w:color="auto"/>
              </w:divBdr>
            </w:div>
            <w:div w:id="1363902446">
              <w:marLeft w:val="0"/>
              <w:marRight w:val="0"/>
              <w:marTop w:val="0"/>
              <w:marBottom w:val="0"/>
              <w:divBdr>
                <w:top w:val="none" w:sz="0" w:space="0" w:color="auto"/>
                <w:left w:val="none" w:sz="0" w:space="0" w:color="auto"/>
                <w:bottom w:val="none" w:sz="0" w:space="0" w:color="auto"/>
                <w:right w:val="none" w:sz="0" w:space="0" w:color="auto"/>
              </w:divBdr>
            </w:div>
            <w:div w:id="188682029">
              <w:marLeft w:val="0"/>
              <w:marRight w:val="0"/>
              <w:marTop w:val="0"/>
              <w:marBottom w:val="0"/>
              <w:divBdr>
                <w:top w:val="none" w:sz="0" w:space="0" w:color="auto"/>
                <w:left w:val="none" w:sz="0" w:space="0" w:color="auto"/>
                <w:bottom w:val="none" w:sz="0" w:space="0" w:color="auto"/>
                <w:right w:val="none" w:sz="0" w:space="0" w:color="auto"/>
              </w:divBdr>
            </w:div>
            <w:div w:id="1118765624">
              <w:marLeft w:val="0"/>
              <w:marRight w:val="0"/>
              <w:marTop w:val="0"/>
              <w:marBottom w:val="0"/>
              <w:divBdr>
                <w:top w:val="none" w:sz="0" w:space="0" w:color="auto"/>
                <w:left w:val="none" w:sz="0" w:space="0" w:color="auto"/>
                <w:bottom w:val="none" w:sz="0" w:space="0" w:color="auto"/>
                <w:right w:val="none" w:sz="0" w:space="0" w:color="auto"/>
              </w:divBdr>
            </w:div>
            <w:div w:id="619914813">
              <w:marLeft w:val="0"/>
              <w:marRight w:val="0"/>
              <w:marTop w:val="0"/>
              <w:marBottom w:val="0"/>
              <w:divBdr>
                <w:top w:val="none" w:sz="0" w:space="0" w:color="auto"/>
                <w:left w:val="none" w:sz="0" w:space="0" w:color="auto"/>
                <w:bottom w:val="none" w:sz="0" w:space="0" w:color="auto"/>
                <w:right w:val="none" w:sz="0" w:space="0" w:color="auto"/>
              </w:divBdr>
            </w:div>
            <w:div w:id="393159928">
              <w:marLeft w:val="0"/>
              <w:marRight w:val="0"/>
              <w:marTop w:val="0"/>
              <w:marBottom w:val="0"/>
              <w:divBdr>
                <w:top w:val="none" w:sz="0" w:space="0" w:color="auto"/>
                <w:left w:val="none" w:sz="0" w:space="0" w:color="auto"/>
                <w:bottom w:val="none" w:sz="0" w:space="0" w:color="auto"/>
                <w:right w:val="none" w:sz="0" w:space="0" w:color="auto"/>
              </w:divBdr>
            </w:div>
            <w:div w:id="1409621147">
              <w:marLeft w:val="0"/>
              <w:marRight w:val="0"/>
              <w:marTop w:val="0"/>
              <w:marBottom w:val="0"/>
              <w:divBdr>
                <w:top w:val="none" w:sz="0" w:space="0" w:color="auto"/>
                <w:left w:val="none" w:sz="0" w:space="0" w:color="auto"/>
                <w:bottom w:val="none" w:sz="0" w:space="0" w:color="auto"/>
                <w:right w:val="none" w:sz="0" w:space="0" w:color="auto"/>
              </w:divBdr>
            </w:div>
            <w:div w:id="2067950992">
              <w:marLeft w:val="0"/>
              <w:marRight w:val="0"/>
              <w:marTop w:val="0"/>
              <w:marBottom w:val="0"/>
              <w:divBdr>
                <w:top w:val="none" w:sz="0" w:space="0" w:color="auto"/>
                <w:left w:val="none" w:sz="0" w:space="0" w:color="auto"/>
                <w:bottom w:val="none" w:sz="0" w:space="0" w:color="auto"/>
                <w:right w:val="none" w:sz="0" w:space="0" w:color="auto"/>
              </w:divBdr>
            </w:div>
            <w:div w:id="1219825471">
              <w:marLeft w:val="0"/>
              <w:marRight w:val="0"/>
              <w:marTop w:val="0"/>
              <w:marBottom w:val="0"/>
              <w:divBdr>
                <w:top w:val="none" w:sz="0" w:space="0" w:color="auto"/>
                <w:left w:val="none" w:sz="0" w:space="0" w:color="auto"/>
                <w:bottom w:val="none" w:sz="0" w:space="0" w:color="auto"/>
                <w:right w:val="none" w:sz="0" w:space="0" w:color="auto"/>
              </w:divBdr>
            </w:div>
            <w:div w:id="1953390323">
              <w:marLeft w:val="0"/>
              <w:marRight w:val="0"/>
              <w:marTop w:val="0"/>
              <w:marBottom w:val="0"/>
              <w:divBdr>
                <w:top w:val="none" w:sz="0" w:space="0" w:color="auto"/>
                <w:left w:val="none" w:sz="0" w:space="0" w:color="auto"/>
                <w:bottom w:val="none" w:sz="0" w:space="0" w:color="auto"/>
                <w:right w:val="none" w:sz="0" w:space="0" w:color="auto"/>
              </w:divBdr>
            </w:div>
            <w:div w:id="758060804">
              <w:marLeft w:val="0"/>
              <w:marRight w:val="0"/>
              <w:marTop w:val="0"/>
              <w:marBottom w:val="0"/>
              <w:divBdr>
                <w:top w:val="none" w:sz="0" w:space="0" w:color="auto"/>
                <w:left w:val="none" w:sz="0" w:space="0" w:color="auto"/>
                <w:bottom w:val="none" w:sz="0" w:space="0" w:color="auto"/>
                <w:right w:val="none" w:sz="0" w:space="0" w:color="auto"/>
              </w:divBdr>
            </w:div>
            <w:div w:id="2047294813">
              <w:marLeft w:val="0"/>
              <w:marRight w:val="0"/>
              <w:marTop w:val="0"/>
              <w:marBottom w:val="0"/>
              <w:divBdr>
                <w:top w:val="none" w:sz="0" w:space="0" w:color="auto"/>
                <w:left w:val="none" w:sz="0" w:space="0" w:color="auto"/>
                <w:bottom w:val="none" w:sz="0" w:space="0" w:color="auto"/>
                <w:right w:val="none" w:sz="0" w:space="0" w:color="auto"/>
              </w:divBdr>
            </w:div>
            <w:div w:id="603272590">
              <w:marLeft w:val="0"/>
              <w:marRight w:val="0"/>
              <w:marTop w:val="0"/>
              <w:marBottom w:val="0"/>
              <w:divBdr>
                <w:top w:val="none" w:sz="0" w:space="0" w:color="auto"/>
                <w:left w:val="none" w:sz="0" w:space="0" w:color="auto"/>
                <w:bottom w:val="none" w:sz="0" w:space="0" w:color="auto"/>
                <w:right w:val="none" w:sz="0" w:space="0" w:color="auto"/>
              </w:divBdr>
            </w:div>
            <w:div w:id="457383338">
              <w:marLeft w:val="0"/>
              <w:marRight w:val="0"/>
              <w:marTop w:val="0"/>
              <w:marBottom w:val="0"/>
              <w:divBdr>
                <w:top w:val="none" w:sz="0" w:space="0" w:color="auto"/>
                <w:left w:val="none" w:sz="0" w:space="0" w:color="auto"/>
                <w:bottom w:val="none" w:sz="0" w:space="0" w:color="auto"/>
                <w:right w:val="none" w:sz="0" w:space="0" w:color="auto"/>
              </w:divBdr>
            </w:div>
            <w:div w:id="525756843">
              <w:marLeft w:val="0"/>
              <w:marRight w:val="0"/>
              <w:marTop w:val="0"/>
              <w:marBottom w:val="0"/>
              <w:divBdr>
                <w:top w:val="none" w:sz="0" w:space="0" w:color="auto"/>
                <w:left w:val="none" w:sz="0" w:space="0" w:color="auto"/>
                <w:bottom w:val="none" w:sz="0" w:space="0" w:color="auto"/>
                <w:right w:val="none" w:sz="0" w:space="0" w:color="auto"/>
              </w:divBdr>
            </w:div>
            <w:div w:id="1891570895">
              <w:marLeft w:val="0"/>
              <w:marRight w:val="0"/>
              <w:marTop w:val="0"/>
              <w:marBottom w:val="0"/>
              <w:divBdr>
                <w:top w:val="none" w:sz="0" w:space="0" w:color="auto"/>
                <w:left w:val="none" w:sz="0" w:space="0" w:color="auto"/>
                <w:bottom w:val="none" w:sz="0" w:space="0" w:color="auto"/>
                <w:right w:val="none" w:sz="0" w:space="0" w:color="auto"/>
              </w:divBdr>
            </w:div>
            <w:div w:id="1397706148">
              <w:marLeft w:val="0"/>
              <w:marRight w:val="0"/>
              <w:marTop w:val="0"/>
              <w:marBottom w:val="0"/>
              <w:divBdr>
                <w:top w:val="none" w:sz="0" w:space="0" w:color="auto"/>
                <w:left w:val="none" w:sz="0" w:space="0" w:color="auto"/>
                <w:bottom w:val="none" w:sz="0" w:space="0" w:color="auto"/>
                <w:right w:val="none" w:sz="0" w:space="0" w:color="auto"/>
              </w:divBdr>
            </w:div>
            <w:div w:id="584413883">
              <w:marLeft w:val="0"/>
              <w:marRight w:val="0"/>
              <w:marTop w:val="0"/>
              <w:marBottom w:val="0"/>
              <w:divBdr>
                <w:top w:val="none" w:sz="0" w:space="0" w:color="auto"/>
                <w:left w:val="none" w:sz="0" w:space="0" w:color="auto"/>
                <w:bottom w:val="none" w:sz="0" w:space="0" w:color="auto"/>
                <w:right w:val="none" w:sz="0" w:space="0" w:color="auto"/>
              </w:divBdr>
            </w:div>
            <w:div w:id="224028545">
              <w:marLeft w:val="0"/>
              <w:marRight w:val="0"/>
              <w:marTop w:val="0"/>
              <w:marBottom w:val="0"/>
              <w:divBdr>
                <w:top w:val="none" w:sz="0" w:space="0" w:color="auto"/>
                <w:left w:val="none" w:sz="0" w:space="0" w:color="auto"/>
                <w:bottom w:val="none" w:sz="0" w:space="0" w:color="auto"/>
                <w:right w:val="none" w:sz="0" w:space="0" w:color="auto"/>
              </w:divBdr>
            </w:div>
            <w:div w:id="1612787553">
              <w:marLeft w:val="0"/>
              <w:marRight w:val="0"/>
              <w:marTop w:val="0"/>
              <w:marBottom w:val="0"/>
              <w:divBdr>
                <w:top w:val="none" w:sz="0" w:space="0" w:color="auto"/>
                <w:left w:val="none" w:sz="0" w:space="0" w:color="auto"/>
                <w:bottom w:val="none" w:sz="0" w:space="0" w:color="auto"/>
                <w:right w:val="none" w:sz="0" w:space="0" w:color="auto"/>
              </w:divBdr>
            </w:div>
            <w:div w:id="959411697">
              <w:marLeft w:val="0"/>
              <w:marRight w:val="0"/>
              <w:marTop w:val="0"/>
              <w:marBottom w:val="0"/>
              <w:divBdr>
                <w:top w:val="none" w:sz="0" w:space="0" w:color="auto"/>
                <w:left w:val="none" w:sz="0" w:space="0" w:color="auto"/>
                <w:bottom w:val="none" w:sz="0" w:space="0" w:color="auto"/>
                <w:right w:val="none" w:sz="0" w:space="0" w:color="auto"/>
              </w:divBdr>
            </w:div>
            <w:div w:id="1399861456">
              <w:marLeft w:val="0"/>
              <w:marRight w:val="0"/>
              <w:marTop w:val="0"/>
              <w:marBottom w:val="0"/>
              <w:divBdr>
                <w:top w:val="none" w:sz="0" w:space="0" w:color="auto"/>
                <w:left w:val="none" w:sz="0" w:space="0" w:color="auto"/>
                <w:bottom w:val="none" w:sz="0" w:space="0" w:color="auto"/>
                <w:right w:val="none" w:sz="0" w:space="0" w:color="auto"/>
              </w:divBdr>
            </w:div>
            <w:div w:id="11044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883">
      <w:bodyDiv w:val="1"/>
      <w:marLeft w:val="0"/>
      <w:marRight w:val="0"/>
      <w:marTop w:val="0"/>
      <w:marBottom w:val="0"/>
      <w:divBdr>
        <w:top w:val="none" w:sz="0" w:space="0" w:color="auto"/>
        <w:left w:val="none" w:sz="0" w:space="0" w:color="auto"/>
        <w:bottom w:val="none" w:sz="0" w:space="0" w:color="auto"/>
        <w:right w:val="none" w:sz="0" w:space="0" w:color="auto"/>
      </w:divBdr>
    </w:div>
    <w:div w:id="284774869">
      <w:bodyDiv w:val="1"/>
      <w:marLeft w:val="0"/>
      <w:marRight w:val="0"/>
      <w:marTop w:val="0"/>
      <w:marBottom w:val="0"/>
      <w:divBdr>
        <w:top w:val="none" w:sz="0" w:space="0" w:color="auto"/>
        <w:left w:val="none" w:sz="0" w:space="0" w:color="auto"/>
        <w:bottom w:val="none" w:sz="0" w:space="0" w:color="auto"/>
        <w:right w:val="none" w:sz="0" w:space="0" w:color="auto"/>
      </w:divBdr>
    </w:div>
    <w:div w:id="295530469">
      <w:bodyDiv w:val="1"/>
      <w:marLeft w:val="0"/>
      <w:marRight w:val="0"/>
      <w:marTop w:val="0"/>
      <w:marBottom w:val="0"/>
      <w:divBdr>
        <w:top w:val="none" w:sz="0" w:space="0" w:color="auto"/>
        <w:left w:val="none" w:sz="0" w:space="0" w:color="auto"/>
        <w:bottom w:val="none" w:sz="0" w:space="0" w:color="auto"/>
        <w:right w:val="none" w:sz="0" w:space="0" w:color="auto"/>
      </w:divBdr>
    </w:div>
    <w:div w:id="295572411">
      <w:bodyDiv w:val="1"/>
      <w:marLeft w:val="0"/>
      <w:marRight w:val="0"/>
      <w:marTop w:val="0"/>
      <w:marBottom w:val="0"/>
      <w:divBdr>
        <w:top w:val="none" w:sz="0" w:space="0" w:color="auto"/>
        <w:left w:val="none" w:sz="0" w:space="0" w:color="auto"/>
        <w:bottom w:val="none" w:sz="0" w:space="0" w:color="auto"/>
        <w:right w:val="none" w:sz="0" w:space="0" w:color="auto"/>
      </w:divBdr>
      <w:divsChild>
        <w:div w:id="2051804505">
          <w:marLeft w:val="0"/>
          <w:marRight w:val="0"/>
          <w:marTop w:val="0"/>
          <w:marBottom w:val="0"/>
          <w:divBdr>
            <w:top w:val="none" w:sz="0" w:space="0" w:color="auto"/>
            <w:left w:val="none" w:sz="0" w:space="0" w:color="auto"/>
            <w:bottom w:val="none" w:sz="0" w:space="0" w:color="auto"/>
            <w:right w:val="none" w:sz="0" w:space="0" w:color="auto"/>
          </w:divBdr>
          <w:divsChild>
            <w:div w:id="20544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5623">
      <w:bodyDiv w:val="1"/>
      <w:marLeft w:val="0"/>
      <w:marRight w:val="0"/>
      <w:marTop w:val="0"/>
      <w:marBottom w:val="0"/>
      <w:divBdr>
        <w:top w:val="none" w:sz="0" w:space="0" w:color="auto"/>
        <w:left w:val="none" w:sz="0" w:space="0" w:color="auto"/>
        <w:bottom w:val="none" w:sz="0" w:space="0" w:color="auto"/>
        <w:right w:val="none" w:sz="0" w:space="0" w:color="auto"/>
      </w:divBdr>
      <w:divsChild>
        <w:div w:id="160586152">
          <w:marLeft w:val="0"/>
          <w:marRight w:val="0"/>
          <w:marTop w:val="0"/>
          <w:marBottom w:val="0"/>
          <w:divBdr>
            <w:top w:val="none" w:sz="0" w:space="0" w:color="auto"/>
            <w:left w:val="none" w:sz="0" w:space="0" w:color="auto"/>
            <w:bottom w:val="none" w:sz="0" w:space="0" w:color="auto"/>
            <w:right w:val="none" w:sz="0" w:space="0" w:color="auto"/>
          </w:divBdr>
          <w:divsChild>
            <w:div w:id="3691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9490">
      <w:bodyDiv w:val="1"/>
      <w:marLeft w:val="0"/>
      <w:marRight w:val="0"/>
      <w:marTop w:val="0"/>
      <w:marBottom w:val="0"/>
      <w:divBdr>
        <w:top w:val="none" w:sz="0" w:space="0" w:color="auto"/>
        <w:left w:val="none" w:sz="0" w:space="0" w:color="auto"/>
        <w:bottom w:val="none" w:sz="0" w:space="0" w:color="auto"/>
        <w:right w:val="none" w:sz="0" w:space="0" w:color="auto"/>
      </w:divBdr>
    </w:div>
    <w:div w:id="299530425">
      <w:bodyDiv w:val="1"/>
      <w:marLeft w:val="0"/>
      <w:marRight w:val="0"/>
      <w:marTop w:val="0"/>
      <w:marBottom w:val="0"/>
      <w:divBdr>
        <w:top w:val="none" w:sz="0" w:space="0" w:color="auto"/>
        <w:left w:val="none" w:sz="0" w:space="0" w:color="auto"/>
        <w:bottom w:val="none" w:sz="0" w:space="0" w:color="auto"/>
        <w:right w:val="none" w:sz="0" w:space="0" w:color="auto"/>
      </w:divBdr>
    </w:div>
    <w:div w:id="303658655">
      <w:bodyDiv w:val="1"/>
      <w:marLeft w:val="0"/>
      <w:marRight w:val="0"/>
      <w:marTop w:val="0"/>
      <w:marBottom w:val="0"/>
      <w:divBdr>
        <w:top w:val="none" w:sz="0" w:space="0" w:color="auto"/>
        <w:left w:val="none" w:sz="0" w:space="0" w:color="auto"/>
        <w:bottom w:val="none" w:sz="0" w:space="0" w:color="auto"/>
        <w:right w:val="none" w:sz="0" w:space="0" w:color="auto"/>
      </w:divBdr>
    </w:div>
    <w:div w:id="309407175">
      <w:bodyDiv w:val="1"/>
      <w:marLeft w:val="0"/>
      <w:marRight w:val="0"/>
      <w:marTop w:val="0"/>
      <w:marBottom w:val="0"/>
      <w:divBdr>
        <w:top w:val="none" w:sz="0" w:space="0" w:color="auto"/>
        <w:left w:val="none" w:sz="0" w:space="0" w:color="auto"/>
        <w:bottom w:val="none" w:sz="0" w:space="0" w:color="auto"/>
        <w:right w:val="none" w:sz="0" w:space="0" w:color="auto"/>
      </w:divBdr>
    </w:div>
    <w:div w:id="311562237">
      <w:bodyDiv w:val="1"/>
      <w:marLeft w:val="0"/>
      <w:marRight w:val="0"/>
      <w:marTop w:val="0"/>
      <w:marBottom w:val="0"/>
      <w:divBdr>
        <w:top w:val="none" w:sz="0" w:space="0" w:color="auto"/>
        <w:left w:val="none" w:sz="0" w:space="0" w:color="auto"/>
        <w:bottom w:val="none" w:sz="0" w:space="0" w:color="auto"/>
        <w:right w:val="none" w:sz="0" w:space="0" w:color="auto"/>
      </w:divBdr>
    </w:div>
    <w:div w:id="315913464">
      <w:bodyDiv w:val="1"/>
      <w:marLeft w:val="0"/>
      <w:marRight w:val="0"/>
      <w:marTop w:val="0"/>
      <w:marBottom w:val="0"/>
      <w:divBdr>
        <w:top w:val="none" w:sz="0" w:space="0" w:color="auto"/>
        <w:left w:val="none" w:sz="0" w:space="0" w:color="auto"/>
        <w:bottom w:val="none" w:sz="0" w:space="0" w:color="auto"/>
        <w:right w:val="none" w:sz="0" w:space="0" w:color="auto"/>
      </w:divBdr>
    </w:div>
    <w:div w:id="365370371">
      <w:bodyDiv w:val="1"/>
      <w:marLeft w:val="0"/>
      <w:marRight w:val="0"/>
      <w:marTop w:val="0"/>
      <w:marBottom w:val="0"/>
      <w:divBdr>
        <w:top w:val="none" w:sz="0" w:space="0" w:color="auto"/>
        <w:left w:val="none" w:sz="0" w:space="0" w:color="auto"/>
        <w:bottom w:val="none" w:sz="0" w:space="0" w:color="auto"/>
        <w:right w:val="none" w:sz="0" w:space="0" w:color="auto"/>
      </w:divBdr>
      <w:divsChild>
        <w:div w:id="715859794">
          <w:marLeft w:val="0"/>
          <w:marRight w:val="0"/>
          <w:marTop w:val="0"/>
          <w:marBottom w:val="0"/>
          <w:divBdr>
            <w:top w:val="none" w:sz="0" w:space="0" w:color="auto"/>
            <w:left w:val="none" w:sz="0" w:space="0" w:color="auto"/>
            <w:bottom w:val="none" w:sz="0" w:space="0" w:color="auto"/>
            <w:right w:val="none" w:sz="0" w:space="0" w:color="auto"/>
          </w:divBdr>
          <w:divsChild>
            <w:div w:id="167251725">
              <w:marLeft w:val="0"/>
              <w:marRight w:val="0"/>
              <w:marTop w:val="0"/>
              <w:marBottom w:val="0"/>
              <w:divBdr>
                <w:top w:val="none" w:sz="0" w:space="0" w:color="auto"/>
                <w:left w:val="none" w:sz="0" w:space="0" w:color="auto"/>
                <w:bottom w:val="none" w:sz="0" w:space="0" w:color="auto"/>
                <w:right w:val="none" w:sz="0" w:space="0" w:color="auto"/>
              </w:divBdr>
            </w:div>
            <w:div w:id="1980063512">
              <w:marLeft w:val="0"/>
              <w:marRight w:val="0"/>
              <w:marTop w:val="0"/>
              <w:marBottom w:val="0"/>
              <w:divBdr>
                <w:top w:val="none" w:sz="0" w:space="0" w:color="auto"/>
                <w:left w:val="none" w:sz="0" w:space="0" w:color="auto"/>
                <w:bottom w:val="none" w:sz="0" w:space="0" w:color="auto"/>
                <w:right w:val="none" w:sz="0" w:space="0" w:color="auto"/>
              </w:divBdr>
            </w:div>
            <w:div w:id="875848302">
              <w:marLeft w:val="0"/>
              <w:marRight w:val="0"/>
              <w:marTop w:val="0"/>
              <w:marBottom w:val="0"/>
              <w:divBdr>
                <w:top w:val="none" w:sz="0" w:space="0" w:color="auto"/>
                <w:left w:val="none" w:sz="0" w:space="0" w:color="auto"/>
                <w:bottom w:val="none" w:sz="0" w:space="0" w:color="auto"/>
                <w:right w:val="none" w:sz="0" w:space="0" w:color="auto"/>
              </w:divBdr>
            </w:div>
            <w:div w:id="1137605668">
              <w:marLeft w:val="0"/>
              <w:marRight w:val="0"/>
              <w:marTop w:val="0"/>
              <w:marBottom w:val="0"/>
              <w:divBdr>
                <w:top w:val="none" w:sz="0" w:space="0" w:color="auto"/>
                <w:left w:val="none" w:sz="0" w:space="0" w:color="auto"/>
                <w:bottom w:val="none" w:sz="0" w:space="0" w:color="auto"/>
                <w:right w:val="none" w:sz="0" w:space="0" w:color="auto"/>
              </w:divBdr>
            </w:div>
            <w:div w:id="623927439">
              <w:marLeft w:val="0"/>
              <w:marRight w:val="0"/>
              <w:marTop w:val="0"/>
              <w:marBottom w:val="0"/>
              <w:divBdr>
                <w:top w:val="none" w:sz="0" w:space="0" w:color="auto"/>
                <w:left w:val="none" w:sz="0" w:space="0" w:color="auto"/>
                <w:bottom w:val="none" w:sz="0" w:space="0" w:color="auto"/>
                <w:right w:val="none" w:sz="0" w:space="0" w:color="auto"/>
              </w:divBdr>
            </w:div>
            <w:div w:id="1938783278">
              <w:marLeft w:val="0"/>
              <w:marRight w:val="0"/>
              <w:marTop w:val="0"/>
              <w:marBottom w:val="0"/>
              <w:divBdr>
                <w:top w:val="none" w:sz="0" w:space="0" w:color="auto"/>
                <w:left w:val="none" w:sz="0" w:space="0" w:color="auto"/>
                <w:bottom w:val="none" w:sz="0" w:space="0" w:color="auto"/>
                <w:right w:val="none" w:sz="0" w:space="0" w:color="auto"/>
              </w:divBdr>
            </w:div>
            <w:div w:id="766732003">
              <w:marLeft w:val="0"/>
              <w:marRight w:val="0"/>
              <w:marTop w:val="0"/>
              <w:marBottom w:val="0"/>
              <w:divBdr>
                <w:top w:val="none" w:sz="0" w:space="0" w:color="auto"/>
                <w:left w:val="none" w:sz="0" w:space="0" w:color="auto"/>
                <w:bottom w:val="none" w:sz="0" w:space="0" w:color="auto"/>
                <w:right w:val="none" w:sz="0" w:space="0" w:color="auto"/>
              </w:divBdr>
            </w:div>
            <w:div w:id="753817827">
              <w:marLeft w:val="0"/>
              <w:marRight w:val="0"/>
              <w:marTop w:val="0"/>
              <w:marBottom w:val="0"/>
              <w:divBdr>
                <w:top w:val="none" w:sz="0" w:space="0" w:color="auto"/>
                <w:left w:val="none" w:sz="0" w:space="0" w:color="auto"/>
                <w:bottom w:val="none" w:sz="0" w:space="0" w:color="auto"/>
                <w:right w:val="none" w:sz="0" w:space="0" w:color="auto"/>
              </w:divBdr>
            </w:div>
            <w:div w:id="288635614">
              <w:marLeft w:val="0"/>
              <w:marRight w:val="0"/>
              <w:marTop w:val="0"/>
              <w:marBottom w:val="0"/>
              <w:divBdr>
                <w:top w:val="none" w:sz="0" w:space="0" w:color="auto"/>
                <w:left w:val="none" w:sz="0" w:space="0" w:color="auto"/>
                <w:bottom w:val="none" w:sz="0" w:space="0" w:color="auto"/>
                <w:right w:val="none" w:sz="0" w:space="0" w:color="auto"/>
              </w:divBdr>
            </w:div>
            <w:div w:id="2004041751">
              <w:marLeft w:val="0"/>
              <w:marRight w:val="0"/>
              <w:marTop w:val="0"/>
              <w:marBottom w:val="0"/>
              <w:divBdr>
                <w:top w:val="none" w:sz="0" w:space="0" w:color="auto"/>
                <w:left w:val="none" w:sz="0" w:space="0" w:color="auto"/>
                <w:bottom w:val="none" w:sz="0" w:space="0" w:color="auto"/>
                <w:right w:val="none" w:sz="0" w:space="0" w:color="auto"/>
              </w:divBdr>
            </w:div>
            <w:div w:id="1132212525">
              <w:marLeft w:val="0"/>
              <w:marRight w:val="0"/>
              <w:marTop w:val="0"/>
              <w:marBottom w:val="0"/>
              <w:divBdr>
                <w:top w:val="none" w:sz="0" w:space="0" w:color="auto"/>
                <w:left w:val="none" w:sz="0" w:space="0" w:color="auto"/>
                <w:bottom w:val="none" w:sz="0" w:space="0" w:color="auto"/>
                <w:right w:val="none" w:sz="0" w:space="0" w:color="auto"/>
              </w:divBdr>
            </w:div>
            <w:div w:id="803696143">
              <w:marLeft w:val="0"/>
              <w:marRight w:val="0"/>
              <w:marTop w:val="0"/>
              <w:marBottom w:val="0"/>
              <w:divBdr>
                <w:top w:val="none" w:sz="0" w:space="0" w:color="auto"/>
                <w:left w:val="none" w:sz="0" w:space="0" w:color="auto"/>
                <w:bottom w:val="none" w:sz="0" w:space="0" w:color="auto"/>
                <w:right w:val="none" w:sz="0" w:space="0" w:color="auto"/>
              </w:divBdr>
            </w:div>
            <w:div w:id="1339306010">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409307151">
              <w:marLeft w:val="0"/>
              <w:marRight w:val="0"/>
              <w:marTop w:val="0"/>
              <w:marBottom w:val="0"/>
              <w:divBdr>
                <w:top w:val="none" w:sz="0" w:space="0" w:color="auto"/>
                <w:left w:val="none" w:sz="0" w:space="0" w:color="auto"/>
                <w:bottom w:val="none" w:sz="0" w:space="0" w:color="auto"/>
                <w:right w:val="none" w:sz="0" w:space="0" w:color="auto"/>
              </w:divBdr>
            </w:div>
            <w:div w:id="972562317">
              <w:marLeft w:val="0"/>
              <w:marRight w:val="0"/>
              <w:marTop w:val="0"/>
              <w:marBottom w:val="0"/>
              <w:divBdr>
                <w:top w:val="none" w:sz="0" w:space="0" w:color="auto"/>
                <w:left w:val="none" w:sz="0" w:space="0" w:color="auto"/>
                <w:bottom w:val="none" w:sz="0" w:space="0" w:color="auto"/>
                <w:right w:val="none" w:sz="0" w:space="0" w:color="auto"/>
              </w:divBdr>
            </w:div>
            <w:div w:id="1723140729">
              <w:marLeft w:val="0"/>
              <w:marRight w:val="0"/>
              <w:marTop w:val="0"/>
              <w:marBottom w:val="0"/>
              <w:divBdr>
                <w:top w:val="none" w:sz="0" w:space="0" w:color="auto"/>
                <w:left w:val="none" w:sz="0" w:space="0" w:color="auto"/>
                <w:bottom w:val="none" w:sz="0" w:space="0" w:color="auto"/>
                <w:right w:val="none" w:sz="0" w:space="0" w:color="auto"/>
              </w:divBdr>
            </w:div>
            <w:div w:id="1396319589">
              <w:marLeft w:val="0"/>
              <w:marRight w:val="0"/>
              <w:marTop w:val="0"/>
              <w:marBottom w:val="0"/>
              <w:divBdr>
                <w:top w:val="none" w:sz="0" w:space="0" w:color="auto"/>
                <w:left w:val="none" w:sz="0" w:space="0" w:color="auto"/>
                <w:bottom w:val="none" w:sz="0" w:space="0" w:color="auto"/>
                <w:right w:val="none" w:sz="0" w:space="0" w:color="auto"/>
              </w:divBdr>
            </w:div>
            <w:div w:id="753861891">
              <w:marLeft w:val="0"/>
              <w:marRight w:val="0"/>
              <w:marTop w:val="0"/>
              <w:marBottom w:val="0"/>
              <w:divBdr>
                <w:top w:val="none" w:sz="0" w:space="0" w:color="auto"/>
                <w:left w:val="none" w:sz="0" w:space="0" w:color="auto"/>
                <w:bottom w:val="none" w:sz="0" w:space="0" w:color="auto"/>
                <w:right w:val="none" w:sz="0" w:space="0" w:color="auto"/>
              </w:divBdr>
            </w:div>
            <w:div w:id="1073508163">
              <w:marLeft w:val="0"/>
              <w:marRight w:val="0"/>
              <w:marTop w:val="0"/>
              <w:marBottom w:val="0"/>
              <w:divBdr>
                <w:top w:val="none" w:sz="0" w:space="0" w:color="auto"/>
                <w:left w:val="none" w:sz="0" w:space="0" w:color="auto"/>
                <w:bottom w:val="none" w:sz="0" w:space="0" w:color="auto"/>
                <w:right w:val="none" w:sz="0" w:space="0" w:color="auto"/>
              </w:divBdr>
            </w:div>
            <w:div w:id="256525435">
              <w:marLeft w:val="0"/>
              <w:marRight w:val="0"/>
              <w:marTop w:val="0"/>
              <w:marBottom w:val="0"/>
              <w:divBdr>
                <w:top w:val="none" w:sz="0" w:space="0" w:color="auto"/>
                <w:left w:val="none" w:sz="0" w:space="0" w:color="auto"/>
                <w:bottom w:val="none" w:sz="0" w:space="0" w:color="auto"/>
                <w:right w:val="none" w:sz="0" w:space="0" w:color="auto"/>
              </w:divBdr>
            </w:div>
            <w:div w:id="816456700">
              <w:marLeft w:val="0"/>
              <w:marRight w:val="0"/>
              <w:marTop w:val="0"/>
              <w:marBottom w:val="0"/>
              <w:divBdr>
                <w:top w:val="none" w:sz="0" w:space="0" w:color="auto"/>
                <w:left w:val="none" w:sz="0" w:space="0" w:color="auto"/>
                <w:bottom w:val="none" w:sz="0" w:space="0" w:color="auto"/>
                <w:right w:val="none" w:sz="0" w:space="0" w:color="auto"/>
              </w:divBdr>
            </w:div>
            <w:div w:id="211500733">
              <w:marLeft w:val="0"/>
              <w:marRight w:val="0"/>
              <w:marTop w:val="0"/>
              <w:marBottom w:val="0"/>
              <w:divBdr>
                <w:top w:val="none" w:sz="0" w:space="0" w:color="auto"/>
                <w:left w:val="none" w:sz="0" w:space="0" w:color="auto"/>
                <w:bottom w:val="none" w:sz="0" w:space="0" w:color="auto"/>
                <w:right w:val="none" w:sz="0" w:space="0" w:color="auto"/>
              </w:divBdr>
            </w:div>
            <w:div w:id="36515177">
              <w:marLeft w:val="0"/>
              <w:marRight w:val="0"/>
              <w:marTop w:val="0"/>
              <w:marBottom w:val="0"/>
              <w:divBdr>
                <w:top w:val="none" w:sz="0" w:space="0" w:color="auto"/>
                <w:left w:val="none" w:sz="0" w:space="0" w:color="auto"/>
                <w:bottom w:val="none" w:sz="0" w:space="0" w:color="auto"/>
                <w:right w:val="none" w:sz="0" w:space="0" w:color="auto"/>
              </w:divBdr>
            </w:div>
            <w:div w:id="780808309">
              <w:marLeft w:val="0"/>
              <w:marRight w:val="0"/>
              <w:marTop w:val="0"/>
              <w:marBottom w:val="0"/>
              <w:divBdr>
                <w:top w:val="none" w:sz="0" w:space="0" w:color="auto"/>
                <w:left w:val="none" w:sz="0" w:space="0" w:color="auto"/>
                <w:bottom w:val="none" w:sz="0" w:space="0" w:color="auto"/>
                <w:right w:val="none" w:sz="0" w:space="0" w:color="auto"/>
              </w:divBdr>
            </w:div>
            <w:div w:id="284891016">
              <w:marLeft w:val="0"/>
              <w:marRight w:val="0"/>
              <w:marTop w:val="0"/>
              <w:marBottom w:val="0"/>
              <w:divBdr>
                <w:top w:val="none" w:sz="0" w:space="0" w:color="auto"/>
                <w:left w:val="none" w:sz="0" w:space="0" w:color="auto"/>
                <w:bottom w:val="none" w:sz="0" w:space="0" w:color="auto"/>
                <w:right w:val="none" w:sz="0" w:space="0" w:color="auto"/>
              </w:divBdr>
            </w:div>
            <w:div w:id="1374306052">
              <w:marLeft w:val="0"/>
              <w:marRight w:val="0"/>
              <w:marTop w:val="0"/>
              <w:marBottom w:val="0"/>
              <w:divBdr>
                <w:top w:val="none" w:sz="0" w:space="0" w:color="auto"/>
                <w:left w:val="none" w:sz="0" w:space="0" w:color="auto"/>
                <w:bottom w:val="none" w:sz="0" w:space="0" w:color="auto"/>
                <w:right w:val="none" w:sz="0" w:space="0" w:color="auto"/>
              </w:divBdr>
            </w:div>
            <w:div w:id="614748668">
              <w:marLeft w:val="0"/>
              <w:marRight w:val="0"/>
              <w:marTop w:val="0"/>
              <w:marBottom w:val="0"/>
              <w:divBdr>
                <w:top w:val="none" w:sz="0" w:space="0" w:color="auto"/>
                <w:left w:val="none" w:sz="0" w:space="0" w:color="auto"/>
                <w:bottom w:val="none" w:sz="0" w:space="0" w:color="auto"/>
                <w:right w:val="none" w:sz="0" w:space="0" w:color="auto"/>
              </w:divBdr>
            </w:div>
            <w:div w:id="1525485785">
              <w:marLeft w:val="0"/>
              <w:marRight w:val="0"/>
              <w:marTop w:val="0"/>
              <w:marBottom w:val="0"/>
              <w:divBdr>
                <w:top w:val="none" w:sz="0" w:space="0" w:color="auto"/>
                <w:left w:val="none" w:sz="0" w:space="0" w:color="auto"/>
                <w:bottom w:val="none" w:sz="0" w:space="0" w:color="auto"/>
                <w:right w:val="none" w:sz="0" w:space="0" w:color="auto"/>
              </w:divBdr>
            </w:div>
            <w:div w:id="1678389368">
              <w:marLeft w:val="0"/>
              <w:marRight w:val="0"/>
              <w:marTop w:val="0"/>
              <w:marBottom w:val="0"/>
              <w:divBdr>
                <w:top w:val="none" w:sz="0" w:space="0" w:color="auto"/>
                <w:left w:val="none" w:sz="0" w:space="0" w:color="auto"/>
                <w:bottom w:val="none" w:sz="0" w:space="0" w:color="auto"/>
                <w:right w:val="none" w:sz="0" w:space="0" w:color="auto"/>
              </w:divBdr>
            </w:div>
            <w:div w:id="350183804">
              <w:marLeft w:val="0"/>
              <w:marRight w:val="0"/>
              <w:marTop w:val="0"/>
              <w:marBottom w:val="0"/>
              <w:divBdr>
                <w:top w:val="none" w:sz="0" w:space="0" w:color="auto"/>
                <w:left w:val="none" w:sz="0" w:space="0" w:color="auto"/>
                <w:bottom w:val="none" w:sz="0" w:space="0" w:color="auto"/>
                <w:right w:val="none" w:sz="0" w:space="0" w:color="auto"/>
              </w:divBdr>
            </w:div>
            <w:div w:id="155339238">
              <w:marLeft w:val="0"/>
              <w:marRight w:val="0"/>
              <w:marTop w:val="0"/>
              <w:marBottom w:val="0"/>
              <w:divBdr>
                <w:top w:val="none" w:sz="0" w:space="0" w:color="auto"/>
                <w:left w:val="none" w:sz="0" w:space="0" w:color="auto"/>
                <w:bottom w:val="none" w:sz="0" w:space="0" w:color="auto"/>
                <w:right w:val="none" w:sz="0" w:space="0" w:color="auto"/>
              </w:divBdr>
            </w:div>
            <w:div w:id="169835558">
              <w:marLeft w:val="0"/>
              <w:marRight w:val="0"/>
              <w:marTop w:val="0"/>
              <w:marBottom w:val="0"/>
              <w:divBdr>
                <w:top w:val="none" w:sz="0" w:space="0" w:color="auto"/>
                <w:left w:val="none" w:sz="0" w:space="0" w:color="auto"/>
                <w:bottom w:val="none" w:sz="0" w:space="0" w:color="auto"/>
                <w:right w:val="none" w:sz="0" w:space="0" w:color="auto"/>
              </w:divBdr>
            </w:div>
            <w:div w:id="1707102730">
              <w:marLeft w:val="0"/>
              <w:marRight w:val="0"/>
              <w:marTop w:val="0"/>
              <w:marBottom w:val="0"/>
              <w:divBdr>
                <w:top w:val="none" w:sz="0" w:space="0" w:color="auto"/>
                <w:left w:val="none" w:sz="0" w:space="0" w:color="auto"/>
                <w:bottom w:val="none" w:sz="0" w:space="0" w:color="auto"/>
                <w:right w:val="none" w:sz="0" w:space="0" w:color="auto"/>
              </w:divBdr>
            </w:div>
            <w:div w:id="1504125321">
              <w:marLeft w:val="0"/>
              <w:marRight w:val="0"/>
              <w:marTop w:val="0"/>
              <w:marBottom w:val="0"/>
              <w:divBdr>
                <w:top w:val="none" w:sz="0" w:space="0" w:color="auto"/>
                <w:left w:val="none" w:sz="0" w:space="0" w:color="auto"/>
                <w:bottom w:val="none" w:sz="0" w:space="0" w:color="auto"/>
                <w:right w:val="none" w:sz="0" w:space="0" w:color="auto"/>
              </w:divBdr>
            </w:div>
            <w:div w:id="226455906">
              <w:marLeft w:val="0"/>
              <w:marRight w:val="0"/>
              <w:marTop w:val="0"/>
              <w:marBottom w:val="0"/>
              <w:divBdr>
                <w:top w:val="none" w:sz="0" w:space="0" w:color="auto"/>
                <w:left w:val="none" w:sz="0" w:space="0" w:color="auto"/>
                <w:bottom w:val="none" w:sz="0" w:space="0" w:color="auto"/>
                <w:right w:val="none" w:sz="0" w:space="0" w:color="auto"/>
              </w:divBdr>
            </w:div>
            <w:div w:id="1906991797">
              <w:marLeft w:val="0"/>
              <w:marRight w:val="0"/>
              <w:marTop w:val="0"/>
              <w:marBottom w:val="0"/>
              <w:divBdr>
                <w:top w:val="none" w:sz="0" w:space="0" w:color="auto"/>
                <w:left w:val="none" w:sz="0" w:space="0" w:color="auto"/>
                <w:bottom w:val="none" w:sz="0" w:space="0" w:color="auto"/>
                <w:right w:val="none" w:sz="0" w:space="0" w:color="auto"/>
              </w:divBdr>
            </w:div>
            <w:div w:id="1690329906">
              <w:marLeft w:val="0"/>
              <w:marRight w:val="0"/>
              <w:marTop w:val="0"/>
              <w:marBottom w:val="0"/>
              <w:divBdr>
                <w:top w:val="none" w:sz="0" w:space="0" w:color="auto"/>
                <w:left w:val="none" w:sz="0" w:space="0" w:color="auto"/>
                <w:bottom w:val="none" w:sz="0" w:space="0" w:color="auto"/>
                <w:right w:val="none" w:sz="0" w:space="0" w:color="auto"/>
              </w:divBdr>
            </w:div>
            <w:div w:id="601887161">
              <w:marLeft w:val="0"/>
              <w:marRight w:val="0"/>
              <w:marTop w:val="0"/>
              <w:marBottom w:val="0"/>
              <w:divBdr>
                <w:top w:val="none" w:sz="0" w:space="0" w:color="auto"/>
                <w:left w:val="none" w:sz="0" w:space="0" w:color="auto"/>
                <w:bottom w:val="none" w:sz="0" w:space="0" w:color="auto"/>
                <w:right w:val="none" w:sz="0" w:space="0" w:color="auto"/>
              </w:divBdr>
            </w:div>
            <w:div w:id="2069106900">
              <w:marLeft w:val="0"/>
              <w:marRight w:val="0"/>
              <w:marTop w:val="0"/>
              <w:marBottom w:val="0"/>
              <w:divBdr>
                <w:top w:val="none" w:sz="0" w:space="0" w:color="auto"/>
                <w:left w:val="none" w:sz="0" w:space="0" w:color="auto"/>
                <w:bottom w:val="none" w:sz="0" w:space="0" w:color="auto"/>
                <w:right w:val="none" w:sz="0" w:space="0" w:color="auto"/>
              </w:divBdr>
            </w:div>
            <w:div w:id="486241417">
              <w:marLeft w:val="0"/>
              <w:marRight w:val="0"/>
              <w:marTop w:val="0"/>
              <w:marBottom w:val="0"/>
              <w:divBdr>
                <w:top w:val="none" w:sz="0" w:space="0" w:color="auto"/>
                <w:left w:val="none" w:sz="0" w:space="0" w:color="auto"/>
                <w:bottom w:val="none" w:sz="0" w:space="0" w:color="auto"/>
                <w:right w:val="none" w:sz="0" w:space="0" w:color="auto"/>
              </w:divBdr>
            </w:div>
            <w:div w:id="1569458821">
              <w:marLeft w:val="0"/>
              <w:marRight w:val="0"/>
              <w:marTop w:val="0"/>
              <w:marBottom w:val="0"/>
              <w:divBdr>
                <w:top w:val="none" w:sz="0" w:space="0" w:color="auto"/>
                <w:left w:val="none" w:sz="0" w:space="0" w:color="auto"/>
                <w:bottom w:val="none" w:sz="0" w:space="0" w:color="auto"/>
                <w:right w:val="none" w:sz="0" w:space="0" w:color="auto"/>
              </w:divBdr>
            </w:div>
            <w:div w:id="766392089">
              <w:marLeft w:val="0"/>
              <w:marRight w:val="0"/>
              <w:marTop w:val="0"/>
              <w:marBottom w:val="0"/>
              <w:divBdr>
                <w:top w:val="none" w:sz="0" w:space="0" w:color="auto"/>
                <w:left w:val="none" w:sz="0" w:space="0" w:color="auto"/>
                <w:bottom w:val="none" w:sz="0" w:space="0" w:color="auto"/>
                <w:right w:val="none" w:sz="0" w:space="0" w:color="auto"/>
              </w:divBdr>
            </w:div>
            <w:div w:id="1458142466">
              <w:marLeft w:val="0"/>
              <w:marRight w:val="0"/>
              <w:marTop w:val="0"/>
              <w:marBottom w:val="0"/>
              <w:divBdr>
                <w:top w:val="none" w:sz="0" w:space="0" w:color="auto"/>
                <w:left w:val="none" w:sz="0" w:space="0" w:color="auto"/>
                <w:bottom w:val="none" w:sz="0" w:space="0" w:color="auto"/>
                <w:right w:val="none" w:sz="0" w:space="0" w:color="auto"/>
              </w:divBdr>
            </w:div>
            <w:div w:id="1890190116">
              <w:marLeft w:val="0"/>
              <w:marRight w:val="0"/>
              <w:marTop w:val="0"/>
              <w:marBottom w:val="0"/>
              <w:divBdr>
                <w:top w:val="none" w:sz="0" w:space="0" w:color="auto"/>
                <w:left w:val="none" w:sz="0" w:space="0" w:color="auto"/>
                <w:bottom w:val="none" w:sz="0" w:space="0" w:color="auto"/>
                <w:right w:val="none" w:sz="0" w:space="0" w:color="auto"/>
              </w:divBdr>
            </w:div>
            <w:div w:id="2138840742">
              <w:marLeft w:val="0"/>
              <w:marRight w:val="0"/>
              <w:marTop w:val="0"/>
              <w:marBottom w:val="0"/>
              <w:divBdr>
                <w:top w:val="none" w:sz="0" w:space="0" w:color="auto"/>
                <w:left w:val="none" w:sz="0" w:space="0" w:color="auto"/>
                <w:bottom w:val="none" w:sz="0" w:space="0" w:color="auto"/>
                <w:right w:val="none" w:sz="0" w:space="0" w:color="auto"/>
              </w:divBdr>
            </w:div>
            <w:div w:id="1738474210">
              <w:marLeft w:val="0"/>
              <w:marRight w:val="0"/>
              <w:marTop w:val="0"/>
              <w:marBottom w:val="0"/>
              <w:divBdr>
                <w:top w:val="none" w:sz="0" w:space="0" w:color="auto"/>
                <w:left w:val="none" w:sz="0" w:space="0" w:color="auto"/>
                <w:bottom w:val="none" w:sz="0" w:space="0" w:color="auto"/>
                <w:right w:val="none" w:sz="0" w:space="0" w:color="auto"/>
              </w:divBdr>
            </w:div>
            <w:div w:id="870146201">
              <w:marLeft w:val="0"/>
              <w:marRight w:val="0"/>
              <w:marTop w:val="0"/>
              <w:marBottom w:val="0"/>
              <w:divBdr>
                <w:top w:val="none" w:sz="0" w:space="0" w:color="auto"/>
                <w:left w:val="none" w:sz="0" w:space="0" w:color="auto"/>
                <w:bottom w:val="none" w:sz="0" w:space="0" w:color="auto"/>
                <w:right w:val="none" w:sz="0" w:space="0" w:color="auto"/>
              </w:divBdr>
            </w:div>
            <w:div w:id="2096591958">
              <w:marLeft w:val="0"/>
              <w:marRight w:val="0"/>
              <w:marTop w:val="0"/>
              <w:marBottom w:val="0"/>
              <w:divBdr>
                <w:top w:val="none" w:sz="0" w:space="0" w:color="auto"/>
                <w:left w:val="none" w:sz="0" w:space="0" w:color="auto"/>
                <w:bottom w:val="none" w:sz="0" w:space="0" w:color="auto"/>
                <w:right w:val="none" w:sz="0" w:space="0" w:color="auto"/>
              </w:divBdr>
            </w:div>
            <w:div w:id="815336182">
              <w:marLeft w:val="0"/>
              <w:marRight w:val="0"/>
              <w:marTop w:val="0"/>
              <w:marBottom w:val="0"/>
              <w:divBdr>
                <w:top w:val="none" w:sz="0" w:space="0" w:color="auto"/>
                <w:left w:val="none" w:sz="0" w:space="0" w:color="auto"/>
                <w:bottom w:val="none" w:sz="0" w:space="0" w:color="auto"/>
                <w:right w:val="none" w:sz="0" w:space="0" w:color="auto"/>
              </w:divBdr>
            </w:div>
            <w:div w:id="246116035">
              <w:marLeft w:val="0"/>
              <w:marRight w:val="0"/>
              <w:marTop w:val="0"/>
              <w:marBottom w:val="0"/>
              <w:divBdr>
                <w:top w:val="none" w:sz="0" w:space="0" w:color="auto"/>
                <w:left w:val="none" w:sz="0" w:space="0" w:color="auto"/>
                <w:bottom w:val="none" w:sz="0" w:space="0" w:color="auto"/>
                <w:right w:val="none" w:sz="0" w:space="0" w:color="auto"/>
              </w:divBdr>
            </w:div>
            <w:div w:id="1690377702">
              <w:marLeft w:val="0"/>
              <w:marRight w:val="0"/>
              <w:marTop w:val="0"/>
              <w:marBottom w:val="0"/>
              <w:divBdr>
                <w:top w:val="none" w:sz="0" w:space="0" w:color="auto"/>
                <w:left w:val="none" w:sz="0" w:space="0" w:color="auto"/>
                <w:bottom w:val="none" w:sz="0" w:space="0" w:color="auto"/>
                <w:right w:val="none" w:sz="0" w:space="0" w:color="auto"/>
              </w:divBdr>
            </w:div>
            <w:div w:id="22751761">
              <w:marLeft w:val="0"/>
              <w:marRight w:val="0"/>
              <w:marTop w:val="0"/>
              <w:marBottom w:val="0"/>
              <w:divBdr>
                <w:top w:val="none" w:sz="0" w:space="0" w:color="auto"/>
                <w:left w:val="none" w:sz="0" w:space="0" w:color="auto"/>
                <w:bottom w:val="none" w:sz="0" w:space="0" w:color="auto"/>
                <w:right w:val="none" w:sz="0" w:space="0" w:color="auto"/>
              </w:divBdr>
            </w:div>
            <w:div w:id="1606694135">
              <w:marLeft w:val="0"/>
              <w:marRight w:val="0"/>
              <w:marTop w:val="0"/>
              <w:marBottom w:val="0"/>
              <w:divBdr>
                <w:top w:val="none" w:sz="0" w:space="0" w:color="auto"/>
                <w:left w:val="none" w:sz="0" w:space="0" w:color="auto"/>
                <w:bottom w:val="none" w:sz="0" w:space="0" w:color="auto"/>
                <w:right w:val="none" w:sz="0" w:space="0" w:color="auto"/>
              </w:divBdr>
            </w:div>
            <w:div w:id="295650942">
              <w:marLeft w:val="0"/>
              <w:marRight w:val="0"/>
              <w:marTop w:val="0"/>
              <w:marBottom w:val="0"/>
              <w:divBdr>
                <w:top w:val="none" w:sz="0" w:space="0" w:color="auto"/>
                <w:left w:val="none" w:sz="0" w:space="0" w:color="auto"/>
                <w:bottom w:val="none" w:sz="0" w:space="0" w:color="auto"/>
                <w:right w:val="none" w:sz="0" w:space="0" w:color="auto"/>
              </w:divBdr>
            </w:div>
            <w:div w:id="1638680270">
              <w:marLeft w:val="0"/>
              <w:marRight w:val="0"/>
              <w:marTop w:val="0"/>
              <w:marBottom w:val="0"/>
              <w:divBdr>
                <w:top w:val="none" w:sz="0" w:space="0" w:color="auto"/>
                <w:left w:val="none" w:sz="0" w:space="0" w:color="auto"/>
                <w:bottom w:val="none" w:sz="0" w:space="0" w:color="auto"/>
                <w:right w:val="none" w:sz="0" w:space="0" w:color="auto"/>
              </w:divBdr>
            </w:div>
            <w:div w:id="15390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98518">
      <w:bodyDiv w:val="1"/>
      <w:marLeft w:val="0"/>
      <w:marRight w:val="0"/>
      <w:marTop w:val="0"/>
      <w:marBottom w:val="0"/>
      <w:divBdr>
        <w:top w:val="none" w:sz="0" w:space="0" w:color="auto"/>
        <w:left w:val="none" w:sz="0" w:space="0" w:color="auto"/>
        <w:bottom w:val="none" w:sz="0" w:space="0" w:color="auto"/>
        <w:right w:val="none" w:sz="0" w:space="0" w:color="auto"/>
      </w:divBdr>
    </w:div>
    <w:div w:id="387068025">
      <w:bodyDiv w:val="1"/>
      <w:marLeft w:val="0"/>
      <w:marRight w:val="0"/>
      <w:marTop w:val="0"/>
      <w:marBottom w:val="0"/>
      <w:divBdr>
        <w:top w:val="none" w:sz="0" w:space="0" w:color="auto"/>
        <w:left w:val="none" w:sz="0" w:space="0" w:color="auto"/>
        <w:bottom w:val="none" w:sz="0" w:space="0" w:color="auto"/>
        <w:right w:val="none" w:sz="0" w:space="0" w:color="auto"/>
      </w:divBdr>
    </w:div>
    <w:div w:id="394016691">
      <w:bodyDiv w:val="1"/>
      <w:marLeft w:val="0"/>
      <w:marRight w:val="0"/>
      <w:marTop w:val="0"/>
      <w:marBottom w:val="0"/>
      <w:divBdr>
        <w:top w:val="none" w:sz="0" w:space="0" w:color="auto"/>
        <w:left w:val="none" w:sz="0" w:space="0" w:color="auto"/>
        <w:bottom w:val="none" w:sz="0" w:space="0" w:color="auto"/>
        <w:right w:val="none" w:sz="0" w:space="0" w:color="auto"/>
      </w:divBdr>
    </w:div>
    <w:div w:id="413283076">
      <w:bodyDiv w:val="1"/>
      <w:marLeft w:val="0"/>
      <w:marRight w:val="0"/>
      <w:marTop w:val="0"/>
      <w:marBottom w:val="0"/>
      <w:divBdr>
        <w:top w:val="none" w:sz="0" w:space="0" w:color="auto"/>
        <w:left w:val="none" w:sz="0" w:space="0" w:color="auto"/>
        <w:bottom w:val="none" w:sz="0" w:space="0" w:color="auto"/>
        <w:right w:val="none" w:sz="0" w:space="0" w:color="auto"/>
      </w:divBdr>
      <w:divsChild>
        <w:div w:id="1622375633">
          <w:marLeft w:val="0"/>
          <w:marRight w:val="0"/>
          <w:marTop w:val="0"/>
          <w:marBottom w:val="0"/>
          <w:divBdr>
            <w:top w:val="none" w:sz="0" w:space="0" w:color="auto"/>
            <w:left w:val="none" w:sz="0" w:space="0" w:color="auto"/>
            <w:bottom w:val="none" w:sz="0" w:space="0" w:color="auto"/>
            <w:right w:val="none" w:sz="0" w:space="0" w:color="auto"/>
          </w:divBdr>
          <w:divsChild>
            <w:div w:id="1181429473">
              <w:marLeft w:val="0"/>
              <w:marRight w:val="0"/>
              <w:marTop w:val="0"/>
              <w:marBottom w:val="0"/>
              <w:divBdr>
                <w:top w:val="none" w:sz="0" w:space="0" w:color="auto"/>
                <w:left w:val="none" w:sz="0" w:space="0" w:color="auto"/>
                <w:bottom w:val="none" w:sz="0" w:space="0" w:color="auto"/>
                <w:right w:val="none" w:sz="0" w:space="0" w:color="auto"/>
              </w:divBdr>
            </w:div>
            <w:div w:id="1959409566">
              <w:marLeft w:val="0"/>
              <w:marRight w:val="0"/>
              <w:marTop w:val="0"/>
              <w:marBottom w:val="0"/>
              <w:divBdr>
                <w:top w:val="none" w:sz="0" w:space="0" w:color="auto"/>
                <w:left w:val="none" w:sz="0" w:space="0" w:color="auto"/>
                <w:bottom w:val="none" w:sz="0" w:space="0" w:color="auto"/>
                <w:right w:val="none" w:sz="0" w:space="0" w:color="auto"/>
              </w:divBdr>
            </w:div>
            <w:div w:id="1232038095">
              <w:marLeft w:val="0"/>
              <w:marRight w:val="0"/>
              <w:marTop w:val="0"/>
              <w:marBottom w:val="0"/>
              <w:divBdr>
                <w:top w:val="none" w:sz="0" w:space="0" w:color="auto"/>
                <w:left w:val="none" w:sz="0" w:space="0" w:color="auto"/>
                <w:bottom w:val="none" w:sz="0" w:space="0" w:color="auto"/>
                <w:right w:val="none" w:sz="0" w:space="0" w:color="auto"/>
              </w:divBdr>
            </w:div>
            <w:div w:id="1851215924">
              <w:marLeft w:val="0"/>
              <w:marRight w:val="0"/>
              <w:marTop w:val="0"/>
              <w:marBottom w:val="0"/>
              <w:divBdr>
                <w:top w:val="none" w:sz="0" w:space="0" w:color="auto"/>
                <w:left w:val="none" w:sz="0" w:space="0" w:color="auto"/>
                <w:bottom w:val="none" w:sz="0" w:space="0" w:color="auto"/>
                <w:right w:val="none" w:sz="0" w:space="0" w:color="auto"/>
              </w:divBdr>
            </w:div>
            <w:div w:id="1738701430">
              <w:marLeft w:val="0"/>
              <w:marRight w:val="0"/>
              <w:marTop w:val="0"/>
              <w:marBottom w:val="0"/>
              <w:divBdr>
                <w:top w:val="none" w:sz="0" w:space="0" w:color="auto"/>
                <w:left w:val="none" w:sz="0" w:space="0" w:color="auto"/>
                <w:bottom w:val="none" w:sz="0" w:space="0" w:color="auto"/>
                <w:right w:val="none" w:sz="0" w:space="0" w:color="auto"/>
              </w:divBdr>
            </w:div>
            <w:div w:id="1037202217">
              <w:marLeft w:val="0"/>
              <w:marRight w:val="0"/>
              <w:marTop w:val="0"/>
              <w:marBottom w:val="0"/>
              <w:divBdr>
                <w:top w:val="none" w:sz="0" w:space="0" w:color="auto"/>
                <w:left w:val="none" w:sz="0" w:space="0" w:color="auto"/>
                <w:bottom w:val="none" w:sz="0" w:space="0" w:color="auto"/>
                <w:right w:val="none" w:sz="0" w:space="0" w:color="auto"/>
              </w:divBdr>
            </w:div>
            <w:div w:id="105851452">
              <w:marLeft w:val="0"/>
              <w:marRight w:val="0"/>
              <w:marTop w:val="0"/>
              <w:marBottom w:val="0"/>
              <w:divBdr>
                <w:top w:val="none" w:sz="0" w:space="0" w:color="auto"/>
                <w:left w:val="none" w:sz="0" w:space="0" w:color="auto"/>
                <w:bottom w:val="none" w:sz="0" w:space="0" w:color="auto"/>
                <w:right w:val="none" w:sz="0" w:space="0" w:color="auto"/>
              </w:divBdr>
            </w:div>
            <w:div w:id="1108043633">
              <w:marLeft w:val="0"/>
              <w:marRight w:val="0"/>
              <w:marTop w:val="0"/>
              <w:marBottom w:val="0"/>
              <w:divBdr>
                <w:top w:val="none" w:sz="0" w:space="0" w:color="auto"/>
                <w:left w:val="none" w:sz="0" w:space="0" w:color="auto"/>
                <w:bottom w:val="none" w:sz="0" w:space="0" w:color="auto"/>
                <w:right w:val="none" w:sz="0" w:space="0" w:color="auto"/>
              </w:divBdr>
            </w:div>
            <w:div w:id="17127936">
              <w:marLeft w:val="0"/>
              <w:marRight w:val="0"/>
              <w:marTop w:val="0"/>
              <w:marBottom w:val="0"/>
              <w:divBdr>
                <w:top w:val="none" w:sz="0" w:space="0" w:color="auto"/>
                <w:left w:val="none" w:sz="0" w:space="0" w:color="auto"/>
                <w:bottom w:val="none" w:sz="0" w:space="0" w:color="auto"/>
                <w:right w:val="none" w:sz="0" w:space="0" w:color="auto"/>
              </w:divBdr>
            </w:div>
            <w:div w:id="1576091443">
              <w:marLeft w:val="0"/>
              <w:marRight w:val="0"/>
              <w:marTop w:val="0"/>
              <w:marBottom w:val="0"/>
              <w:divBdr>
                <w:top w:val="none" w:sz="0" w:space="0" w:color="auto"/>
                <w:left w:val="none" w:sz="0" w:space="0" w:color="auto"/>
                <w:bottom w:val="none" w:sz="0" w:space="0" w:color="auto"/>
                <w:right w:val="none" w:sz="0" w:space="0" w:color="auto"/>
              </w:divBdr>
            </w:div>
            <w:div w:id="456263889">
              <w:marLeft w:val="0"/>
              <w:marRight w:val="0"/>
              <w:marTop w:val="0"/>
              <w:marBottom w:val="0"/>
              <w:divBdr>
                <w:top w:val="none" w:sz="0" w:space="0" w:color="auto"/>
                <w:left w:val="none" w:sz="0" w:space="0" w:color="auto"/>
                <w:bottom w:val="none" w:sz="0" w:space="0" w:color="auto"/>
                <w:right w:val="none" w:sz="0" w:space="0" w:color="auto"/>
              </w:divBdr>
            </w:div>
            <w:div w:id="1121417510">
              <w:marLeft w:val="0"/>
              <w:marRight w:val="0"/>
              <w:marTop w:val="0"/>
              <w:marBottom w:val="0"/>
              <w:divBdr>
                <w:top w:val="none" w:sz="0" w:space="0" w:color="auto"/>
                <w:left w:val="none" w:sz="0" w:space="0" w:color="auto"/>
                <w:bottom w:val="none" w:sz="0" w:space="0" w:color="auto"/>
                <w:right w:val="none" w:sz="0" w:space="0" w:color="auto"/>
              </w:divBdr>
            </w:div>
            <w:div w:id="1381442033">
              <w:marLeft w:val="0"/>
              <w:marRight w:val="0"/>
              <w:marTop w:val="0"/>
              <w:marBottom w:val="0"/>
              <w:divBdr>
                <w:top w:val="none" w:sz="0" w:space="0" w:color="auto"/>
                <w:left w:val="none" w:sz="0" w:space="0" w:color="auto"/>
                <w:bottom w:val="none" w:sz="0" w:space="0" w:color="auto"/>
                <w:right w:val="none" w:sz="0" w:space="0" w:color="auto"/>
              </w:divBdr>
            </w:div>
            <w:div w:id="484586451">
              <w:marLeft w:val="0"/>
              <w:marRight w:val="0"/>
              <w:marTop w:val="0"/>
              <w:marBottom w:val="0"/>
              <w:divBdr>
                <w:top w:val="none" w:sz="0" w:space="0" w:color="auto"/>
                <w:left w:val="none" w:sz="0" w:space="0" w:color="auto"/>
                <w:bottom w:val="none" w:sz="0" w:space="0" w:color="auto"/>
                <w:right w:val="none" w:sz="0" w:space="0" w:color="auto"/>
              </w:divBdr>
            </w:div>
            <w:div w:id="1037970253">
              <w:marLeft w:val="0"/>
              <w:marRight w:val="0"/>
              <w:marTop w:val="0"/>
              <w:marBottom w:val="0"/>
              <w:divBdr>
                <w:top w:val="none" w:sz="0" w:space="0" w:color="auto"/>
                <w:left w:val="none" w:sz="0" w:space="0" w:color="auto"/>
                <w:bottom w:val="none" w:sz="0" w:space="0" w:color="auto"/>
                <w:right w:val="none" w:sz="0" w:space="0" w:color="auto"/>
              </w:divBdr>
            </w:div>
            <w:div w:id="982734796">
              <w:marLeft w:val="0"/>
              <w:marRight w:val="0"/>
              <w:marTop w:val="0"/>
              <w:marBottom w:val="0"/>
              <w:divBdr>
                <w:top w:val="none" w:sz="0" w:space="0" w:color="auto"/>
                <w:left w:val="none" w:sz="0" w:space="0" w:color="auto"/>
                <w:bottom w:val="none" w:sz="0" w:space="0" w:color="auto"/>
                <w:right w:val="none" w:sz="0" w:space="0" w:color="auto"/>
              </w:divBdr>
            </w:div>
            <w:div w:id="1584102402">
              <w:marLeft w:val="0"/>
              <w:marRight w:val="0"/>
              <w:marTop w:val="0"/>
              <w:marBottom w:val="0"/>
              <w:divBdr>
                <w:top w:val="none" w:sz="0" w:space="0" w:color="auto"/>
                <w:left w:val="none" w:sz="0" w:space="0" w:color="auto"/>
                <w:bottom w:val="none" w:sz="0" w:space="0" w:color="auto"/>
                <w:right w:val="none" w:sz="0" w:space="0" w:color="auto"/>
              </w:divBdr>
            </w:div>
            <w:div w:id="286012519">
              <w:marLeft w:val="0"/>
              <w:marRight w:val="0"/>
              <w:marTop w:val="0"/>
              <w:marBottom w:val="0"/>
              <w:divBdr>
                <w:top w:val="none" w:sz="0" w:space="0" w:color="auto"/>
                <w:left w:val="none" w:sz="0" w:space="0" w:color="auto"/>
                <w:bottom w:val="none" w:sz="0" w:space="0" w:color="auto"/>
                <w:right w:val="none" w:sz="0" w:space="0" w:color="auto"/>
              </w:divBdr>
            </w:div>
            <w:div w:id="1959872425">
              <w:marLeft w:val="0"/>
              <w:marRight w:val="0"/>
              <w:marTop w:val="0"/>
              <w:marBottom w:val="0"/>
              <w:divBdr>
                <w:top w:val="none" w:sz="0" w:space="0" w:color="auto"/>
                <w:left w:val="none" w:sz="0" w:space="0" w:color="auto"/>
                <w:bottom w:val="none" w:sz="0" w:space="0" w:color="auto"/>
                <w:right w:val="none" w:sz="0" w:space="0" w:color="auto"/>
              </w:divBdr>
            </w:div>
            <w:div w:id="986399427">
              <w:marLeft w:val="0"/>
              <w:marRight w:val="0"/>
              <w:marTop w:val="0"/>
              <w:marBottom w:val="0"/>
              <w:divBdr>
                <w:top w:val="none" w:sz="0" w:space="0" w:color="auto"/>
                <w:left w:val="none" w:sz="0" w:space="0" w:color="auto"/>
                <w:bottom w:val="none" w:sz="0" w:space="0" w:color="auto"/>
                <w:right w:val="none" w:sz="0" w:space="0" w:color="auto"/>
              </w:divBdr>
            </w:div>
            <w:div w:id="1632634092">
              <w:marLeft w:val="0"/>
              <w:marRight w:val="0"/>
              <w:marTop w:val="0"/>
              <w:marBottom w:val="0"/>
              <w:divBdr>
                <w:top w:val="none" w:sz="0" w:space="0" w:color="auto"/>
                <w:left w:val="none" w:sz="0" w:space="0" w:color="auto"/>
                <w:bottom w:val="none" w:sz="0" w:space="0" w:color="auto"/>
                <w:right w:val="none" w:sz="0" w:space="0" w:color="auto"/>
              </w:divBdr>
            </w:div>
            <w:div w:id="1704862665">
              <w:marLeft w:val="0"/>
              <w:marRight w:val="0"/>
              <w:marTop w:val="0"/>
              <w:marBottom w:val="0"/>
              <w:divBdr>
                <w:top w:val="none" w:sz="0" w:space="0" w:color="auto"/>
                <w:left w:val="none" w:sz="0" w:space="0" w:color="auto"/>
                <w:bottom w:val="none" w:sz="0" w:space="0" w:color="auto"/>
                <w:right w:val="none" w:sz="0" w:space="0" w:color="auto"/>
              </w:divBdr>
            </w:div>
            <w:div w:id="1677880134">
              <w:marLeft w:val="0"/>
              <w:marRight w:val="0"/>
              <w:marTop w:val="0"/>
              <w:marBottom w:val="0"/>
              <w:divBdr>
                <w:top w:val="none" w:sz="0" w:space="0" w:color="auto"/>
                <w:left w:val="none" w:sz="0" w:space="0" w:color="auto"/>
                <w:bottom w:val="none" w:sz="0" w:space="0" w:color="auto"/>
                <w:right w:val="none" w:sz="0" w:space="0" w:color="auto"/>
              </w:divBdr>
            </w:div>
            <w:div w:id="310325956">
              <w:marLeft w:val="0"/>
              <w:marRight w:val="0"/>
              <w:marTop w:val="0"/>
              <w:marBottom w:val="0"/>
              <w:divBdr>
                <w:top w:val="none" w:sz="0" w:space="0" w:color="auto"/>
                <w:left w:val="none" w:sz="0" w:space="0" w:color="auto"/>
                <w:bottom w:val="none" w:sz="0" w:space="0" w:color="auto"/>
                <w:right w:val="none" w:sz="0" w:space="0" w:color="auto"/>
              </w:divBdr>
            </w:div>
            <w:div w:id="369258653">
              <w:marLeft w:val="0"/>
              <w:marRight w:val="0"/>
              <w:marTop w:val="0"/>
              <w:marBottom w:val="0"/>
              <w:divBdr>
                <w:top w:val="none" w:sz="0" w:space="0" w:color="auto"/>
                <w:left w:val="none" w:sz="0" w:space="0" w:color="auto"/>
                <w:bottom w:val="none" w:sz="0" w:space="0" w:color="auto"/>
                <w:right w:val="none" w:sz="0" w:space="0" w:color="auto"/>
              </w:divBdr>
            </w:div>
            <w:div w:id="1509246866">
              <w:marLeft w:val="0"/>
              <w:marRight w:val="0"/>
              <w:marTop w:val="0"/>
              <w:marBottom w:val="0"/>
              <w:divBdr>
                <w:top w:val="none" w:sz="0" w:space="0" w:color="auto"/>
                <w:left w:val="none" w:sz="0" w:space="0" w:color="auto"/>
                <w:bottom w:val="none" w:sz="0" w:space="0" w:color="auto"/>
                <w:right w:val="none" w:sz="0" w:space="0" w:color="auto"/>
              </w:divBdr>
            </w:div>
            <w:div w:id="1446844887">
              <w:marLeft w:val="0"/>
              <w:marRight w:val="0"/>
              <w:marTop w:val="0"/>
              <w:marBottom w:val="0"/>
              <w:divBdr>
                <w:top w:val="none" w:sz="0" w:space="0" w:color="auto"/>
                <w:left w:val="none" w:sz="0" w:space="0" w:color="auto"/>
                <w:bottom w:val="none" w:sz="0" w:space="0" w:color="auto"/>
                <w:right w:val="none" w:sz="0" w:space="0" w:color="auto"/>
              </w:divBdr>
            </w:div>
            <w:div w:id="1451362194">
              <w:marLeft w:val="0"/>
              <w:marRight w:val="0"/>
              <w:marTop w:val="0"/>
              <w:marBottom w:val="0"/>
              <w:divBdr>
                <w:top w:val="none" w:sz="0" w:space="0" w:color="auto"/>
                <w:left w:val="none" w:sz="0" w:space="0" w:color="auto"/>
                <w:bottom w:val="none" w:sz="0" w:space="0" w:color="auto"/>
                <w:right w:val="none" w:sz="0" w:space="0" w:color="auto"/>
              </w:divBdr>
            </w:div>
            <w:div w:id="2090690853">
              <w:marLeft w:val="0"/>
              <w:marRight w:val="0"/>
              <w:marTop w:val="0"/>
              <w:marBottom w:val="0"/>
              <w:divBdr>
                <w:top w:val="none" w:sz="0" w:space="0" w:color="auto"/>
                <w:left w:val="none" w:sz="0" w:space="0" w:color="auto"/>
                <w:bottom w:val="none" w:sz="0" w:space="0" w:color="auto"/>
                <w:right w:val="none" w:sz="0" w:space="0" w:color="auto"/>
              </w:divBdr>
            </w:div>
            <w:div w:id="1395351934">
              <w:marLeft w:val="0"/>
              <w:marRight w:val="0"/>
              <w:marTop w:val="0"/>
              <w:marBottom w:val="0"/>
              <w:divBdr>
                <w:top w:val="none" w:sz="0" w:space="0" w:color="auto"/>
                <w:left w:val="none" w:sz="0" w:space="0" w:color="auto"/>
                <w:bottom w:val="none" w:sz="0" w:space="0" w:color="auto"/>
                <w:right w:val="none" w:sz="0" w:space="0" w:color="auto"/>
              </w:divBdr>
            </w:div>
            <w:div w:id="1433815641">
              <w:marLeft w:val="0"/>
              <w:marRight w:val="0"/>
              <w:marTop w:val="0"/>
              <w:marBottom w:val="0"/>
              <w:divBdr>
                <w:top w:val="none" w:sz="0" w:space="0" w:color="auto"/>
                <w:left w:val="none" w:sz="0" w:space="0" w:color="auto"/>
                <w:bottom w:val="none" w:sz="0" w:space="0" w:color="auto"/>
                <w:right w:val="none" w:sz="0" w:space="0" w:color="auto"/>
              </w:divBdr>
            </w:div>
            <w:div w:id="1580360057">
              <w:marLeft w:val="0"/>
              <w:marRight w:val="0"/>
              <w:marTop w:val="0"/>
              <w:marBottom w:val="0"/>
              <w:divBdr>
                <w:top w:val="none" w:sz="0" w:space="0" w:color="auto"/>
                <w:left w:val="none" w:sz="0" w:space="0" w:color="auto"/>
                <w:bottom w:val="none" w:sz="0" w:space="0" w:color="auto"/>
                <w:right w:val="none" w:sz="0" w:space="0" w:color="auto"/>
              </w:divBdr>
            </w:div>
            <w:div w:id="1896693185">
              <w:marLeft w:val="0"/>
              <w:marRight w:val="0"/>
              <w:marTop w:val="0"/>
              <w:marBottom w:val="0"/>
              <w:divBdr>
                <w:top w:val="none" w:sz="0" w:space="0" w:color="auto"/>
                <w:left w:val="none" w:sz="0" w:space="0" w:color="auto"/>
                <w:bottom w:val="none" w:sz="0" w:space="0" w:color="auto"/>
                <w:right w:val="none" w:sz="0" w:space="0" w:color="auto"/>
              </w:divBdr>
            </w:div>
            <w:div w:id="644815428">
              <w:marLeft w:val="0"/>
              <w:marRight w:val="0"/>
              <w:marTop w:val="0"/>
              <w:marBottom w:val="0"/>
              <w:divBdr>
                <w:top w:val="none" w:sz="0" w:space="0" w:color="auto"/>
                <w:left w:val="none" w:sz="0" w:space="0" w:color="auto"/>
                <w:bottom w:val="none" w:sz="0" w:space="0" w:color="auto"/>
                <w:right w:val="none" w:sz="0" w:space="0" w:color="auto"/>
              </w:divBdr>
            </w:div>
            <w:div w:id="969870276">
              <w:marLeft w:val="0"/>
              <w:marRight w:val="0"/>
              <w:marTop w:val="0"/>
              <w:marBottom w:val="0"/>
              <w:divBdr>
                <w:top w:val="none" w:sz="0" w:space="0" w:color="auto"/>
                <w:left w:val="none" w:sz="0" w:space="0" w:color="auto"/>
                <w:bottom w:val="none" w:sz="0" w:space="0" w:color="auto"/>
                <w:right w:val="none" w:sz="0" w:space="0" w:color="auto"/>
              </w:divBdr>
            </w:div>
            <w:div w:id="1818954022">
              <w:marLeft w:val="0"/>
              <w:marRight w:val="0"/>
              <w:marTop w:val="0"/>
              <w:marBottom w:val="0"/>
              <w:divBdr>
                <w:top w:val="none" w:sz="0" w:space="0" w:color="auto"/>
                <w:left w:val="none" w:sz="0" w:space="0" w:color="auto"/>
                <w:bottom w:val="none" w:sz="0" w:space="0" w:color="auto"/>
                <w:right w:val="none" w:sz="0" w:space="0" w:color="auto"/>
              </w:divBdr>
            </w:div>
            <w:div w:id="2047170872">
              <w:marLeft w:val="0"/>
              <w:marRight w:val="0"/>
              <w:marTop w:val="0"/>
              <w:marBottom w:val="0"/>
              <w:divBdr>
                <w:top w:val="none" w:sz="0" w:space="0" w:color="auto"/>
                <w:left w:val="none" w:sz="0" w:space="0" w:color="auto"/>
                <w:bottom w:val="none" w:sz="0" w:space="0" w:color="auto"/>
                <w:right w:val="none" w:sz="0" w:space="0" w:color="auto"/>
              </w:divBdr>
            </w:div>
            <w:div w:id="1506481933">
              <w:marLeft w:val="0"/>
              <w:marRight w:val="0"/>
              <w:marTop w:val="0"/>
              <w:marBottom w:val="0"/>
              <w:divBdr>
                <w:top w:val="none" w:sz="0" w:space="0" w:color="auto"/>
                <w:left w:val="none" w:sz="0" w:space="0" w:color="auto"/>
                <w:bottom w:val="none" w:sz="0" w:space="0" w:color="auto"/>
                <w:right w:val="none" w:sz="0" w:space="0" w:color="auto"/>
              </w:divBdr>
            </w:div>
            <w:div w:id="1514149108">
              <w:marLeft w:val="0"/>
              <w:marRight w:val="0"/>
              <w:marTop w:val="0"/>
              <w:marBottom w:val="0"/>
              <w:divBdr>
                <w:top w:val="none" w:sz="0" w:space="0" w:color="auto"/>
                <w:left w:val="none" w:sz="0" w:space="0" w:color="auto"/>
                <w:bottom w:val="none" w:sz="0" w:space="0" w:color="auto"/>
                <w:right w:val="none" w:sz="0" w:space="0" w:color="auto"/>
              </w:divBdr>
            </w:div>
            <w:div w:id="1503541417">
              <w:marLeft w:val="0"/>
              <w:marRight w:val="0"/>
              <w:marTop w:val="0"/>
              <w:marBottom w:val="0"/>
              <w:divBdr>
                <w:top w:val="none" w:sz="0" w:space="0" w:color="auto"/>
                <w:left w:val="none" w:sz="0" w:space="0" w:color="auto"/>
                <w:bottom w:val="none" w:sz="0" w:space="0" w:color="auto"/>
                <w:right w:val="none" w:sz="0" w:space="0" w:color="auto"/>
              </w:divBdr>
            </w:div>
            <w:div w:id="852458898">
              <w:marLeft w:val="0"/>
              <w:marRight w:val="0"/>
              <w:marTop w:val="0"/>
              <w:marBottom w:val="0"/>
              <w:divBdr>
                <w:top w:val="none" w:sz="0" w:space="0" w:color="auto"/>
                <w:left w:val="none" w:sz="0" w:space="0" w:color="auto"/>
                <w:bottom w:val="none" w:sz="0" w:space="0" w:color="auto"/>
                <w:right w:val="none" w:sz="0" w:space="0" w:color="auto"/>
              </w:divBdr>
            </w:div>
            <w:div w:id="1781142470">
              <w:marLeft w:val="0"/>
              <w:marRight w:val="0"/>
              <w:marTop w:val="0"/>
              <w:marBottom w:val="0"/>
              <w:divBdr>
                <w:top w:val="none" w:sz="0" w:space="0" w:color="auto"/>
                <w:left w:val="none" w:sz="0" w:space="0" w:color="auto"/>
                <w:bottom w:val="none" w:sz="0" w:space="0" w:color="auto"/>
                <w:right w:val="none" w:sz="0" w:space="0" w:color="auto"/>
              </w:divBdr>
            </w:div>
            <w:div w:id="5074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0867">
      <w:bodyDiv w:val="1"/>
      <w:marLeft w:val="0"/>
      <w:marRight w:val="0"/>
      <w:marTop w:val="0"/>
      <w:marBottom w:val="0"/>
      <w:divBdr>
        <w:top w:val="none" w:sz="0" w:space="0" w:color="auto"/>
        <w:left w:val="none" w:sz="0" w:space="0" w:color="auto"/>
        <w:bottom w:val="none" w:sz="0" w:space="0" w:color="auto"/>
        <w:right w:val="none" w:sz="0" w:space="0" w:color="auto"/>
      </w:divBdr>
    </w:div>
    <w:div w:id="425997706">
      <w:bodyDiv w:val="1"/>
      <w:marLeft w:val="0"/>
      <w:marRight w:val="0"/>
      <w:marTop w:val="0"/>
      <w:marBottom w:val="0"/>
      <w:divBdr>
        <w:top w:val="none" w:sz="0" w:space="0" w:color="auto"/>
        <w:left w:val="none" w:sz="0" w:space="0" w:color="auto"/>
        <w:bottom w:val="none" w:sz="0" w:space="0" w:color="auto"/>
        <w:right w:val="none" w:sz="0" w:space="0" w:color="auto"/>
      </w:divBdr>
    </w:div>
    <w:div w:id="436872677">
      <w:bodyDiv w:val="1"/>
      <w:marLeft w:val="0"/>
      <w:marRight w:val="0"/>
      <w:marTop w:val="0"/>
      <w:marBottom w:val="0"/>
      <w:divBdr>
        <w:top w:val="none" w:sz="0" w:space="0" w:color="auto"/>
        <w:left w:val="none" w:sz="0" w:space="0" w:color="auto"/>
        <w:bottom w:val="none" w:sz="0" w:space="0" w:color="auto"/>
        <w:right w:val="none" w:sz="0" w:space="0" w:color="auto"/>
      </w:divBdr>
    </w:div>
    <w:div w:id="437795871">
      <w:bodyDiv w:val="1"/>
      <w:marLeft w:val="0"/>
      <w:marRight w:val="0"/>
      <w:marTop w:val="0"/>
      <w:marBottom w:val="0"/>
      <w:divBdr>
        <w:top w:val="none" w:sz="0" w:space="0" w:color="auto"/>
        <w:left w:val="none" w:sz="0" w:space="0" w:color="auto"/>
        <w:bottom w:val="none" w:sz="0" w:space="0" w:color="auto"/>
        <w:right w:val="none" w:sz="0" w:space="0" w:color="auto"/>
      </w:divBdr>
      <w:divsChild>
        <w:div w:id="894852270">
          <w:marLeft w:val="0"/>
          <w:marRight w:val="0"/>
          <w:marTop w:val="0"/>
          <w:marBottom w:val="0"/>
          <w:divBdr>
            <w:top w:val="none" w:sz="0" w:space="0" w:color="auto"/>
            <w:left w:val="none" w:sz="0" w:space="0" w:color="auto"/>
            <w:bottom w:val="none" w:sz="0" w:space="0" w:color="auto"/>
            <w:right w:val="none" w:sz="0" w:space="0" w:color="auto"/>
          </w:divBdr>
          <w:divsChild>
            <w:div w:id="1880389271">
              <w:marLeft w:val="0"/>
              <w:marRight w:val="0"/>
              <w:marTop w:val="0"/>
              <w:marBottom w:val="0"/>
              <w:divBdr>
                <w:top w:val="none" w:sz="0" w:space="0" w:color="auto"/>
                <w:left w:val="none" w:sz="0" w:space="0" w:color="auto"/>
                <w:bottom w:val="none" w:sz="0" w:space="0" w:color="auto"/>
                <w:right w:val="none" w:sz="0" w:space="0" w:color="auto"/>
              </w:divBdr>
            </w:div>
            <w:div w:id="675964530">
              <w:marLeft w:val="0"/>
              <w:marRight w:val="0"/>
              <w:marTop w:val="0"/>
              <w:marBottom w:val="0"/>
              <w:divBdr>
                <w:top w:val="none" w:sz="0" w:space="0" w:color="auto"/>
                <w:left w:val="none" w:sz="0" w:space="0" w:color="auto"/>
                <w:bottom w:val="none" w:sz="0" w:space="0" w:color="auto"/>
                <w:right w:val="none" w:sz="0" w:space="0" w:color="auto"/>
              </w:divBdr>
            </w:div>
            <w:div w:id="1045253551">
              <w:marLeft w:val="0"/>
              <w:marRight w:val="0"/>
              <w:marTop w:val="0"/>
              <w:marBottom w:val="0"/>
              <w:divBdr>
                <w:top w:val="none" w:sz="0" w:space="0" w:color="auto"/>
                <w:left w:val="none" w:sz="0" w:space="0" w:color="auto"/>
                <w:bottom w:val="none" w:sz="0" w:space="0" w:color="auto"/>
                <w:right w:val="none" w:sz="0" w:space="0" w:color="auto"/>
              </w:divBdr>
            </w:div>
            <w:div w:id="1411852691">
              <w:marLeft w:val="0"/>
              <w:marRight w:val="0"/>
              <w:marTop w:val="0"/>
              <w:marBottom w:val="0"/>
              <w:divBdr>
                <w:top w:val="none" w:sz="0" w:space="0" w:color="auto"/>
                <w:left w:val="none" w:sz="0" w:space="0" w:color="auto"/>
                <w:bottom w:val="none" w:sz="0" w:space="0" w:color="auto"/>
                <w:right w:val="none" w:sz="0" w:space="0" w:color="auto"/>
              </w:divBdr>
            </w:div>
            <w:div w:id="2004888542">
              <w:marLeft w:val="0"/>
              <w:marRight w:val="0"/>
              <w:marTop w:val="0"/>
              <w:marBottom w:val="0"/>
              <w:divBdr>
                <w:top w:val="none" w:sz="0" w:space="0" w:color="auto"/>
                <w:left w:val="none" w:sz="0" w:space="0" w:color="auto"/>
                <w:bottom w:val="none" w:sz="0" w:space="0" w:color="auto"/>
                <w:right w:val="none" w:sz="0" w:space="0" w:color="auto"/>
              </w:divBdr>
            </w:div>
            <w:div w:id="2083023860">
              <w:marLeft w:val="0"/>
              <w:marRight w:val="0"/>
              <w:marTop w:val="0"/>
              <w:marBottom w:val="0"/>
              <w:divBdr>
                <w:top w:val="none" w:sz="0" w:space="0" w:color="auto"/>
                <w:left w:val="none" w:sz="0" w:space="0" w:color="auto"/>
                <w:bottom w:val="none" w:sz="0" w:space="0" w:color="auto"/>
                <w:right w:val="none" w:sz="0" w:space="0" w:color="auto"/>
              </w:divBdr>
            </w:div>
            <w:div w:id="706876122">
              <w:marLeft w:val="0"/>
              <w:marRight w:val="0"/>
              <w:marTop w:val="0"/>
              <w:marBottom w:val="0"/>
              <w:divBdr>
                <w:top w:val="none" w:sz="0" w:space="0" w:color="auto"/>
                <w:left w:val="none" w:sz="0" w:space="0" w:color="auto"/>
                <w:bottom w:val="none" w:sz="0" w:space="0" w:color="auto"/>
                <w:right w:val="none" w:sz="0" w:space="0" w:color="auto"/>
              </w:divBdr>
            </w:div>
            <w:div w:id="864901953">
              <w:marLeft w:val="0"/>
              <w:marRight w:val="0"/>
              <w:marTop w:val="0"/>
              <w:marBottom w:val="0"/>
              <w:divBdr>
                <w:top w:val="none" w:sz="0" w:space="0" w:color="auto"/>
                <w:left w:val="none" w:sz="0" w:space="0" w:color="auto"/>
                <w:bottom w:val="none" w:sz="0" w:space="0" w:color="auto"/>
                <w:right w:val="none" w:sz="0" w:space="0" w:color="auto"/>
              </w:divBdr>
            </w:div>
            <w:div w:id="1945451653">
              <w:marLeft w:val="0"/>
              <w:marRight w:val="0"/>
              <w:marTop w:val="0"/>
              <w:marBottom w:val="0"/>
              <w:divBdr>
                <w:top w:val="none" w:sz="0" w:space="0" w:color="auto"/>
                <w:left w:val="none" w:sz="0" w:space="0" w:color="auto"/>
                <w:bottom w:val="none" w:sz="0" w:space="0" w:color="auto"/>
                <w:right w:val="none" w:sz="0" w:space="0" w:color="auto"/>
              </w:divBdr>
            </w:div>
            <w:div w:id="1229462993">
              <w:marLeft w:val="0"/>
              <w:marRight w:val="0"/>
              <w:marTop w:val="0"/>
              <w:marBottom w:val="0"/>
              <w:divBdr>
                <w:top w:val="none" w:sz="0" w:space="0" w:color="auto"/>
                <w:left w:val="none" w:sz="0" w:space="0" w:color="auto"/>
                <w:bottom w:val="none" w:sz="0" w:space="0" w:color="auto"/>
                <w:right w:val="none" w:sz="0" w:space="0" w:color="auto"/>
              </w:divBdr>
            </w:div>
            <w:div w:id="1670671984">
              <w:marLeft w:val="0"/>
              <w:marRight w:val="0"/>
              <w:marTop w:val="0"/>
              <w:marBottom w:val="0"/>
              <w:divBdr>
                <w:top w:val="none" w:sz="0" w:space="0" w:color="auto"/>
                <w:left w:val="none" w:sz="0" w:space="0" w:color="auto"/>
                <w:bottom w:val="none" w:sz="0" w:space="0" w:color="auto"/>
                <w:right w:val="none" w:sz="0" w:space="0" w:color="auto"/>
              </w:divBdr>
            </w:div>
            <w:div w:id="1958095950">
              <w:marLeft w:val="0"/>
              <w:marRight w:val="0"/>
              <w:marTop w:val="0"/>
              <w:marBottom w:val="0"/>
              <w:divBdr>
                <w:top w:val="none" w:sz="0" w:space="0" w:color="auto"/>
                <w:left w:val="none" w:sz="0" w:space="0" w:color="auto"/>
                <w:bottom w:val="none" w:sz="0" w:space="0" w:color="auto"/>
                <w:right w:val="none" w:sz="0" w:space="0" w:color="auto"/>
              </w:divBdr>
            </w:div>
            <w:div w:id="782384508">
              <w:marLeft w:val="0"/>
              <w:marRight w:val="0"/>
              <w:marTop w:val="0"/>
              <w:marBottom w:val="0"/>
              <w:divBdr>
                <w:top w:val="none" w:sz="0" w:space="0" w:color="auto"/>
                <w:left w:val="none" w:sz="0" w:space="0" w:color="auto"/>
                <w:bottom w:val="none" w:sz="0" w:space="0" w:color="auto"/>
                <w:right w:val="none" w:sz="0" w:space="0" w:color="auto"/>
              </w:divBdr>
            </w:div>
            <w:div w:id="1529753372">
              <w:marLeft w:val="0"/>
              <w:marRight w:val="0"/>
              <w:marTop w:val="0"/>
              <w:marBottom w:val="0"/>
              <w:divBdr>
                <w:top w:val="none" w:sz="0" w:space="0" w:color="auto"/>
                <w:left w:val="none" w:sz="0" w:space="0" w:color="auto"/>
                <w:bottom w:val="none" w:sz="0" w:space="0" w:color="auto"/>
                <w:right w:val="none" w:sz="0" w:space="0" w:color="auto"/>
              </w:divBdr>
            </w:div>
            <w:div w:id="1261647572">
              <w:marLeft w:val="0"/>
              <w:marRight w:val="0"/>
              <w:marTop w:val="0"/>
              <w:marBottom w:val="0"/>
              <w:divBdr>
                <w:top w:val="none" w:sz="0" w:space="0" w:color="auto"/>
                <w:left w:val="none" w:sz="0" w:space="0" w:color="auto"/>
                <w:bottom w:val="none" w:sz="0" w:space="0" w:color="auto"/>
                <w:right w:val="none" w:sz="0" w:space="0" w:color="auto"/>
              </w:divBdr>
            </w:div>
            <w:div w:id="217858964">
              <w:marLeft w:val="0"/>
              <w:marRight w:val="0"/>
              <w:marTop w:val="0"/>
              <w:marBottom w:val="0"/>
              <w:divBdr>
                <w:top w:val="none" w:sz="0" w:space="0" w:color="auto"/>
                <w:left w:val="none" w:sz="0" w:space="0" w:color="auto"/>
                <w:bottom w:val="none" w:sz="0" w:space="0" w:color="auto"/>
                <w:right w:val="none" w:sz="0" w:space="0" w:color="auto"/>
              </w:divBdr>
            </w:div>
            <w:div w:id="780034898">
              <w:marLeft w:val="0"/>
              <w:marRight w:val="0"/>
              <w:marTop w:val="0"/>
              <w:marBottom w:val="0"/>
              <w:divBdr>
                <w:top w:val="none" w:sz="0" w:space="0" w:color="auto"/>
                <w:left w:val="none" w:sz="0" w:space="0" w:color="auto"/>
                <w:bottom w:val="none" w:sz="0" w:space="0" w:color="auto"/>
                <w:right w:val="none" w:sz="0" w:space="0" w:color="auto"/>
              </w:divBdr>
            </w:div>
            <w:div w:id="17767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4623">
      <w:bodyDiv w:val="1"/>
      <w:marLeft w:val="0"/>
      <w:marRight w:val="0"/>
      <w:marTop w:val="0"/>
      <w:marBottom w:val="0"/>
      <w:divBdr>
        <w:top w:val="none" w:sz="0" w:space="0" w:color="auto"/>
        <w:left w:val="none" w:sz="0" w:space="0" w:color="auto"/>
        <w:bottom w:val="none" w:sz="0" w:space="0" w:color="auto"/>
        <w:right w:val="none" w:sz="0" w:space="0" w:color="auto"/>
      </w:divBdr>
      <w:divsChild>
        <w:div w:id="883757268">
          <w:marLeft w:val="0"/>
          <w:marRight w:val="0"/>
          <w:marTop w:val="0"/>
          <w:marBottom w:val="0"/>
          <w:divBdr>
            <w:top w:val="none" w:sz="0" w:space="0" w:color="auto"/>
            <w:left w:val="none" w:sz="0" w:space="0" w:color="auto"/>
            <w:bottom w:val="none" w:sz="0" w:space="0" w:color="auto"/>
            <w:right w:val="none" w:sz="0" w:space="0" w:color="auto"/>
          </w:divBdr>
          <w:divsChild>
            <w:div w:id="685013669">
              <w:marLeft w:val="0"/>
              <w:marRight w:val="0"/>
              <w:marTop w:val="0"/>
              <w:marBottom w:val="0"/>
              <w:divBdr>
                <w:top w:val="none" w:sz="0" w:space="0" w:color="auto"/>
                <w:left w:val="none" w:sz="0" w:space="0" w:color="auto"/>
                <w:bottom w:val="none" w:sz="0" w:space="0" w:color="auto"/>
                <w:right w:val="none" w:sz="0" w:space="0" w:color="auto"/>
              </w:divBdr>
            </w:div>
            <w:div w:id="1252348131">
              <w:marLeft w:val="0"/>
              <w:marRight w:val="0"/>
              <w:marTop w:val="0"/>
              <w:marBottom w:val="0"/>
              <w:divBdr>
                <w:top w:val="none" w:sz="0" w:space="0" w:color="auto"/>
                <w:left w:val="none" w:sz="0" w:space="0" w:color="auto"/>
                <w:bottom w:val="none" w:sz="0" w:space="0" w:color="auto"/>
                <w:right w:val="none" w:sz="0" w:space="0" w:color="auto"/>
              </w:divBdr>
            </w:div>
            <w:div w:id="1063680006">
              <w:marLeft w:val="0"/>
              <w:marRight w:val="0"/>
              <w:marTop w:val="0"/>
              <w:marBottom w:val="0"/>
              <w:divBdr>
                <w:top w:val="none" w:sz="0" w:space="0" w:color="auto"/>
                <w:left w:val="none" w:sz="0" w:space="0" w:color="auto"/>
                <w:bottom w:val="none" w:sz="0" w:space="0" w:color="auto"/>
                <w:right w:val="none" w:sz="0" w:space="0" w:color="auto"/>
              </w:divBdr>
            </w:div>
            <w:div w:id="513419131">
              <w:marLeft w:val="0"/>
              <w:marRight w:val="0"/>
              <w:marTop w:val="0"/>
              <w:marBottom w:val="0"/>
              <w:divBdr>
                <w:top w:val="none" w:sz="0" w:space="0" w:color="auto"/>
                <w:left w:val="none" w:sz="0" w:space="0" w:color="auto"/>
                <w:bottom w:val="none" w:sz="0" w:space="0" w:color="auto"/>
                <w:right w:val="none" w:sz="0" w:space="0" w:color="auto"/>
              </w:divBdr>
            </w:div>
            <w:div w:id="828520551">
              <w:marLeft w:val="0"/>
              <w:marRight w:val="0"/>
              <w:marTop w:val="0"/>
              <w:marBottom w:val="0"/>
              <w:divBdr>
                <w:top w:val="none" w:sz="0" w:space="0" w:color="auto"/>
                <w:left w:val="none" w:sz="0" w:space="0" w:color="auto"/>
                <w:bottom w:val="none" w:sz="0" w:space="0" w:color="auto"/>
                <w:right w:val="none" w:sz="0" w:space="0" w:color="auto"/>
              </w:divBdr>
            </w:div>
            <w:div w:id="1760364261">
              <w:marLeft w:val="0"/>
              <w:marRight w:val="0"/>
              <w:marTop w:val="0"/>
              <w:marBottom w:val="0"/>
              <w:divBdr>
                <w:top w:val="none" w:sz="0" w:space="0" w:color="auto"/>
                <w:left w:val="none" w:sz="0" w:space="0" w:color="auto"/>
                <w:bottom w:val="none" w:sz="0" w:space="0" w:color="auto"/>
                <w:right w:val="none" w:sz="0" w:space="0" w:color="auto"/>
              </w:divBdr>
            </w:div>
            <w:div w:id="433401180">
              <w:marLeft w:val="0"/>
              <w:marRight w:val="0"/>
              <w:marTop w:val="0"/>
              <w:marBottom w:val="0"/>
              <w:divBdr>
                <w:top w:val="none" w:sz="0" w:space="0" w:color="auto"/>
                <w:left w:val="none" w:sz="0" w:space="0" w:color="auto"/>
                <w:bottom w:val="none" w:sz="0" w:space="0" w:color="auto"/>
                <w:right w:val="none" w:sz="0" w:space="0" w:color="auto"/>
              </w:divBdr>
            </w:div>
            <w:div w:id="812985272">
              <w:marLeft w:val="0"/>
              <w:marRight w:val="0"/>
              <w:marTop w:val="0"/>
              <w:marBottom w:val="0"/>
              <w:divBdr>
                <w:top w:val="none" w:sz="0" w:space="0" w:color="auto"/>
                <w:left w:val="none" w:sz="0" w:space="0" w:color="auto"/>
                <w:bottom w:val="none" w:sz="0" w:space="0" w:color="auto"/>
                <w:right w:val="none" w:sz="0" w:space="0" w:color="auto"/>
              </w:divBdr>
            </w:div>
            <w:div w:id="1236669973">
              <w:marLeft w:val="0"/>
              <w:marRight w:val="0"/>
              <w:marTop w:val="0"/>
              <w:marBottom w:val="0"/>
              <w:divBdr>
                <w:top w:val="none" w:sz="0" w:space="0" w:color="auto"/>
                <w:left w:val="none" w:sz="0" w:space="0" w:color="auto"/>
                <w:bottom w:val="none" w:sz="0" w:space="0" w:color="auto"/>
                <w:right w:val="none" w:sz="0" w:space="0" w:color="auto"/>
              </w:divBdr>
            </w:div>
            <w:div w:id="580723972">
              <w:marLeft w:val="0"/>
              <w:marRight w:val="0"/>
              <w:marTop w:val="0"/>
              <w:marBottom w:val="0"/>
              <w:divBdr>
                <w:top w:val="none" w:sz="0" w:space="0" w:color="auto"/>
                <w:left w:val="none" w:sz="0" w:space="0" w:color="auto"/>
                <w:bottom w:val="none" w:sz="0" w:space="0" w:color="auto"/>
                <w:right w:val="none" w:sz="0" w:space="0" w:color="auto"/>
              </w:divBdr>
            </w:div>
            <w:div w:id="579485854">
              <w:marLeft w:val="0"/>
              <w:marRight w:val="0"/>
              <w:marTop w:val="0"/>
              <w:marBottom w:val="0"/>
              <w:divBdr>
                <w:top w:val="none" w:sz="0" w:space="0" w:color="auto"/>
                <w:left w:val="none" w:sz="0" w:space="0" w:color="auto"/>
                <w:bottom w:val="none" w:sz="0" w:space="0" w:color="auto"/>
                <w:right w:val="none" w:sz="0" w:space="0" w:color="auto"/>
              </w:divBdr>
            </w:div>
            <w:div w:id="105807010">
              <w:marLeft w:val="0"/>
              <w:marRight w:val="0"/>
              <w:marTop w:val="0"/>
              <w:marBottom w:val="0"/>
              <w:divBdr>
                <w:top w:val="none" w:sz="0" w:space="0" w:color="auto"/>
                <w:left w:val="none" w:sz="0" w:space="0" w:color="auto"/>
                <w:bottom w:val="none" w:sz="0" w:space="0" w:color="auto"/>
                <w:right w:val="none" w:sz="0" w:space="0" w:color="auto"/>
              </w:divBdr>
            </w:div>
            <w:div w:id="2109764584">
              <w:marLeft w:val="0"/>
              <w:marRight w:val="0"/>
              <w:marTop w:val="0"/>
              <w:marBottom w:val="0"/>
              <w:divBdr>
                <w:top w:val="none" w:sz="0" w:space="0" w:color="auto"/>
                <w:left w:val="none" w:sz="0" w:space="0" w:color="auto"/>
                <w:bottom w:val="none" w:sz="0" w:space="0" w:color="auto"/>
                <w:right w:val="none" w:sz="0" w:space="0" w:color="auto"/>
              </w:divBdr>
            </w:div>
            <w:div w:id="952638666">
              <w:marLeft w:val="0"/>
              <w:marRight w:val="0"/>
              <w:marTop w:val="0"/>
              <w:marBottom w:val="0"/>
              <w:divBdr>
                <w:top w:val="none" w:sz="0" w:space="0" w:color="auto"/>
                <w:left w:val="none" w:sz="0" w:space="0" w:color="auto"/>
                <w:bottom w:val="none" w:sz="0" w:space="0" w:color="auto"/>
                <w:right w:val="none" w:sz="0" w:space="0" w:color="auto"/>
              </w:divBdr>
            </w:div>
            <w:div w:id="227303287">
              <w:marLeft w:val="0"/>
              <w:marRight w:val="0"/>
              <w:marTop w:val="0"/>
              <w:marBottom w:val="0"/>
              <w:divBdr>
                <w:top w:val="none" w:sz="0" w:space="0" w:color="auto"/>
                <w:left w:val="none" w:sz="0" w:space="0" w:color="auto"/>
                <w:bottom w:val="none" w:sz="0" w:space="0" w:color="auto"/>
                <w:right w:val="none" w:sz="0" w:space="0" w:color="auto"/>
              </w:divBdr>
            </w:div>
            <w:div w:id="162669364">
              <w:marLeft w:val="0"/>
              <w:marRight w:val="0"/>
              <w:marTop w:val="0"/>
              <w:marBottom w:val="0"/>
              <w:divBdr>
                <w:top w:val="none" w:sz="0" w:space="0" w:color="auto"/>
                <w:left w:val="none" w:sz="0" w:space="0" w:color="auto"/>
                <w:bottom w:val="none" w:sz="0" w:space="0" w:color="auto"/>
                <w:right w:val="none" w:sz="0" w:space="0" w:color="auto"/>
              </w:divBdr>
            </w:div>
            <w:div w:id="623854760">
              <w:marLeft w:val="0"/>
              <w:marRight w:val="0"/>
              <w:marTop w:val="0"/>
              <w:marBottom w:val="0"/>
              <w:divBdr>
                <w:top w:val="none" w:sz="0" w:space="0" w:color="auto"/>
                <w:left w:val="none" w:sz="0" w:space="0" w:color="auto"/>
                <w:bottom w:val="none" w:sz="0" w:space="0" w:color="auto"/>
                <w:right w:val="none" w:sz="0" w:space="0" w:color="auto"/>
              </w:divBdr>
            </w:div>
            <w:div w:id="1978290451">
              <w:marLeft w:val="0"/>
              <w:marRight w:val="0"/>
              <w:marTop w:val="0"/>
              <w:marBottom w:val="0"/>
              <w:divBdr>
                <w:top w:val="none" w:sz="0" w:space="0" w:color="auto"/>
                <w:left w:val="none" w:sz="0" w:space="0" w:color="auto"/>
                <w:bottom w:val="none" w:sz="0" w:space="0" w:color="auto"/>
                <w:right w:val="none" w:sz="0" w:space="0" w:color="auto"/>
              </w:divBdr>
            </w:div>
            <w:div w:id="17643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7728">
      <w:bodyDiv w:val="1"/>
      <w:marLeft w:val="0"/>
      <w:marRight w:val="0"/>
      <w:marTop w:val="0"/>
      <w:marBottom w:val="0"/>
      <w:divBdr>
        <w:top w:val="none" w:sz="0" w:space="0" w:color="auto"/>
        <w:left w:val="none" w:sz="0" w:space="0" w:color="auto"/>
        <w:bottom w:val="none" w:sz="0" w:space="0" w:color="auto"/>
        <w:right w:val="none" w:sz="0" w:space="0" w:color="auto"/>
      </w:divBdr>
      <w:divsChild>
        <w:div w:id="210574812">
          <w:marLeft w:val="0"/>
          <w:marRight w:val="0"/>
          <w:marTop w:val="0"/>
          <w:marBottom w:val="0"/>
          <w:divBdr>
            <w:top w:val="none" w:sz="0" w:space="0" w:color="auto"/>
            <w:left w:val="none" w:sz="0" w:space="0" w:color="auto"/>
            <w:bottom w:val="none" w:sz="0" w:space="0" w:color="auto"/>
            <w:right w:val="none" w:sz="0" w:space="0" w:color="auto"/>
          </w:divBdr>
          <w:divsChild>
            <w:div w:id="6008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3992">
      <w:bodyDiv w:val="1"/>
      <w:marLeft w:val="0"/>
      <w:marRight w:val="0"/>
      <w:marTop w:val="0"/>
      <w:marBottom w:val="0"/>
      <w:divBdr>
        <w:top w:val="none" w:sz="0" w:space="0" w:color="auto"/>
        <w:left w:val="none" w:sz="0" w:space="0" w:color="auto"/>
        <w:bottom w:val="none" w:sz="0" w:space="0" w:color="auto"/>
        <w:right w:val="none" w:sz="0" w:space="0" w:color="auto"/>
      </w:divBdr>
      <w:divsChild>
        <w:div w:id="133909667">
          <w:marLeft w:val="0"/>
          <w:marRight w:val="0"/>
          <w:marTop w:val="0"/>
          <w:marBottom w:val="0"/>
          <w:divBdr>
            <w:top w:val="none" w:sz="0" w:space="0" w:color="auto"/>
            <w:left w:val="none" w:sz="0" w:space="0" w:color="auto"/>
            <w:bottom w:val="none" w:sz="0" w:space="0" w:color="auto"/>
            <w:right w:val="none" w:sz="0" w:space="0" w:color="auto"/>
          </w:divBdr>
          <w:divsChild>
            <w:div w:id="662970831">
              <w:marLeft w:val="0"/>
              <w:marRight w:val="0"/>
              <w:marTop w:val="0"/>
              <w:marBottom w:val="0"/>
              <w:divBdr>
                <w:top w:val="none" w:sz="0" w:space="0" w:color="auto"/>
                <w:left w:val="none" w:sz="0" w:space="0" w:color="auto"/>
                <w:bottom w:val="none" w:sz="0" w:space="0" w:color="auto"/>
                <w:right w:val="none" w:sz="0" w:space="0" w:color="auto"/>
              </w:divBdr>
            </w:div>
            <w:div w:id="350180936">
              <w:marLeft w:val="0"/>
              <w:marRight w:val="0"/>
              <w:marTop w:val="0"/>
              <w:marBottom w:val="0"/>
              <w:divBdr>
                <w:top w:val="none" w:sz="0" w:space="0" w:color="auto"/>
                <w:left w:val="none" w:sz="0" w:space="0" w:color="auto"/>
                <w:bottom w:val="none" w:sz="0" w:space="0" w:color="auto"/>
                <w:right w:val="none" w:sz="0" w:space="0" w:color="auto"/>
              </w:divBdr>
            </w:div>
            <w:div w:id="959453172">
              <w:marLeft w:val="0"/>
              <w:marRight w:val="0"/>
              <w:marTop w:val="0"/>
              <w:marBottom w:val="0"/>
              <w:divBdr>
                <w:top w:val="none" w:sz="0" w:space="0" w:color="auto"/>
                <w:left w:val="none" w:sz="0" w:space="0" w:color="auto"/>
                <w:bottom w:val="none" w:sz="0" w:space="0" w:color="auto"/>
                <w:right w:val="none" w:sz="0" w:space="0" w:color="auto"/>
              </w:divBdr>
            </w:div>
            <w:div w:id="1890678990">
              <w:marLeft w:val="0"/>
              <w:marRight w:val="0"/>
              <w:marTop w:val="0"/>
              <w:marBottom w:val="0"/>
              <w:divBdr>
                <w:top w:val="none" w:sz="0" w:space="0" w:color="auto"/>
                <w:left w:val="none" w:sz="0" w:space="0" w:color="auto"/>
                <w:bottom w:val="none" w:sz="0" w:space="0" w:color="auto"/>
                <w:right w:val="none" w:sz="0" w:space="0" w:color="auto"/>
              </w:divBdr>
            </w:div>
            <w:div w:id="553275105">
              <w:marLeft w:val="0"/>
              <w:marRight w:val="0"/>
              <w:marTop w:val="0"/>
              <w:marBottom w:val="0"/>
              <w:divBdr>
                <w:top w:val="none" w:sz="0" w:space="0" w:color="auto"/>
                <w:left w:val="none" w:sz="0" w:space="0" w:color="auto"/>
                <w:bottom w:val="none" w:sz="0" w:space="0" w:color="auto"/>
                <w:right w:val="none" w:sz="0" w:space="0" w:color="auto"/>
              </w:divBdr>
            </w:div>
            <w:div w:id="869759922">
              <w:marLeft w:val="0"/>
              <w:marRight w:val="0"/>
              <w:marTop w:val="0"/>
              <w:marBottom w:val="0"/>
              <w:divBdr>
                <w:top w:val="none" w:sz="0" w:space="0" w:color="auto"/>
                <w:left w:val="none" w:sz="0" w:space="0" w:color="auto"/>
                <w:bottom w:val="none" w:sz="0" w:space="0" w:color="auto"/>
                <w:right w:val="none" w:sz="0" w:space="0" w:color="auto"/>
              </w:divBdr>
            </w:div>
            <w:div w:id="415784031">
              <w:marLeft w:val="0"/>
              <w:marRight w:val="0"/>
              <w:marTop w:val="0"/>
              <w:marBottom w:val="0"/>
              <w:divBdr>
                <w:top w:val="none" w:sz="0" w:space="0" w:color="auto"/>
                <w:left w:val="none" w:sz="0" w:space="0" w:color="auto"/>
                <w:bottom w:val="none" w:sz="0" w:space="0" w:color="auto"/>
                <w:right w:val="none" w:sz="0" w:space="0" w:color="auto"/>
              </w:divBdr>
            </w:div>
            <w:div w:id="1025986121">
              <w:marLeft w:val="0"/>
              <w:marRight w:val="0"/>
              <w:marTop w:val="0"/>
              <w:marBottom w:val="0"/>
              <w:divBdr>
                <w:top w:val="none" w:sz="0" w:space="0" w:color="auto"/>
                <w:left w:val="none" w:sz="0" w:space="0" w:color="auto"/>
                <w:bottom w:val="none" w:sz="0" w:space="0" w:color="auto"/>
                <w:right w:val="none" w:sz="0" w:space="0" w:color="auto"/>
              </w:divBdr>
            </w:div>
            <w:div w:id="1536308070">
              <w:marLeft w:val="0"/>
              <w:marRight w:val="0"/>
              <w:marTop w:val="0"/>
              <w:marBottom w:val="0"/>
              <w:divBdr>
                <w:top w:val="none" w:sz="0" w:space="0" w:color="auto"/>
                <w:left w:val="none" w:sz="0" w:space="0" w:color="auto"/>
                <w:bottom w:val="none" w:sz="0" w:space="0" w:color="auto"/>
                <w:right w:val="none" w:sz="0" w:space="0" w:color="auto"/>
              </w:divBdr>
            </w:div>
            <w:div w:id="1670211903">
              <w:marLeft w:val="0"/>
              <w:marRight w:val="0"/>
              <w:marTop w:val="0"/>
              <w:marBottom w:val="0"/>
              <w:divBdr>
                <w:top w:val="none" w:sz="0" w:space="0" w:color="auto"/>
                <w:left w:val="none" w:sz="0" w:space="0" w:color="auto"/>
                <w:bottom w:val="none" w:sz="0" w:space="0" w:color="auto"/>
                <w:right w:val="none" w:sz="0" w:space="0" w:color="auto"/>
              </w:divBdr>
            </w:div>
            <w:div w:id="746726625">
              <w:marLeft w:val="0"/>
              <w:marRight w:val="0"/>
              <w:marTop w:val="0"/>
              <w:marBottom w:val="0"/>
              <w:divBdr>
                <w:top w:val="none" w:sz="0" w:space="0" w:color="auto"/>
                <w:left w:val="none" w:sz="0" w:space="0" w:color="auto"/>
                <w:bottom w:val="none" w:sz="0" w:space="0" w:color="auto"/>
                <w:right w:val="none" w:sz="0" w:space="0" w:color="auto"/>
              </w:divBdr>
            </w:div>
            <w:div w:id="1357461634">
              <w:marLeft w:val="0"/>
              <w:marRight w:val="0"/>
              <w:marTop w:val="0"/>
              <w:marBottom w:val="0"/>
              <w:divBdr>
                <w:top w:val="none" w:sz="0" w:space="0" w:color="auto"/>
                <w:left w:val="none" w:sz="0" w:space="0" w:color="auto"/>
                <w:bottom w:val="none" w:sz="0" w:space="0" w:color="auto"/>
                <w:right w:val="none" w:sz="0" w:space="0" w:color="auto"/>
              </w:divBdr>
            </w:div>
            <w:div w:id="1509976087">
              <w:marLeft w:val="0"/>
              <w:marRight w:val="0"/>
              <w:marTop w:val="0"/>
              <w:marBottom w:val="0"/>
              <w:divBdr>
                <w:top w:val="none" w:sz="0" w:space="0" w:color="auto"/>
                <w:left w:val="none" w:sz="0" w:space="0" w:color="auto"/>
                <w:bottom w:val="none" w:sz="0" w:space="0" w:color="auto"/>
                <w:right w:val="none" w:sz="0" w:space="0" w:color="auto"/>
              </w:divBdr>
            </w:div>
            <w:div w:id="1376856021">
              <w:marLeft w:val="0"/>
              <w:marRight w:val="0"/>
              <w:marTop w:val="0"/>
              <w:marBottom w:val="0"/>
              <w:divBdr>
                <w:top w:val="none" w:sz="0" w:space="0" w:color="auto"/>
                <w:left w:val="none" w:sz="0" w:space="0" w:color="auto"/>
                <w:bottom w:val="none" w:sz="0" w:space="0" w:color="auto"/>
                <w:right w:val="none" w:sz="0" w:space="0" w:color="auto"/>
              </w:divBdr>
            </w:div>
            <w:div w:id="512109022">
              <w:marLeft w:val="0"/>
              <w:marRight w:val="0"/>
              <w:marTop w:val="0"/>
              <w:marBottom w:val="0"/>
              <w:divBdr>
                <w:top w:val="none" w:sz="0" w:space="0" w:color="auto"/>
                <w:left w:val="none" w:sz="0" w:space="0" w:color="auto"/>
                <w:bottom w:val="none" w:sz="0" w:space="0" w:color="auto"/>
                <w:right w:val="none" w:sz="0" w:space="0" w:color="auto"/>
              </w:divBdr>
            </w:div>
            <w:div w:id="1087726691">
              <w:marLeft w:val="0"/>
              <w:marRight w:val="0"/>
              <w:marTop w:val="0"/>
              <w:marBottom w:val="0"/>
              <w:divBdr>
                <w:top w:val="none" w:sz="0" w:space="0" w:color="auto"/>
                <w:left w:val="none" w:sz="0" w:space="0" w:color="auto"/>
                <w:bottom w:val="none" w:sz="0" w:space="0" w:color="auto"/>
                <w:right w:val="none" w:sz="0" w:space="0" w:color="auto"/>
              </w:divBdr>
            </w:div>
            <w:div w:id="1238590622">
              <w:marLeft w:val="0"/>
              <w:marRight w:val="0"/>
              <w:marTop w:val="0"/>
              <w:marBottom w:val="0"/>
              <w:divBdr>
                <w:top w:val="none" w:sz="0" w:space="0" w:color="auto"/>
                <w:left w:val="none" w:sz="0" w:space="0" w:color="auto"/>
                <w:bottom w:val="none" w:sz="0" w:space="0" w:color="auto"/>
                <w:right w:val="none" w:sz="0" w:space="0" w:color="auto"/>
              </w:divBdr>
            </w:div>
            <w:div w:id="529956201">
              <w:marLeft w:val="0"/>
              <w:marRight w:val="0"/>
              <w:marTop w:val="0"/>
              <w:marBottom w:val="0"/>
              <w:divBdr>
                <w:top w:val="none" w:sz="0" w:space="0" w:color="auto"/>
                <w:left w:val="none" w:sz="0" w:space="0" w:color="auto"/>
                <w:bottom w:val="none" w:sz="0" w:space="0" w:color="auto"/>
                <w:right w:val="none" w:sz="0" w:space="0" w:color="auto"/>
              </w:divBdr>
            </w:div>
            <w:div w:id="1466240383">
              <w:marLeft w:val="0"/>
              <w:marRight w:val="0"/>
              <w:marTop w:val="0"/>
              <w:marBottom w:val="0"/>
              <w:divBdr>
                <w:top w:val="none" w:sz="0" w:space="0" w:color="auto"/>
                <w:left w:val="none" w:sz="0" w:space="0" w:color="auto"/>
                <w:bottom w:val="none" w:sz="0" w:space="0" w:color="auto"/>
                <w:right w:val="none" w:sz="0" w:space="0" w:color="auto"/>
              </w:divBdr>
            </w:div>
            <w:div w:id="1500392468">
              <w:marLeft w:val="0"/>
              <w:marRight w:val="0"/>
              <w:marTop w:val="0"/>
              <w:marBottom w:val="0"/>
              <w:divBdr>
                <w:top w:val="none" w:sz="0" w:space="0" w:color="auto"/>
                <w:left w:val="none" w:sz="0" w:space="0" w:color="auto"/>
                <w:bottom w:val="none" w:sz="0" w:space="0" w:color="auto"/>
                <w:right w:val="none" w:sz="0" w:space="0" w:color="auto"/>
              </w:divBdr>
            </w:div>
            <w:div w:id="2140955934">
              <w:marLeft w:val="0"/>
              <w:marRight w:val="0"/>
              <w:marTop w:val="0"/>
              <w:marBottom w:val="0"/>
              <w:divBdr>
                <w:top w:val="none" w:sz="0" w:space="0" w:color="auto"/>
                <w:left w:val="none" w:sz="0" w:space="0" w:color="auto"/>
                <w:bottom w:val="none" w:sz="0" w:space="0" w:color="auto"/>
                <w:right w:val="none" w:sz="0" w:space="0" w:color="auto"/>
              </w:divBdr>
            </w:div>
            <w:div w:id="1599411659">
              <w:marLeft w:val="0"/>
              <w:marRight w:val="0"/>
              <w:marTop w:val="0"/>
              <w:marBottom w:val="0"/>
              <w:divBdr>
                <w:top w:val="none" w:sz="0" w:space="0" w:color="auto"/>
                <w:left w:val="none" w:sz="0" w:space="0" w:color="auto"/>
                <w:bottom w:val="none" w:sz="0" w:space="0" w:color="auto"/>
                <w:right w:val="none" w:sz="0" w:space="0" w:color="auto"/>
              </w:divBdr>
            </w:div>
            <w:div w:id="166336941">
              <w:marLeft w:val="0"/>
              <w:marRight w:val="0"/>
              <w:marTop w:val="0"/>
              <w:marBottom w:val="0"/>
              <w:divBdr>
                <w:top w:val="none" w:sz="0" w:space="0" w:color="auto"/>
                <w:left w:val="none" w:sz="0" w:space="0" w:color="auto"/>
                <w:bottom w:val="none" w:sz="0" w:space="0" w:color="auto"/>
                <w:right w:val="none" w:sz="0" w:space="0" w:color="auto"/>
              </w:divBdr>
            </w:div>
            <w:div w:id="420223394">
              <w:marLeft w:val="0"/>
              <w:marRight w:val="0"/>
              <w:marTop w:val="0"/>
              <w:marBottom w:val="0"/>
              <w:divBdr>
                <w:top w:val="none" w:sz="0" w:space="0" w:color="auto"/>
                <w:left w:val="none" w:sz="0" w:space="0" w:color="auto"/>
                <w:bottom w:val="none" w:sz="0" w:space="0" w:color="auto"/>
                <w:right w:val="none" w:sz="0" w:space="0" w:color="auto"/>
              </w:divBdr>
            </w:div>
            <w:div w:id="2078093070">
              <w:marLeft w:val="0"/>
              <w:marRight w:val="0"/>
              <w:marTop w:val="0"/>
              <w:marBottom w:val="0"/>
              <w:divBdr>
                <w:top w:val="none" w:sz="0" w:space="0" w:color="auto"/>
                <w:left w:val="none" w:sz="0" w:space="0" w:color="auto"/>
                <w:bottom w:val="none" w:sz="0" w:space="0" w:color="auto"/>
                <w:right w:val="none" w:sz="0" w:space="0" w:color="auto"/>
              </w:divBdr>
            </w:div>
            <w:div w:id="1300961706">
              <w:marLeft w:val="0"/>
              <w:marRight w:val="0"/>
              <w:marTop w:val="0"/>
              <w:marBottom w:val="0"/>
              <w:divBdr>
                <w:top w:val="none" w:sz="0" w:space="0" w:color="auto"/>
                <w:left w:val="none" w:sz="0" w:space="0" w:color="auto"/>
                <w:bottom w:val="none" w:sz="0" w:space="0" w:color="auto"/>
                <w:right w:val="none" w:sz="0" w:space="0" w:color="auto"/>
              </w:divBdr>
            </w:div>
            <w:div w:id="232157824">
              <w:marLeft w:val="0"/>
              <w:marRight w:val="0"/>
              <w:marTop w:val="0"/>
              <w:marBottom w:val="0"/>
              <w:divBdr>
                <w:top w:val="none" w:sz="0" w:space="0" w:color="auto"/>
                <w:left w:val="none" w:sz="0" w:space="0" w:color="auto"/>
                <w:bottom w:val="none" w:sz="0" w:space="0" w:color="auto"/>
                <w:right w:val="none" w:sz="0" w:space="0" w:color="auto"/>
              </w:divBdr>
            </w:div>
            <w:div w:id="957293989">
              <w:marLeft w:val="0"/>
              <w:marRight w:val="0"/>
              <w:marTop w:val="0"/>
              <w:marBottom w:val="0"/>
              <w:divBdr>
                <w:top w:val="none" w:sz="0" w:space="0" w:color="auto"/>
                <w:left w:val="none" w:sz="0" w:space="0" w:color="auto"/>
                <w:bottom w:val="none" w:sz="0" w:space="0" w:color="auto"/>
                <w:right w:val="none" w:sz="0" w:space="0" w:color="auto"/>
              </w:divBdr>
            </w:div>
            <w:div w:id="1150681962">
              <w:marLeft w:val="0"/>
              <w:marRight w:val="0"/>
              <w:marTop w:val="0"/>
              <w:marBottom w:val="0"/>
              <w:divBdr>
                <w:top w:val="none" w:sz="0" w:space="0" w:color="auto"/>
                <w:left w:val="none" w:sz="0" w:space="0" w:color="auto"/>
                <w:bottom w:val="none" w:sz="0" w:space="0" w:color="auto"/>
                <w:right w:val="none" w:sz="0" w:space="0" w:color="auto"/>
              </w:divBdr>
            </w:div>
            <w:div w:id="18355532">
              <w:marLeft w:val="0"/>
              <w:marRight w:val="0"/>
              <w:marTop w:val="0"/>
              <w:marBottom w:val="0"/>
              <w:divBdr>
                <w:top w:val="none" w:sz="0" w:space="0" w:color="auto"/>
                <w:left w:val="none" w:sz="0" w:space="0" w:color="auto"/>
                <w:bottom w:val="none" w:sz="0" w:space="0" w:color="auto"/>
                <w:right w:val="none" w:sz="0" w:space="0" w:color="auto"/>
              </w:divBdr>
            </w:div>
            <w:div w:id="478957146">
              <w:marLeft w:val="0"/>
              <w:marRight w:val="0"/>
              <w:marTop w:val="0"/>
              <w:marBottom w:val="0"/>
              <w:divBdr>
                <w:top w:val="none" w:sz="0" w:space="0" w:color="auto"/>
                <w:left w:val="none" w:sz="0" w:space="0" w:color="auto"/>
                <w:bottom w:val="none" w:sz="0" w:space="0" w:color="auto"/>
                <w:right w:val="none" w:sz="0" w:space="0" w:color="auto"/>
              </w:divBdr>
            </w:div>
            <w:div w:id="2060786982">
              <w:marLeft w:val="0"/>
              <w:marRight w:val="0"/>
              <w:marTop w:val="0"/>
              <w:marBottom w:val="0"/>
              <w:divBdr>
                <w:top w:val="none" w:sz="0" w:space="0" w:color="auto"/>
                <w:left w:val="none" w:sz="0" w:space="0" w:color="auto"/>
                <w:bottom w:val="none" w:sz="0" w:space="0" w:color="auto"/>
                <w:right w:val="none" w:sz="0" w:space="0" w:color="auto"/>
              </w:divBdr>
            </w:div>
            <w:div w:id="13594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6370">
      <w:bodyDiv w:val="1"/>
      <w:marLeft w:val="0"/>
      <w:marRight w:val="0"/>
      <w:marTop w:val="0"/>
      <w:marBottom w:val="0"/>
      <w:divBdr>
        <w:top w:val="none" w:sz="0" w:space="0" w:color="auto"/>
        <w:left w:val="none" w:sz="0" w:space="0" w:color="auto"/>
        <w:bottom w:val="none" w:sz="0" w:space="0" w:color="auto"/>
        <w:right w:val="none" w:sz="0" w:space="0" w:color="auto"/>
      </w:divBdr>
    </w:div>
    <w:div w:id="462160723">
      <w:bodyDiv w:val="1"/>
      <w:marLeft w:val="0"/>
      <w:marRight w:val="0"/>
      <w:marTop w:val="0"/>
      <w:marBottom w:val="0"/>
      <w:divBdr>
        <w:top w:val="none" w:sz="0" w:space="0" w:color="auto"/>
        <w:left w:val="none" w:sz="0" w:space="0" w:color="auto"/>
        <w:bottom w:val="none" w:sz="0" w:space="0" w:color="auto"/>
        <w:right w:val="none" w:sz="0" w:space="0" w:color="auto"/>
      </w:divBdr>
    </w:div>
    <w:div w:id="472062322">
      <w:bodyDiv w:val="1"/>
      <w:marLeft w:val="0"/>
      <w:marRight w:val="0"/>
      <w:marTop w:val="0"/>
      <w:marBottom w:val="0"/>
      <w:divBdr>
        <w:top w:val="none" w:sz="0" w:space="0" w:color="auto"/>
        <w:left w:val="none" w:sz="0" w:space="0" w:color="auto"/>
        <w:bottom w:val="none" w:sz="0" w:space="0" w:color="auto"/>
        <w:right w:val="none" w:sz="0" w:space="0" w:color="auto"/>
      </w:divBdr>
    </w:div>
    <w:div w:id="507448166">
      <w:bodyDiv w:val="1"/>
      <w:marLeft w:val="0"/>
      <w:marRight w:val="0"/>
      <w:marTop w:val="0"/>
      <w:marBottom w:val="0"/>
      <w:divBdr>
        <w:top w:val="none" w:sz="0" w:space="0" w:color="auto"/>
        <w:left w:val="none" w:sz="0" w:space="0" w:color="auto"/>
        <w:bottom w:val="none" w:sz="0" w:space="0" w:color="auto"/>
        <w:right w:val="none" w:sz="0" w:space="0" w:color="auto"/>
      </w:divBdr>
    </w:div>
    <w:div w:id="538862733">
      <w:bodyDiv w:val="1"/>
      <w:marLeft w:val="0"/>
      <w:marRight w:val="0"/>
      <w:marTop w:val="0"/>
      <w:marBottom w:val="0"/>
      <w:divBdr>
        <w:top w:val="none" w:sz="0" w:space="0" w:color="auto"/>
        <w:left w:val="none" w:sz="0" w:space="0" w:color="auto"/>
        <w:bottom w:val="none" w:sz="0" w:space="0" w:color="auto"/>
        <w:right w:val="none" w:sz="0" w:space="0" w:color="auto"/>
      </w:divBdr>
      <w:divsChild>
        <w:div w:id="1138036598">
          <w:marLeft w:val="0"/>
          <w:marRight w:val="0"/>
          <w:marTop w:val="0"/>
          <w:marBottom w:val="0"/>
          <w:divBdr>
            <w:top w:val="none" w:sz="0" w:space="0" w:color="auto"/>
            <w:left w:val="none" w:sz="0" w:space="0" w:color="auto"/>
            <w:bottom w:val="none" w:sz="0" w:space="0" w:color="auto"/>
            <w:right w:val="none" w:sz="0" w:space="0" w:color="auto"/>
          </w:divBdr>
          <w:divsChild>
            <w:div w:id="172453506">
              <w:marLeft w:val="0"/>
              <w:marRight w:val="0"/>
              <w:marTop w:val="0"/>
              <w:marBottom w:val="0"/>
              <w:divBdr>
                <w:top w:val="none" w:sz="0" w:space="0" w:color="auto"/>
                <w:left w:val="none" w:sz="0" w:space="0" w:color="auto"/>
                <w:bottom w:val="none" w:sz="0" w:space="0" w:color="auto"/>
                <w:right w:val="none" w:sz="0" w:space="0" w:color="auto"/>
              </w:divBdr>
            </w:div>
            <w:div w:id="292175049">
              <w:marLeft w:val="0"/>
              <w:marRight w:val="0"/>
              <w:marTop w:val="0"/>
              <w:marBottom w:val="0"/>
              <w:divBdr>
                <w:top w:val="none" w:sz="0" w:space="0" w:color="auto"/>
                <w:left w:val="none" w:sz="0" w:space="0" w:color="auto"/>
                <w:bottom w:val="none" w:sz="0" w:space="0" w:color="auto"/>
                <w:right w:val="none" w:sz="0" w:space="0" w:color="auto"/>
              </w:divBdr>
            </w:div>
            <w:div w:id="11303166">
              <w:marLeft w:val="0"/>
              <w:marRight w:val="0"/>
              <w:marTop w:val="0"/>
              <w:marBottom w:val="0"/>
              <w:divBdr>
                <w:top w:val="none" w:sz="0" w:space="0" w:color="auto"/>
                <w:left w:val="none" w:sz="0" w:space="0" w:color="auto"/>
                <w:bottom w:val="none" w:sz="0" w:space="0" w:color="auto"/>
                <w:right w:val="none" w:sz="0" w:space="0" w:color="auto"/>
              </w:divBdr>
            </w:div>
            <w:div w:id="1617256209">
              <w:marLeft w:val="0"/>
              <w:marRight w:val="0"/>
              <w:marTop w:val="0"/>
              <w:marBottom w:val="0"/>
              <w:divBdr>
                <w:top w:val="none" w:sz="0" w:space="0" w:color="auto"/>
                <w:left w:val="none" w:sz="0" w:space="0" w:color="auto"/>
                <w:bottom w:val="none" w:sz="0" w:space="0" w:color="auto"/>
                <w:right w:val="none" w:sz="0" w:space="0" w:color="auto"/>
              </w:divBdr>
            </w:div>
            <w:div w:id="1021669372">
              <w:marLeft w:val="0"/>
              <w:marRight w:val="0"/>
              <w:marTop w:val="0"/>
              <w:marBottom w:val="0"/>
              <w:divBdr>
                <w:top w:val="none" w:sz="0" w:space="0" w:color="auto"/>
                <w:left w:val="none" w:sz="0" w:space="0" w:color="auto"/>
                <w:bottom w:val="none" w:sz="0" w:space="0" w:color="auto"/>
                <w:right w:val="none" w:sz="0" w:space="0" w:color="auto"/>
              </w:divBdr>
            </w:div>
            <w:div w:id="1281491375">
              <w:marLeft w:val="0"/>
              <w:marRight w:val="0"/>
              <w:marTop w:val="0"/>
              <w:marBottom w:val="0"/>
              <w:divBdr>
                <w:top w:val="none" w:sz="0" w:space="0" w:color="auto"/>
                <w:left w:val="none" w:sz="0" w:space="0" w:color="auto"/>
                <w:bottom w:val="none" w:sz="0" w:space="0" w:color="auto"/>
                <w:right w:val="none" w:sz="0" w:space="0" w:color="auto"/>
              </w:divBdr>
            </w:div>
            <w:div w:id="267465942">
              <w:marLeft w:val="0"/>
              <w:marRight w:val="0"/>
              <w:marTop w:val="0"/>
              <w:marBottom w:val="0"/>
              <w:divBdr>
                <w:top w:val="none" w:sz="0" w:space="0" w:color="auto"/>
                <w:left w:val="none" w:sz="0" w:space="0" w:color="auto"/>
                <w:bottom w:val="none" w:sz="0" w:space="0" w:color="auto"/>
                <w:right w:val="none" w:sz="0" w:space="0" w:color="auto"/>
              </w:divBdr>
            </w:div>
            <w:div w:id="333193908">
              <w:marLeft w:val="0"/>
              <w:marRight w:val="0"/>
              <w:marTop w:val="0"/>
              <w:marBottom w:val="0"/>
              <w:divBdr>
                <w:top w:val="none" w:sz="0" w:space="0" w:color="auto"/>
                <w:left w:val="none" w:sz="0" w:space="0" w:color="auto"/>
                <w:bottom w:val="none" w:sz="0" w:space="0" w:color="auto"/>
                <w:right w:val="none" w:sz="0" w:space="0" w:color="auto"/>
              </w:divBdr>
            </w:div>
            <w:div w:id="1771779068">
              <w:marLeft w:val="0"/>
              <w:marRight w:val="0"/>
              <w:marTop w:val="0"/>
              <w:marBottom w:val="0"/>
              <w:divBdr>
                <w:top w:val="none" w:sz="0" w:space="0" w:color="auto"/>
                <w:left w:val="none" w:sz="0" w:space="0" w:color="auto"/>
                <w:bottom w:val="none" w:sz="0" w:space="0" w:color="auto"/>
                <w:right w:val="none" w:sz="0" w:space="0" w:color="auto"/>
              </w:divBdr>
            </w:div>
            <w:div w:id="1416510634">
              <w:marLeft w:val="0"/>
              <w:marRight w:val="0"/>
              <w:marTop w:val="0"/>
              <w:marBottom w:val="0"/>
              <w:divBdr>
                <w:top w:val="none" w:sz="0" w:space="0" w:color="auto"/>
                <w:left w:val="none" w:sz="0" w:space="0" w:color="auto"/>
                <w:bottom w:val="none" w:sz="0" w:space="0" w:color="auto"/>
                <w:right w:val="none" w:sz="0" w:space="0" w:color="auto"/>
              </w:divBdr>
            </w:div>
            <w:div w:id="1848211116">
              <w:marLeft w:val="0"/>
              <w:marRight w:val="0"/>
              <w:marTop w:val="0"/>
              <w:marBottom w:val="0"/>
              <w:divBdr>
                <w:top w:val="none" w:sz="0" w:space="0" w:color="auto"/>
                <w:left w:val="none" w:sz="0" w:space="0" w:color="auto"/>
                <w:bottom w:val="none" w:sz="0" w:space="0" w:color="auto"/>
                <w:right w:val="none" w:sz="0" w:space="0" w:color="auto"/>
              </w:divBdr>
            </w:div>
            <w:div w:id="1386873024">
              <w:marLeft w:val="0"/>
              <w:marRight w:val="0"/>
              <w:marTop w:val="0"/>
              <w:marBottom w:val="0"/>
              <w:divBdr>
                <w:top w:val="none" w:sz="0" w:space="0" w:color="auto"/>
                <w:left w:val="none" w:sz="0" w:space="0" w:color="auto"/>
                <w:bottom w:val="none" w:sz="0" w:space="0" w:color="auto"/>
                <w:right w:val="none" w:sz="0" w:space="0" w:color="auto"/>
              </w:divBdr>
            </w:div>
            <w:div w:id="1551304654">
              <w:marLeft w:val="0"/>
              <w:marRight w:val="0"/>
              <w:marTop w:val="0"/>
              <w:marBottom w:val="0"/>
              <w:divBdr>
                <w:top w:val="none" w:sz="0" w:space="0" w:color="auto"/>
                <w:left w:val="none" w:sz="0" w:space="0" w:color="auto"/>
                <w:bottom w:val="none" w:sz="0" w:space="0" w:color="auto"/>
                <w:right w:val="none" w:sz="0" w:space="0" w:color="auto"/>
              </w:divBdr>
            </w:div>
            <w:div w:id="1994215635">
              <w:marLeft w:val="0"/>
              <w:marRight w:val="0"/>
              <w:marTop w:val="0"/>
              <w:marBottom w:val="0"/>
              <w:divBdr>
                <w:top w:val="none" w:sz="0" w:space="0" w:color="auto"/>
                <w:left w:val="none" w:sz="0" w:space="0" w:color="auto"/>
                <w:bottom w:val="none" w:sz="0" w:space="0" w:color="auto"/>
                <w:right w:val="none" w:sz="0" w:space="0" w:color="auto"/>
              </w:divBdr>
            </w:div>
            <w:div w:id="1300575715">
              <w:marLeft w:val="0"/>
              <w:marRight w:val="0"/>
              <w:marTop w:val="0"/>
              <w:marBottom w:val="0"/>
              <w:divBdr>
                <w:top w:val="none" w:sz="0" w:space="0" w:color="auto"/>
                <w:left w:val="none" w:sz="0" w:space="0" w:color="auto"/>
                <w:bottom w:val="none" w:sz="0" w:space="0" w:color="auto"/>
                <w:right w:val="none" w:sz="0" w:space="0" w:color="auto"/>
              </w:divBdr>
            </w:div>
            <w:div w:id="1295871985">
              <w:marLeft w:val="0"/>
              <w:marRight w:val="0"/>
              <w:marTop w:val="0"/>
              <w:marBottom w:val="0"/>
              <w:divBdr>
                <w:top w:val="none" w:sz="0" w:space="0" w:color="auto"/>
                <w:left w:val="none" w:sz="0" w:space="0" w:color="auto"/>
                <w:bottom w:val="none" w:sz="0" w:space="0" w:color="auto"/>
                <w:right w:val="none" w:sz="0" w:space="0" w:color="auto"/>
              </w:divBdr>
            </w:div>
            <w:div w:id="286277575">
              <w:marLeft w:val="0"/>
              <w:marRight w:val="0"/>
              <w:marTop w:val="0"/>
              <w:marBottom w:val="0"/>
              <w:divBdr>
                <w:top w:val="none" w:sz="0" w:space="0" w:color="auto"/>
                <w:left w:val="none" w:sz="0" w:space="0" w:color="auto"/>
                <w:bottom w:val="none" w:sz="0" w:space="0" w:color="auto"/>
                <w:right w:val="none" w:sz="0" w:space="0" w:color="auto"/>
              </w:divBdr>
            </w:div>
            <w:div w:id="1261524360">
              <w:marLeft w:val="0"/>
              <w:marRight w:val="0"/>
              <w:marTop w:val="0"/>
              <w:marBottom w:val="0"/>
              <w:divBdr>
                <w:top w:val="none" w:sz="0" w:space="0" w:color="auto"/>
                <w:left w:val="none" w:sz="0" w:space="0" w:color="auto"/>
                <w:bottom w:val="none" w:sz="0" w:space="0" w:color="auto"/>
                <w:right w:val="none" w:sz="0" w:space="0" w:color="auto"/>
              </w:divBdr>
            </w:div>
            <w:div w:id="1387992407">
              <w:marLeft w:val="0"/>
              <w:marRight w:val="0"/>
              <w:marTop w:val="0"/>
              <w:marBottom w:val="0"/>
              <w:divBdr>
                <w:top w:val="none" w:sz="0" w:space="0" w:color="auto"/>
                <w:left w:val="none" w:sz="0" w:space="0" w:color="auto"/>
                <w:bottom w:val="none" w:sz="0" w:space="0" w:color="auto"/>
                <w:right w:val="none" w:sz="0" w:space="0" w:color="auto"/>
              </w:divBdr>
            </w:div>
            <w:div w:id="1275020511">
              <w:marLeft w:val="0"/>
              <w:marRight w:val="0"/>
              <w:marTop w:val="0"/>
              <w:marBottom w:val="0"/>
              <w:divBdr>
                <w:top w:val="none" w:sz="0" w:space="0" w:color="auto"/>
                <w:left w:val="none" w:sz="0" w:space="0" w:color="auto"/>
                <w:bottom w:val="none" w:sz="0" w:space="0" w:color="auto"/>
                <w:right w:val="none" w:sz="0" w:space="0" w:color="auto"/>
              </w:divBdr>
            </w:div>
            <w:div w:id="716509006">
              <w:marLeft w:val="0"/>
              <w:marRight w:val="0"/>
              <w:marTop w:val="0"/>
              <w:marBottom w:val="0"/>
              <w:divBdr>
                <w:top w:val="none" w:sz="0" w:space="0" w:color="auto"/>
                <w:left w:val="none" w:sz="0" w:space="0" w:color="auto"/>
                <w:bottom w:val="none" w:sz="0" w:space="0" w:color="auto"/>
                <w:right w:val="none" w:sz="0" w:space="0" w:color="auto"/>
              </w:divBdr>
            </w:div>
            <w:div w:id="1074427515">
              <w:marLeft w:val="0"/>
              <w:marRight w:val="0"/>
              <w:marTop w:val="0"/>
              <w:marBottom w:val="0"/>
              <w:divBdr>
                <w:top w:val="none" w:sz="0" w:space="0" w:color="auto"/>
                <w:left w:val="none" w:sz="0" w:space="0" w:color="auto"/>
                <w:bottom w:val="none" w:sz="0" w:space="0" w:color="auto"/>
                <w:right w:val="none" w:sz="0" w:space="0" w:color="auto"/>
              </w:divBdr>
            </w:div>
            <w:div w:id="1992127044">
              <w:marLeft w:val="0"/>
              <w:marRight w:val="0"/>
              <w:marTop w:val="0"/>
              <w:marBottom w:val="0"/>
              <w:divBdr>
                <w:top w:val="none" w:sz="0" w:space="0" w:color="auto"/>
                <w:left w:val="none" w:sz="0" w:space="0" w:color="auto"/>
                <w:bottom w:val="none" w:sz="0" w:space="0" w:color="auto"/>
                <w:right w:val="none" w:sz="0" w:space="0" w:color="auto"/>
              </w:divBdr>
            </w:div>
            <w:div w:id="10339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9444">
      <w:bodyDiv w:val="1"/>
      <w:marLeft w:val="0"/>
      <w:marRight w:val="0"/>
      <w:marTop w:val="0"/>
      <w:marBottom w:val="0"/>
      <w:divBdr>
        <w:top w:val="none" w:sz="0" w:space="0" w:color="auto"/>
        <w:left w:val="none" w:sz="0" w:space="0" w:color="auto"/>
        <w:bottom w:val="none" w:sz="0" w:space="0" w:color="auto"/>
        <w:right w:val="none" w:sz="0" w:space="0" w:color="auto"/>
      </w:divBdr>
      <w:divsChild>
        <w:div w:id="1345742819">
          <w:marLeft w:val="0"/>
          <w:marRight w:val="0"/>
          <w:marTop w:val="0"/>
          <w:marBottom w:val="0"/>
          <w:divBdr>
            <w:top w:val="none" w:sz="0" w:space="0" w:color="auto"/>
            <w:left w:val="none" w:sz="0" w:space="0" w:color="auto"/>
            <w:bottom w:val="none" w:sz="0" w:space="0" w:color="auto"/>
            <w:right w:val="none" w:sz="0" w:space="0" w:color="auto"/>
          </w:divBdr>
          <w:divsChild>
            <w:div w:id="683745327">
              <w:marLeft w:val="0"/>
              <w:marRight w:val="0"/>
              <w:marTop w:val="0"/>
              <w:marBottom w:val="0"/>
              <w:divBdr>
                <w:top w:val="none" w:sz="0" w:space="0" w:color="auto"/>
                <w:left w:val="none" w:sz="0" w:space="0" w:color="auto"/>
                <w:bottom w:val="none" w:sz="0" w:space="0" w:color="auto"/>
                <w:right w:val="none" w:sz="0" w:space="0" w:color="auto"/>
              </w:divBdr>
            </w:div>
            <w:div w:id="1292782812">
              <w:marLeft w:val="0"/>
              <w:marRight w:val="0"/>
              <w:marTop w:val="0"/>
              <w:marBottom w:val="0"/>
              <w:divBdr>
                <w:top w:val="none" w:sz="0" w:space="0" w:color="auto"/>
                <w:left w:val="none" w:sz="0" w:space="0" w:color="auto"/>
                <w:bottom w:val="none" w:sz="0" w:space="0" w:color="auto"/>
                <w:right w:val="none" w:sz="0" w:space="0" w:color="auto"/>
              </w:divBdr>
            </w:div>
            <w:div w:id="680206109">
              <w:marLeft w:val="0"/>
              <w:marRight w:val="0"/>
              <w:marTop w:val="0"/>
              <w:marBottom w:val="0"/>
              <w:divBdr>
                <w:top w:val="none" w:sz="0" w:space="0" w:color="auto"/>
                <w:left w:val="none" w:sz="0" w:space="0" w:color="auto"/>
                <w:bottom w:val="none" w:sz="0" w:space="0" w:color="auto"/>
                <w:right w:val="none" w:sz="0" w:space="0" w:color="auto"/>
              </w:divBdr>
            </w:div>
            <w:div w:id="1041904462">
              <w:marLeft w:val="0"/>
              <w:marRight w:val="0"/>
              <w:marTop w:val="0"/>
              <w:marBottom w:val="0"/>
              <w:divBdr>
                <w:top w:val="none" w:sz="0" w:space="0" w:color="auto"/>
                <w:left w:val="none" w:sz="0" w:space="0" w:color="auto"/>
                <w:bottom w:val="none" w:sz="0" w:space="0" w:color="auto"/>
                <w:right w:val="none" w:sz="0" w:space="0" w:color="auto"/>
              </w:divBdr>
            </w:div>
            <w:div w:id="1322272771">
              <w:marLeft w:val="0"/>
              <w:marRight w:val="0"/>
              <w:marTop w:val="0"/>
              <w:marBottom w:val="0"/>
              <w:divBdr>
                <w:top w:val="none" w:sz="0" w:space="0" w:color="auto"/>
                <w:left w:val="none" w:sz="0" w:space="0" w:color="auto"/>
                <w:bottom w:val="none" w:sz="0" w:space="0" w:color="auto"/>
                <w:right w:val="none" w:sz="0" w:space="0" w:color="auto"/>
              </w:divBdr>
            </w:div>
            <w:div w:id="793138740">
              <w:marLeft w:val="0"/>
              <w:marRight w:val="0"/>
              <w:marTop w:val="0"/>
              <w:marBottom w:val="0"/>
              <w:divBdr>
                <w:top w:val="none" w:sz="0" w:space="0" w:color="auto"/>
                <w:left w:val="none" w:sz="0" w:space="0" w:color="auto"/>
                <w:bottom w:val="none" w:sz="0" w:space="0" w:color="auto"/>
                <w:right w:val="none" w:sz="0" w:space="0" w:color="auto"/>
              </w:divBdr>
            </w:div>
            <w:div w:id="999042745">
              <w:marLeft w:val="0"/>
              <w:marRight w:val="0"/>
              <w:marTop w:val="0"/>
              <w:marBottom w:val="0"/>
              <w:divBdr>
                <w:top w:val="none" w:sz="0" w:space="0" w:color="auto"/>
                <w:left w:val="none" w:sz="0" w:space="0" w:color="auto"/>
                <w:bottom w:val="none" w:sz="0" w:space="0" w:color="auto"/>
                <w:right w:val="none" w:sz="0" w:space="0" w:color="auto"/>
              </w:divBdr>
            </w:div>
            <w:div w:id="118687415">
              <w:marLeft w:val="0"/>
              <w:marRight w:val="0"/>
              <w:marTop w:val="0"/>
              <w:marBottom w:val="0"/>
              <w:divBdr>
                <w:top w:val="none" w:sz="0" w:space="0" w:color="auto"/>
                <w:left w:val="none" w:sz="0" w:space="0" w:color="auto"/>
                <w:bottom w:val="none" w:sz="0" w:space="0" w:color="auto"/>
                <w:right w:val="none" w:sz="0" w:space="0" w:color="auto"/>
              </w:divBdr>
            </w:div>
            <w:div w:id="302738900">
              <w:marLeft w:val="0"/>
              <w:marRight w:val="0"/>
              <w:marTop w:val="0"/>
              <w:marBottom w:val="0"/>
              <w:divBdr>
                <w:top w:val="none" w:sz="0" w:space="0" w:color="auto"/>
                <w:left w:val="none" w:sz="0" w:space="0" w:color="auto"/>
                <w:bottom w:val="none" w:sz="0" w:space="0" w:color="auto"/>
                <w:right w:val="none" w:sz="0" w:space="0" w:color="auto"/>
              </w:divBdr>
            </w:div>
            <w:div w:id="263653185">
              <w:marLeft w:val="0"/>
              <w:marRight w:val="0"/>
              <w:marTop w:val="0"/>
              <w:marBottom w:val="0"/>
              <w:divBdr>
                <w:top w:val="none" w:sz="0" w:space="0" w:color="auto"/>
                <w:left w:val="none" w:sz="0" w:space="0" w:color="auto"/>
                <w:bottom w:val="none" w:sz="0" w:space="0" w:color="auto"/>
                <w:right w:val="none" w:sz="0" w:space="0" w:color="auto"/>
              </w:divBdr>
            </w:div>
            <w:div w:id="1250693593">
              <w:marLeft w:val="0"/>
              <w:marRight w:val="0"/>
              <w:marTop w:val="0"/>
              <w:marBottom w:val="0"/>
              <w:divBdr>
                <w:top w:val="none" w:sz="0" w:space="0" w:color="auto"/>
                <w:left w:val="none" w:sz="0" w:space="0" w:color="auto"/>
                <w:bottom w:val="none" w:sz="0" w:space="0" w:color="auto"/>
                <w:right w:val="none" w:sz="0" w:space="0" w:color="auto"/>
              </w:divBdr>
            </w:div>
            <w:div w:id="1110198595">
              <w:marLeft w:val="0"/>
              <w:marRight w:val="0"/>
              <w:marTop w:val="0"/>
              <w:marBottom w:val="0"/>
              <w:divBdr>
                <w:top w:val="none" w:sz="0" w:space="0" w:color="auto"/>
                <w:left w:val="none" w:sz="0" w:space="0" w:color="auto"/>
                <w:bottom w:val="none" w:sz="0" w:space="0" w:color="auto"/>
                <w:right w:val="none" w:sz="0" w:space="0" w:color="auto"/>
              </w:divBdr>
            </w:div>
            <w:div w:id="644969679">
              <w:marLeft w:val="0"/>
              <w:marRight w:val="0"/>
              <w:marTop w:val="0"/>
              <w:marBottom w:val="0"/>
              <w:divBdr>
                <w:top w:val="none" w:sz="0" w:space="0" w:color="auto"/>
                <w:left w:val="none" w:sz="0" w:space="0" w:color="auto"/>
                <w:bottom w:val="none" w:sz="0" w:space="0" w:color="auto"/>
                <w:right w:val="none" w:sz="0" w:space="0" w:color="auto"/>
              </w:divBdr>
            </w:div>
            <w:div w:id="1098407858">
              <w:marLeft w:val="0"/>
              <w:marRight w:val="0"/>
              <w:marTop w:val="0"/>
              <w:marBottom w:val="0"/>
              <w:divBdr>
                <w:top w:val="none" w:sz="0" w:space="0" w:color="auto"/>
                <w:left w:val="none" w:sz="0" w:space="0" w:color="auto"/>
                <w:bottom w:val="none" w:sz="0" w:space="0" w:color="auto"/>
                <w:right w:val="none" w:sz="0" w:space="0" w:color="auto"/>
              </w:divBdr>
            </w:div>
            <w:div w:id="1198546226">
              <w:marLeft w:val="0"/>
              <w:marRight w:val="0"/>
              <w:marTop w:val="0"/>
              <w:marBottom w:val="0"/>
              <w:divBdr>
                <w:top w:val="none" w:sz="0" w:space="0" w:color="auto"/>
                <w:left w:val="none" w:sz="0" w:space="0" w:color="auto"/>
                <w:bottom w:val="none" w:sz="0" w:space="0" w:color="auto"/>
                <w:right w:val="none" w:sz="0" w:space="0" w:color="auto"/>
              </w:divBdr>
            </w:div>
            <w:div w:id="1491867612">
              <w:marLeft w:val="0"/>
              <w:marRight w:val="0"/>
              <w:marTop w:val="0"/>
              <w:marBottom w:val="0"/>
              <w:divBdr>
                <w:top w:val="none" w:sz="0" w:space="0" w:color="auto"/>
                <w:left w:val="none" w:sz="0" w:space="0" w:color="auto"/>
                <w:bottom w:val="none" w:sz="0" w:space="0" w:color="auto"/>
                <w:right w:val="none" w:sz="0" w:space="0" w:color="auto"/>
              </w:divBdr>
            </w:div>
            <w:div w:id="1763069263">
              <w:marLeft w:val="0"/>
              <w:marRight w:val="0"/>
              <w:marTop w:val="0"/>
              <w:marBottom w:val="0"/>
              <w:divBdr>
                <w:top w:val="none" w:sz="0" w:space="0" w:color="auto"/>
                <w:left w:val="none" w:sz="0" w:space="0" w:color="auto"/>
                <w:bottom w:val="none" w:sz="0" w:space="0" w:color="auto"/>
                <w:right w:val="none" w:sz="0" w:space="0" w:color="auto"/>
              </w:divBdr>
            </w:div>
            <w:div w:id="2126579705">
              <w:marLeft w:val="0"/>
              <w:marRight w:val="0"/>
              <w:marTop w:val="0"/>
              <w:marBottom w:val="0"/>
              <w:divBdr>
                <w:top w:val="none" w:sz="0" w:space="0" w:color="auto"/>
                <w:left w:val="none" w:sz="0" w:space="0" w:color="auto"/>
                <w:bottom w:val="none" w:sz="0" w:space="0" w:color="auto"/>
                <w:right w:val="none" w:sz="0" w:space="0" w:color="auto"/>
              </w:divBdr>
            </w:div>
            <w:div w:id="1679307079">
              <w:marLeft w:val="0"/>
              <w:marRight w:val="0"/>
              <w:marTop w:val="0"/>
              <w:marBottom w:val="0"/>
              <w:divBdr>
                <w:top w:val="none" w:sz="0" w:space="0" w:color="auto"/>
                <w:left w:val="none" w:sz="0" w:space="0" w:color="auto"/>
                <w:bottom w:val="none" w:sz="0" w:space="0" w:color="auto"/>
                <w:right w:val="none" w:sz="0" w:space="0" w:color="auto"/>
              </w:divBdr>
            </w:div>
            <w:div w:id="254902069">
              <w:marLeft w:val="0"/>
              <w:marRight w:val="0"/>
              <w:marTop w:val="0"/>
              <w:marBottom w:val="0"/>
              <w:divBdr>
                <w:top w:val="none" w:sz="0" w:space="0" w:color="auto"/>
                <w:left w:val="none" w:sz="0" w:space="0" w:color="auto"/>
                <w:bottom w:val="none" w:sz="0" w:space="0" w:color="auto"/>
                <w:right w:val="none" w:sz="0" w:space="0" w:color="auto"/>
              </w:divBdr>
            </w:div>
            <w:div w:id="8220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513">
      <w:bodyDiv w:val="1"/>
      <w:marLeft w:val="0"/>
      <w:marRight w:val="0"/>
      <w:marTop w:val="0"/>
      <w:marBottom w:val="0"/>
      <w:divBdr>
        <w:top w:val="none" w:sz="0" w:space="0" w:color="auto"/>
        <w:left w:val="none" w:sz="0" w:space="0" w:color="auto"/>
        <w:bottom w:val="none" w:sz="0" w:space="0" w:color="auto"/>
        <w:right w:val="none" w:sz="0" w:space="0" w:color="auto"/>
      </w:divBdr>
    </w:div>
    <w:div w:id="564419368">
      <w:bodyDiv w:val="1"/>
      <w:marLeft w:val="0"/>
      <w:marRight w:val="0"/>
      <w:marTop w:val="0"/>
      <w:marBottom w:val="0"/>
      <w:divBdr>
        <w:top w:val="none" w:sz="0" w:space="0" w:color="auto"/>
        <w:left w:val="none" w:sz="0" w:space="0" w:color="auto"/>
        <w:bottom w:val="none" w:sz="0" w:space="0" w:color="auto"/>
        <w:right w:val="none" w:sz="0" w:space="0" w:color="auto"/>
      </w:divBdr>
      <w:divsChild>
        <w:div w:id="2057729987">
          <w:marLeft w:val="0"/>
          <w:marRight w:val="0"/>
          <w:marTop w:val="0"/>
          <w:marBottom w:val="0"/>
          <w:divBdr>
            <w:top w:val="none" w:sz="0" w:space="0" w:color="auto"/>
            <w:left w:val="none" w:sz="0" w:space="0" w:color="auto"/>
            <w:bottom w:val="none" w:sz="0" w:space="0" w:color="auto"/>
            <w:right w:val="none" w:sz="0" w:space="0" w:color="auto"/>
          </w:divBdr>
          <w:divsChild>
            <w:div w:id="837354110">
              <w:marLeft w:val="0"/>
              <w:marRight w:val="0"/>
              <w:marTop w:val="0"/>
              <w:marBottom w:val="0"/>
              <w:divBdr>
                <w:top w:val="none" w:sz="0" w:space="0" w:color="auto"/>
                <w:left w:val="none" w:sz="0" w:space="0" w:color="auto"/>
                <w:bottom w:val="none" w:sz="0" w:space="0" w:color="auto"/>
                <w:right w:val="none" w:sz="0" w:space="0" w:color="auto"/>
              </w:divBdr>
            </w:div>
            <w:div w:id="471754978">
              <w:marLeft w:val="0"/>
              <w:marRight w:val="0"/>
              <w:marTop w:val="0"/>
              <w:marBottom w:val="0"/>
              <w:divBdr>
                <w:top w:val="none" w:sz="0" w:space="0" w:color="auto"/>
                <w:left w:val="none" w:sz="0" w:space="0" w:color="auto"/>
                <w:bottom w:val="none" w:sz="0" w:space="0" w:color="auto"/>
                <w:right w:val="none" w:sz="0" w:space="0" w:color="auto"/>
              </w:divBdr>
            </w:div>
            <w:div w:id="1203205943">
              <w:marLeft w:val="0"/>
              <w:marRight w:val="0"/>
              <w:marTop w:val="0"/>
              <w:marBottom w:val="0"/>
              <w:divBdr>
                <w:top w:val="none" w:sz="0" w:space="0" w:color="auto"/>
                <w:left w:val="none" w:sz="0" w:space="0" w:color="auto"/>
                <w:bottom w:val="none" w:sz="0" w:space="0" w:color="auto"/>
                <w:right w:val="none" w:sz="0" w:space="0" w:color="auto"/>
              </w:divBdr>
            </w:div>
            <w:div w:id="442457333">
              <w:marLeft w:val="0"/>
              <w:marRight w:val="0"/>
              <w:marTop w:val="0"/>
              <w:marBottom w:val="0"/>
              <w:divBdr>
                <w:top w:val="none" w:sz="0" w:space="0" w:color="auto"/>
                <w:left w:val="none" w:sz="0" w:space="0" w:color="auto"/>
                <w:bottom w:val="none" w:sz="0" w:space="0" w:color="auto"/>
                <w:right w:val="none" w:sz="0" w:space="0" w:color="auto"/>
              </w:divBdr>
            </w:div>
            <w:div w:id="1089623368">
              <w:marLeft w:val="0"/>
              <w:marRight w:val="0"/>
              <w:marTop w:val="0"/>
              <w:marBottom w:val="0"/>
              <w:divBdr>
                <w:top w:val="none" w:sz="0" w:space="0" w:color="auto"/>
                <w:left w:val="none" w:sz="0" w:space="0" w:color="auto"/>
                <w:bottom w:val="none" w:sz="0" w:space="0" w:color="auto"/>
                <w:right w:val="none" w:sz="0" w:space="0" w:color="auto"/>
              </w:divBdr>
            </w:div>
            <w:div w:id="1214923826">
              <w:marLeft w:val="0"/>
              <w:marRight w:val="0"/>
              <w:marTop w:val="0"/>
              <w:marBottom w:val="0"/>
              <w:divBdr>
                <w:top w:val="none" w:sz="0" w:space="0" w:color="auto"/>
                <w:left w:val="none" w:sz="0" w:space="0" w:color="auto"/>
                <w:bottom w:val="none" w:sz="0" w:space="0" w:color="auto"/>
                <w:right w:val="none" w:sz="0" w:space="0" w:color="auto"/>
              </w:divBdr>
            </w:div>
            <w:div w:id="1245334401">
              <w:marLeft w:val="0"/>
              <w:marRight w:val="0"/>
              <w:marTop w:val="0"/>
              <w:marBottom w:val="0"/>
              <w:divBdr>
                <w:top w:val="none" w:sz="0" w:space="0" w:color="auto"/>
                <w:left w:val="none" w:sz="0" w:space="0" w:color="auto"/>
                <w:bottom w:val="none" w:sz="0" w:space="0" w:color="auto"/>
                <w:right w:val="none" w:sz="0" w:space="0" w:color="auto"/>
              </w:divBdr>
            </w:div>
            <w:div w:id="981617401">
              <w:marLeft w:val="0"/>
              <w:marRight w:val="0"/>
              <w:marTop w:val="0"/>
              <w:marBottom w:val="0"/>
              <w:divBdr>
                <w:top w:val="none" w:sz="0" w:space="0" w:color="auto"/>
                <w:left w:val="none" w:sz="0" w:space="0" w:color="auto"/>
                <w:bottom w:val="none" w:sz="0" w:space="0" w:color="auto"/>
                <w:right w:val="none" w:sz="0" w:space="0" w:color="auto"/>
              </w:divBdr>
            </w:div>
            <w:div w:id="1089741032">
              <w:marLeft w:val="0"/>
              <w:marRight w:val="0"/>
              <w:marTop w:val="0"/>
              <w:marBottom w:val="0"/>
              <w:divBdr>
                <w:top w:val="none" w:sz="0" w:space="0" w:color="auto"/>
                <w:left w:val="none" w:sz="0" w:space="0" w:color="auto"/>
                <w:bottom w:val="none" w:sz="0" w:space="0" w:color="auto"/>
                <w:right w:val="none" w:sz="0" w:space="0" w:color="auto"/>
              </w:divBdr>
            </w:div>
            <w:div w:id="1938439334">
              <w:marLeft w:val="0"/>
              <w:marRight w:val="0"/>
              <w:marTop w:val="0"/>
              <w:marBottom w:val="0"/>
              <w:divBdr>
                <w:top w:val="none" w:sz="0" w:space="0" w:color="auto"/>
                <w:left w:val="none" w:sz="0" w:space="0" w:color="auto"/>
                <w:bottom w:val="none" w:sz="0" w:space="0" w:color="auto"/>
                <w:right w:val="none" w:sz="0" w:space="0" w:color="auto"/>
              </w:divBdr>
            </w:div>
            <w:div w:id="1369065475">
              <w:marLeft w:val="0"/>
              <w:marRight w:val="0"/>
              <w:marTop w:val="0"/>
              <w:marBottom w:val="0"/>
              <w:divBdr>
                <w:top w:val="none" w:sz="0" w:space="0" w:color="auto"/>
                <w:left w:val="none" w:sz="0" w:space="0" w:color="auto"/>
                <w:bottom w:val="none" w:sz="0" w:space="0" w:color="auto"/>
                <w:right w:val="none" w:sz="0" w:space="0" w:color="auto"/>
              </w:divBdr>
            </w:div>
            <w:div w:id="809782895">
              <w:marLeft w:val="0"/>
              <w:marRight w:val="0"/>
              <w:marTop w:val="0"/>
              <w:marBottom w:val="0"/>
              <w:divBdr>
                <w:top w:val="none" w:sz="0" w:space="0" w:color="auto"/>
                <w:left w:val="none" w:sz="0" w:space="0" w:color="auto"/>
                <w:bottom w:val="none" w:sz="0" w:space="0" w:color="auto"/>
                <w:right w:val="none" w:sz="0" w:space="0" w:color="auto"/>
              </w:divBdr>
            </w:div>
            <w:div w:id="273176678">
              <w:marLeft w:val="0"/>
              <w:marRight w:val="0"/>
              <w:marTop w:val="0"/>
              <w:marBottom w:val="0"/>
              <w:divBdr>
                <w:top w:val="none" w:sz="0" w:space="0" w:color="auto"/>
                <w:left w:val="none" w:sz="0" w:space="0" w:color="auto"/>
                <w:bottom w:val="none" w:sz="0" w:space="0" w:color="auto"/>
                <w:right w:val="none" w:sz="0" w:space="0" w:color="auto"/>
              </w:divBdr>
            </w:div>
            <w:div w:id="1556703199">
              <w:marLeft w:val="0"/>
              <w:marRight w:val="0"/>
              <w:marTop w:val="0"/>
              <w:marBottom w:val="0"/>
              <w:divBdr>
                <w:top w:val="none" w:sz="0" w:space="0" w:color="auto"/>
                <w:left w:val="none" w:sz="0" w:space="0" w:color="auto"/>
                <w:bottom w:val="none" w:sz="0" w:space="0" w:color="auto"/>
                <w:right w:val="none" w:sz="0" w:space="0" w:color="auto"/>
              </w:divBdr>
            </w:div>
            <w:div w:id="1947809317">
              <w:marLeft w:val="0"/>
              <w:marRight w:val="0"/>
              <w:marTop w:val="0"/>
              <w:marBottom w:val="0"/>
              <w:divBdr>
                <w:top w:val="none" w:sz="0" w:space="0" w:color="auto"/>
                <w:left w:val="none" w:sz="0" w:space="0" w:color="auto"/>
                <w:bottom w:val="none" w:sz="0" w:space="0" w:color="auto"/>
                <w:right w:val="none" w:sz="0" w:space="0" w:color="auto"/>
              </w:divBdr>
            </w:div>
            <w:div w:id="823812897">
              <w:marLeft w:val="0"/>
              <w:marRight w:val="0"/>
              <w:marTop w:val="0"/>
              <w:marBottom w:val="0"/>
              <w:divBdr>
                <w:top w:val="none" w:sz="0" w:space="0" w:color="auto"/>
                <w:left w:val="none" w:sz="0" w:space="0" w:color="auto"/>
                <w:bottom w:val="none" w:sz="0" w:space="0" w:color="auto"/>
                <w:right w:val="none" w:sz="0" w:space="0" w:color="auto"/>
              </w:divBdr>
            </w:div>
            <w:div w:id="376858728">
              <w:marLeft w:val="0"/>
              <w:marRight w:val="0"/>
              <w:marTop w:val="0"/>
              <w:marBottom w:val="0"/>
              <w:divBdr>
                <w:top w:val="none" w:sz="0" w:space="0" w:color="auto"/>
                <w:left w:val="none" w:sz="0" w:space="0" w:color="auto"/>
                <w:bottom w:val="none" w:sz="0" w:space="0" w:color="auto"/>
                <w:right w:val="none" w:sz="0" w:space="0" w:color="auto"/>
              </w:divBdr>
            </w:div>
            <w:div w:id="2096170447">
              <w:marLeft w:val="0"/>
              <w:marRight w:val="0"/>
              <w:marTop w:val="0"/>
              <w:marBottom w:val="0"/>
              <w:divBdr>
                <w:top w:val="none" w:sz="0" w:space="0" w:color="auto"/>
                <w:left w:val="none" w:sz="0" w:space="0" w:color="auto"/>
                <w:bottom w:val="none" w:sz="0" w:space="0" w:color="auto"/>
                <w:right w:val="none" w:sz="0" w:space="0" w:color="auto"/>
              </w:divBdr>
            </w:div>
            <w:div w:id="1534466386">
              <w:marLeft w:val="0"/>
              <w:marRight w:val="0"/>
              <w:marTop w:val="0"/>
              <w:marBottom w:val="0"/>
              <w:divBdr>
                <w:top w:val="none" w:sz="0" w:space="0" w:color="auto"/>
                <w:left w:val="none" w:sz="0" w:space="0" w:color="auto"/>
                <w:bottom w:val="none" w:sz="0" w:space="0" w:color="auto"/>
                <w:right w:val="none" w:sz="0" w:space="0" w:color="auto"/>
              </w:divBdr>
            </w:div>
            <w:div w:id="1604723222">
              <w:marLeft w:val="0"/>
              <w:marRight w:val="0"/>
              <w:marTop w:val="0"/>
              <w:marBottom w:val="0"/>
              <w:divBdr>
                <w:top w:val="none" w:sz="0" w:space="0" w:color="auto"/>
                <w:left w:val="none" w:sz="0" w:space="0" w:color="auto"/>
                <w:bottom w:val="none" w:sz="0" w:space="0" w:color="auto"/>
                <w:right w:val="none" w:sz="0" w:space="0" w:color="auto"/>
              </w:divBdr>
            </w:div>
            <w:div w:id="804127203">
              <w:marLeft w:val="0"/>
              <w:marRight w:val="0"/>
              <w:marTop w:val="0"/>
              <w:marBottom w:val="0"/>
              <w:divBdr>
                <w:top w:val="none" w:sz="0" w:space="0" w:color="auto"/>
                <w:left w:val="none" w:sz="0" w:space="0" w:color="auto"/>
                <w:bottom w:val="none" w:sz="0" w:space="0" w:color="auto"/>
                <w:right w:val="none" w:sz="0" w:space="0" w:color="auto"/>
              </w:divBdr>
            </w:div>
            <w:div w:id="1983997863">
              <w:marLeft w:val="0"/>
              <w:marRight w:val="0"/>
              <w:marTop w:val="0"/>
              <w:marBottom w:val="0"/>
              <w:divBdr>
                <w:top w:val="none" w:sz="0" w:space="0" w:color="auto"/>
                <w:left w:val="none" w:sz="0" w:space="0" w:color="auto"/>
                <w:bottom w:val="none" w:sz="0" w:space="0" w:color="auto"/>
                <w:right w:val="none" w:sz="0" w:space="0" w:color="auto"/>
              </w:divBdr>
            </w:div>
            <w:div w:id="489642616">
              <w:marLeft w:val="0"/>
              <w:marRight w:val="0"/>
              <w:marTop w:val="0"/>
              <w:marBottom w:val="0"/>
              <w:divBdr>
                <w:top w:val="none" w:sz="0" w:space="0" w:color="auto"/>
                <w:left w:val="none" w:sz="0" w:space="0" w:color="auto"/>
                <w:bottom w:val="none" w:sz="0" w:space="0" w:color="auto"/>
                <w:right w:val="none" w:sz="0" w:space="0" w:color="auto"/>
              </w:divBdr>
            </w:div>
            <w:div w:id="1278292656">
              <w:marLeft w:val="0"/>
              <w:marRight w:val="0"/>
              <w:marTop w:val="0"/>
              <w:marBottom w:val="0"/>
              <w:divBdr>
                <w:top w:val="none" w:sz="0" w:space="0" w:color="auto"/>
                <w:left w:val="none" w:sz="0" w:space="0" w:color="auto"/>
                <w:bottom w:val="none" w:sz="0" w:space="0" w:color="auto"/>
                <w:right w:val="none" w:sz="0" w:space="0" w:color="auto"/>
              </w:divBdr>
            </w:div>
            <w:div w:id="650644712">
              <w:marLeft w:val="0"/>
              <w:marRight w:val="0"/>
              <w:marTop w:val="0"/>
              <w:marBottom w:val="0"/>
              <w:divBdr>
                <w:top w:val="none" w:sz="0" w:space="0" w:color="auto"/>
                <w:left w:val="none" w:sz="0" w:space="0" w:color="auto"/>
                <w:bottom w:val="none" w:sz="0" w:space="0" w:color="auto"/>
                <w:right w:val="none" w:sz="0" w:space="0" w:color="auto"/>
              </w:divBdr>
            </w:div>
            <w:div w:id="633407622">
              <w:marLeft w:val="0"/>
              <w:marRight w:val="0"/>
              <w:marTop w:val="0"/>
              <w:marBottom w:val="0"/>
              <w:divBdr>
                <w:top w:val="none" w:sz="0" w:space="0" w:color="auto"/>
                <w:left w:val="none" w:sz="0" w:space="0" w:color="auto"/>
                <w:bottom w:val="none" w:sz="0" w:space="0" w:color="auto"/>
                <w:right w:val="none" w:sz="0" w:space="0" w:color="auto"/>
              </w:divBdr>
            </w:div>
            <w:div w:id="414205251">
              <w:marLeft w:val="0"/>
              <w:marRight w:val="0"/>
              <w:marTop w:val="0"/>
              <w:marBottom w:val="0"/>
              <w:divBdr>
                <w:top w:val="none" w:sz="0" w:space="0" w:color="auto"/>
                <w:left w:val="none" w:sz="0" w:space="0" w:color="auto"/>
                <w:bottom w:val="none" w:sz="0" w:space="0" w:color="auto"/>
                <w:right w:val="none" w:sz="0" w:space="0" w:color="auto"/>
              </w:divBdr>
            </w:div>
            <w:div w:id="1183975661">
              <w:marLeft w:val="0"/>
              <w:marRight w:val="0"/>
              <w:marTop w:val="0"/>
              <w:marBottom w:val="0"/>
              <w:divBdr>
                <w:top w:val="none" w:sz="0" w:space="0" w:color="auto"/>
                <w:left w:val="none" w:sz="0" w:space="0" w:color="auto"/>
                <w:bottom w:val="none" w:sz="0" w:space="0" w:color="auto"/>
                <w:right w:val="none" w:sz="0" w:space="0" w:color="auto"/>
              </w:divBdr>
            </w:div>
            <w:div w:id="1883131788">
              <w:marLeft w:val="0"/>
              <w:marRight w:val="0"/>
              <w:marTop w:val="0"/>
              <w:marBottom w:val="0"/>
              <w:divBdr>
                <w:top w:val="none" w:sz="0" w:space="0" w:color="auto"/>
                <w:left w:val="none" w:sz="0" w:space="0" w:color="auto"/>
                <w:bottom w:val="none" w:sz="0" w:space="0" w:color="auto"/>
                <w:right w:val="none" w:sz="0" w:space="0" w:color="auto"/>
              </w:divBdr>
            </w:div>
            <w:div w:id="1378358898">
              <w:marLeft w:val="0"/>
              <w:marRight w:val="0"/>
              <w:marTop w:val="0"/>
              <w:marBottom w:val="0"/>
              <w:divBdr>
                <w:top w:val="none" w:sz="0" w:space="0" w:color="auto"/>
                <w:left w:val="none" w:sz="0" w:space="0" w:color="auto"/>
                <w:bottom w:val="none" w:sz="0" w:space="0" w:color="auto"/>
                <w:right w:val="none" w:sz="0" w:space="0" w:color="auto"/>
              </w:divBdr>
            </w:div>
            <w:div w:id="389306351">
              <w:marLeft w:val="0"/>
              <w:marRight w:val="0"/>
              <w:marTop w:val="0"/>
              <w:marBottom w:val="0"/>
              <w:divBdr>
                <w:top w:val="none" w:sz="0" w:space="0" w:color="auto"/>
                <w:left w:val="none" w:sz="0" w:space="0" w:color="auto"/>
                <w:bottom w:val="none" w:sz="0" w:space="0" w:color="auto"/>
                <w:right w:val="none" w:sz="0" w:space="0" w:color="auto"/>
              </w:divBdr>
            </w:div>
            <w:div w:id="199326266">
              <w:marLeft w:val="0"/>
              <w:marRight w:val="0"/>
              <w:marTop w:val="0"/>
              <w:marBottom w:val="0"/>
              <w:divBdr>
                <w:top w:val="none" w:sz="0" w:space="0" w:color="auto"/>
                <w:left w:val="none" w:sz="0" w:space="0" w:color="auto"/>
                <w:bottom w:val="none" w:sz="0" w:space="0" w:color="auto"/>
                <w:right w:val="none" w:sz="0" w:space="0" w:color="auto"/>
              </w:divBdr>
            </w:div>
            <w:div w:id="1015964416">
              <w:marLeft w:val="0"/>
              <w:marRight w:val="0"/>
              <w:marTop w:val="0"/>
              <w:marBottom w:val="0"/>
              <w:divBdr>
                <w:top w:val="none" w:sz="0" w:space="0" w:color="auto"/>
                <w:left w:val="none" w:sz="0" w:space="0" w:color="auto"/>
                <w:bottom w:val="none" w:sz="0" w:space="0" w:color="auto"/>
                <w:right w:val="none" w:sz="0" w:space="0" w:color="auto"/>
              </w:divBdr>
            </w:div>
            <w:div w:id="159851981">
              <w:marLeft w:val="0"/>
              <w:marRight w:val="0"/>
              <w:marTop w:val="0"/>
              <w:marBottom w:val="0"/>
              <w:divBdr>
                <w:top w:val="none" w:sz="0" w:space="0" w:color="auto"/>
                <w:left w:val="none" w:sz="0" w:space="0" w:color="auto"/>
                <w:bottom w:val="none" w:sz="0" w:space="0" w:color="auto"/>
                <w:right w:val="none" w:sz="0" w:space="0" w:color="auto"/>
              </w:divBdr>
            </w:div>
            <w:div w:id="1231891674">
              <w:marLeft w:val="0"/>
              <w:marRight w:val="0"/>
              <w:marTop w:val="0"/>
              <w:marBottom w:val="0"/>
              <w:divBdr>
                <w:top w:val="none" w:sz="0" w:space="0" w:color="auto"/>
                <w:left w:val="none" w:sz="0" w:space="0" w:color="auto"/>
                <w:bottom w:val="none" w:sz="0" w:space="0" w:color="auto"/>
                <w:right w:val="none" w:sz="0" w:space="0" w:color="auto"/>
              </w:divBdr>
            </w:div>
            <w:div w:id="873351047">
              <w:marLeft w:val="0"/>
              <w:marRight w:val="0"/>
              <w:marTop w:val="0"/>
              <w:marBottom w:val="0"/>
              <w:divBdr>
                <w:top w:val="none" w:sz="0" w:space="0" w:color="auto"/>
                <w:left w:val="none" w:sz="0" w:space="0" w:color="auto"/>
                <w:bottom w:val="none" w:sz="0" w:space="0" w:color="auto"/>
                <w:right w:val="none" w:sz="0" w:space="0" w:color="auto"/>
              </w:divBdr>
            </w:div>
            <w:div w:id="810515149">
              <w:marLeft w:val="0"/>
              <w:marRight w:val="0"/>
              <w:marTop w:val="0"/>
              <w:marBottom w:val="0"/>
              <w:divBdr>
                <w:top w:val="none" w:sz="0" w:space="0" w:color="auto"/>
                <w:left w:val="none" w:sz="0" w:space="0" w:color="auto"/>
                <w:bottom w:val="none" w:sz="0" w:space="0" w:color="auto"/>
                <w:right w:val="none" w:sz="0" w:space="0" w:color="auto"/>
              </w:divBdr>
            </w:div>
            <w:div w:id="1182351608">
              <w:marLeft w:val="0"/>
              <w:marRight w:val="0"/>
              <w:marTop w:val="0"/>
              <w:marBottom w:val="0"/>
              <w:divBdr>
                <w:top w:val="none" w:sz="0" w:space="0" w:color="auto"/>
                <w:left w:val="none" w:sz="0" w:space="0" w:color="auto"/>
                <w:bottom w:val="none" w:sz="0" w:space="0" w:color="auto"/>
                <w:right w:val="none" w:sz="0" w:space="0" w:color="auto"/>
              </w:divBdr>
            </w:div>
            <w:div w:id="2059549283">
              <w:marLeft w:val="0"/>
              <w:marRight w:val="0"/>
              <w:marTop w:val="0"/>
              <w:marBottom w:val="0"/>
              <w:divBdr>
                <w:top w:val="none" w:sz="0" w:space="0" w:color="auto"/>
                <w:left w:val="none" w:sz="0" w:space="0" w:color="auto"/>
                <w:bottom w:val="none" w:sz="0" w:space="0" w:color="auto"/>
                <w:right w:val="none" w:sz="0" w:space="0" w:color="auto"/>
              </w:divBdr>
            </w:div>
            <w:div w:id="57896858">
              <w:marLeft w:val="0"/>
              <w:marRight w:val="0"/>
              <w:marTop w:val="0"/>
              <w:marBottom w:val="0"/>
              <w:divBdr>
                <w:top w:val="none" w:sz="0" w:space="0" w:color="auto"/>
                <w:left w:val="none" w:sz="0" w:space="0" w:color="auto"/>
                <w:bottom w:val="none" w:sz="0" w:space="0" w:color="auto"/>
                <w:right w:val="none" w:sz="0" w:space="0" w:color="auto"/>
              </w:divBdr>
            </w:div>
            <w:div w:id="160660572">
              <w:marLeft w:val="0"/>
              <w:marRight w:val="0"/>
              <w:marTop w:val="0"/>
              <w:marBottom w:val="0"/>
              <w:divBdr>
                <w:top w:val="none" w:sz="0" w:space="0" w:color="auto"/>
                <w:left w:val="none" w:sz="0" w:space="0" w:color="auto"/>
                <w:bottom w:val="none" w:sz="0" w:space="0" w:color="auto"/>
                <w:right w:val="none" w:sz="0" w:space="0" w:color="auto"/>
              </w:divBdr>
            </w:div>
            <w:div w:id="2042433422">
              <w:marLeft w:val="0"/>
              <w:marRight w:val="0"/>
              <w:marTop w:val="0"/>
              <w:marBottom w:val="0"/>
              <w:divBdr>
                <w:top w:val="none" w:sz="0" w:space="0" w:color="auto"/>
                <w:left w:val="none" w:sz="0" w:space="0" w:color="auto"/>
                <w:bottom w:val="none" w:sz="0" w:space="0" w:color="auto"/>
                <w:right w:val="none" w:sz="0" w:space="0" w:color="auto"/>
              </w:divBdr>
            </w:div>
            <w:div w:id="1217931251">
              <w:marLeft w:val="0"/>
              <w:marRight w:val="0"/>
              <w:marTop w:val="0"/>
              <w:marBottom w:val="0"/>
              <w:divBdr>
                <w:top w:val="none" w:sz="0" w:space="0" w:color="auto"/>
                <w:left w:val="none" w:sz="0" w:space="0" w:color="auto"/>
                <w:bottom w:val="none" w:sz="0" w:space="0" w:color="auto"/>
                <w:right w:val="none" w:sz="0" w:space="0" w:color="auto"/>
              </w:divBdr>
            </w:div>
            <w:div w:id="730928368">
              <w:marLeft w:val="0"/>
              <w:marRight w:val="0"/>
              <w:marTop w:val="0"/>
              <w:marBottom w:val="0"/>
              <w:divBdr>
                <w:top w:val="none" w:sz="0" w:space="0" w:color="auto"/>
                <w:left w:val="none" w:sz="0" w:space="0" w:color="auto"/>
                <w:bottom w:val="none" w:sz="0" w:space="0" w:color="auto"/>
                <w:right w:val="none" w:sz="0" w:space="0" w:color="auto"/>
              </w:divBdr>
            </w:div>
            <w:div w:id="1061947030">
              <w:marLeft w:val="0"/>
              <w:marRight w:val="0"/>
              <w:marTop w:val="0"/>
              <w:marBottom w:val="0"/>
              <w:divBdr>
                <w:top w:val="none" w:sz="0" w:space="0" w:color="auto"/>
                <w:left w:val="none" w:sz="0" w:space="0" w:color="auto"/>
                <w:bottom w:val="none" w:sz="0" w:space="0" w:color="auto"/>
                <w:right w:val="none" w:sz="0" w:space="0" w:color="auto"/>
              </w:divBdr>
            </w:div>
            <w:div w:id="954289330">
              <w:marLeft w:val="0"/>
              <w:marRight w:val="0"/>
              <w:marTop w:val="0"/>
              <w:marBottom w:val="0"/>
              <w:divBdr>
                <w:top w:val="none" w:sz="0" w:space="0" w:color="auto"/>
                <w:left w:val="none" w:sz="0" w:space="0" w:color="auto"/>
                <w:bottom w:val="none" w:sz="0" w:space="0" w:color="auto"/>
                <w:right w:val="none" w:sz="0" w:space="0" w:color="auto"/>
              </w:divBdr>
            </w:div>
            <w:div w:id="1547109812">
              <w:marLeft w:val="0"/>
              <w:marRight w:val="0"/>
              <w:marTop w:val="0"/>
              <w:marBottom w:val="0"/>
              <w:divBdr>
                <w:top w:val="none" w:sz="0" w:space="0" w:color="auto"/>
                <w:left w:val="none" w:sz="0" w:space="0" w:color="auto"/>
                <w:bottom w:val="none" w:sz="0" w:space="0" w:color="auto"/>
                <w:right w:val="none" w:sz="0" w:space="0" w:color="auto"/>
              </w:divBdr>
            </w:div>
            <w:div w:id="1131897260">
              <w:marLeft w:val="0"/>
              <w:marRight w:val="0"/>
              <w:marTop w:val="0"/>
              <w:marBottom w:val="0"/>
              <w:divBdr>
                <w:top w:val="none" w:sz="0" w:space="0" w:color="auto"/>
                <w:left w:val="none" w:sz="0" w:space="0" w:color="auto"/>
                <w:bottom w:val="none" w:sz="0" w:space="0" w:color="auto"/>
                <w:right w:val="none" w:sz="0" w:space="0" w:color="auto"/>
              </w:divBdr>
            </w:div>
            <w:div w:id="758601857">
              <w:marLeft w:val="0"/>
              <w:marRight w:val="0"/>
              <w:marTop w:val="0"/>
              <w:marBottom w:val="0"/>
              <w:divBdr>
                <w:top w:val="none" w:sz="0" w:space="0" w:color="auto"/>
                <w:left w:val="none" w:sz="0" w:space="0" w:color="auto"/>
                <w:bottom w:val="none" w:sz="0" w:space="0" w:color="auto"/>
                <w:right w:val="none" w:sz="0" w:space="0" w:color="auto"/>
              </w:divBdr>
            </w:div>
            <w:div w:id="2123962140">
              <w:marLeft w:val="0"/>
              <w:marRight w:val="0"/>
              <w:marTop w:val="0"/>
              <w:marBottom w:val="0"/>
              <w:divBdr>
                <w:top w:val="none" w:sz="0" w:space="0" w:color="auto"/>
                <w:left w:val="none" w:sz="0" w:space="0" w:color="auto"/>
                <w:bottom w:val="none" w:sz="0" w:space="0" w:color="auto"/>
                <w:right w:val="none" w:sz="0" w:space="0" w:color="auto"/>
              </w:divBdr>
            </w:div>
            <w:div w:id="190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8442">
      <w:bodyDiv w:val="1"/>
      <w:marLeft w:val="0"/>
      <w:marRight w:val="0"/>
      <w:marTop w:val="0"/>
      <w:marBottom w:val="0"/>
      <w:divBdr>
        <w:top w:val="none" w:sz="0" w:space="0" w:color="auto"/>
        <w:left w:val="none" w:sz="0" w:space="0" w:color="auto"/>
        <w:bottom w:val="none" w:sz="0" w:space="0" w:color="auto"/>
        <w:right w:val="none" w:sz="0" w:space="0" w:color="auto"/>
      </w:divBdr>
      <w:divsChild>
        <w:div w:id="517545650">
          <w:marLeft w:val="0"/>
          <w:marRight w:val="0"/>
          <w:marTop w:val="0"/>
          <w:marBottom w:val="0"/>
          <w:divBdr>
            <w:top w:val="none" w:sz="0" w:space="0" w:color="auto"/>
            <w:left w:val="none" w:sz="0" w:space="0" w:color="auto"/>
            <w:bottom w:val="none" w:sz="0" w:space="0" w:color="auto"/>
            <w:right w:val="none" w:sz="0" w:space="0" w:color="auto"/>
          </w:divBdr>
          <w:divsChild>
            <w:div w:id="1980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697">
      <w:bodyDiv w:val="1"/>
      <w:marLeft w:val="0"/>
      <w:marRight w:val="0"/>
      <w:marTop w:val="0"/>
      <w:marBottom w:val="0"/>
      <w:divBdr>
        <w:top w:val="none" w:sz="0" w:space="0" w:color="auto"/>
        <w:left w:val="none" w:sz="0" w:space="0" w:color="auto"/>
        <w:bottom w:val="none" w:sz="0" w:space="0" w:color="auto"/>
        <w:right w:val="none" w:sz="0" w:space="0" w:color="auto"/>
      </w:divBdr>
    </w:div>
    <w:div w:id="610283875">
      <w:bodyDiv w:val="1"/>
      <w:marLeft w:val="0"/>
      <w:marRight w:val="0"/>
      <w:marTop w:val="0"/>
      <w:marBottom w:val="0"/>
      <w:divBdr>
        <w:top w:val="none" w:sz="0" w:space="0" w:color="auto"/>
        <w:left w:val="none" w:sz="0" w:space="0" w:color="auto"/>
        <w:bottom w:val="none" w:sz="0" w:space="0" w:color="auto"/>
        <w:right w:val="none" w:sz="0" w:space="0" w:color="auto"/>
      </w:divBdr>
    </w:div>
    <w:div w:id="624312293">
      <w:bodyDiv w:val="1"/>
      <w:marLeft w:val="0"/>
      <w:marRight w:val="0"/>
      <w:marTop w:val="0"/>
      <w:marBottom w:val="0"/>
      <w:divBdr>
        <w:top w:val="none" w:sz="0" w:space="0" w:color="auto"/>
        <w:left w:val="none" w:sz="0" w:space="0" w:color="auto"/>
        <w:bottom w:val="none" w:sz="0" w:space="0" w:color="auto"/>
        <w:right w:val="none" w:sz="0" w:space="0" w:color="auto"/>
      </w:divBdr>
    </w:div>
    <w:div w:id="635381817">
      <w:bodyDiv w:val="1"/>
      <w:marLeft w:val="0"/>
      <w:marRight w:val="0"/>
      <w:marTop w:val="0"/>
      <w:marBottom w:val="0"/>
      <w:divBdr>
        <w:top w:val="none" w:sz="0" w:space="0" w:color="auto"/>
        <w:left w:val="none" w:sz="0" w:space="0" w:color="auto"/>
        <w:bottom w:val="none" w:sz="0" w:space="0" w:color="auto"/>
        <w:right w:val="none" w:sz="0" w:space="0" w:color="auto"/>
      </w:divBdr>
      <w:divsChild>
        <w:div w:id="358895699">
          <w:marLeft w:val="0"/>
          <w:marRight w:val="0"/>
          <w:marTop w:val="0"/>
          <w:marBottom w:val="0"/>
          <w:divBdr>
            <w:top w:val="none" w:sz="0" w:space="0" w:color="auto"/>
            <w:left w:val="none" w:sz="0" w:space="0" w:color="auto"/>
            <w:bottom w:val="none" w:sz="0" w:space="0" w:color="auto"/>
            <w:right w:val="none" w:sz="0" w:space="0" w:color="auto"/>
          </w:divBdr>
          <w:divsChild>
            <w:div w:id="878929465">
              <w:marLeft w:val="0"/>
              <w:marRight w:val="0"/>
              <w:marTop w:val="0"/>
              <w:marBottom w:val="0"/>
              <w:divBdr>
                <w:top w:val="none" w:sz="0" w:space="0" w:color="auto"/>
                <w:left w:val="none" w:sz="0" w:space="0" w:color="auto"/>
                <w:bottom w:val="none" w:sz="0" w:space="0" w:color="auto"/>
                <w:right w:val="none" w:sz="0" w:space="0" w:color="auto"/>
              </w:divBdr>
            </w:div>
            <w:div w:id="1379621013">
              <w:marLeft w:val="0"/>
              <w:marRight w:val="0"/>
              <w:marTop w:val="0"/>
              <w:marBottom w:val="0"/>
              <w:divBdr>
                <w:top w:val="none" w:sz="0" w:space="0" w:color="auto"/>
                <w:left w:val="none" w:sz="0" w:space="0" w:color="auto"/>
                <w:bottom w:val="none" w:sz="0" w:space="0" w:color="auto"/>
                <w:right w:val="none" w:sz="0" w:space="0" w:color="auto"/>
              </w:divBdr>
            </w:div>
            <w:div w:id="1720930141">
              <w:marLeft w:val="0"/>
              <w:marRight w:val="0"/>
              <w:marTop w:val="0"/>
              <w:marBottom w:val="0"/>
              <w:divBdr>
                <w:top w:val="none" w:sz="0" w:space="0" w:color="auto"/>
                <w:left w:val="none" w:sz="0" w:space="0" w:color="auto"/>
                <w:bottom w:val="none" w:sz="0" w:space="0" w:color="auto"/>
                <w:right w:val="none" w:sz="0" w:space="0" w:color="auto"/>
              </w:divBdr>
            </w:div>
            <w:div w:id="797063882">
              <w:marLeft w:val="0"/>
              <w:marRight w:val="0"/>
              <w:marTop w:val="0"/>
              <w:marBottom w:val="0"/>
              <w:divBdr>
                <w:top w:val="none" w:sz="0" w:space="0" w:color="auto"/>
                <w:left w:val="none" w:sz="0" w:space="0" w:color="auto"/>
                <w:bottom w:val="none" w:sz="0" w:space="0" w:color="auto"/>
                <w:right w:val="none" w:sz="0" w:space="0" w:color="auto"/>
              </w:divBdr>
            </w:div>
            <w:div w:id="30375567">
              <w:marLeft w:val="0"/>
              <w:marRight w:val="0"/>
              <w:marTop w:val="0"/>
              <w:marBottom w:val="0"/>
              <w:divBdr>
                <w:top w:val="none" w:sz="0" w:space="0" w:color="auto"/>
                <w:left w:val="none" w:sz="0" w:space="0" w:color="auto"/>
                <w:bottom w:val="none" w:sz="0" w:space="0" w:color="auto"/>
                <w:right w:val="none" w:sz="0" w:space="0" w:color="auto"/>
              </w:divBdr>
            </w:div>
            <w:div w:id="15901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8648">
      <w:bodyDiv w:val="1"/>
      <w:marLeft w:val="0"/>
      <w:marRight w:val="0"/>
      <w:marTop w:val="0"/>
      <w:marBottom w:val="0"/>
      <w:divBdr>
        <w:top w:val="none" w:sz="0" w:space="0" w:color="auto"/>
        <w:left w:val="none" w:sz="0" w:space="0" w:color="auto"/>
        <w:bottom w:val="none" w:sz="0" w:space="0" w:color="auto"/>
        <w:right w:val="none" w:sz="0" w:space="0" w:color="auto"/>
      </w:divBdr>
    </w:div>
    <w:div w:id="639044163">
      <w:bodyDiv w:val="1"/>
      <w:marLeft w:val="0"/>
      <w:marRight w:val="0"/>
      <w:marTop w:val="0"/>
      <w:marBottom w:val="0"/>
      <w:divBdr>
        <w:top w:val="none" w:sz="0" w:space="0" w:color="auto"/>
        <w:left w:val="none" w:sz="0" w:space="0" w:color="auto"/>
        <w:bottom w:val="none" w:sz="0" w:space="0" w:color="auto"/>
        <w:right w:val="none" w:sz="0" w:space="0" w:color="auto"/>
      </w:divBdr>
      <w:divsChild>
        <w:div w:id="1803884166">
          <w:marLeft w:val="0"/>
          <w:marRight w:val="0"/>
          <w:marTop w:val="0"/>
          <w:marBottom w:val="0"/>
          <w:divBdr>
            <w:top w:val="none" w:sz="0" w:space="0" w:color="auto"/>
            <w:left w:val="none" w:sz="0" w:space="0" w:color="auto"/>
            <w:bottom w:val="none" w:sz="0" w:space="0" w:color="auto"/>
            <w:right w:val="none" w:sz="0" w:space="0" w:color="auto"/>
          </w:divBdr>
          <w:divsChild>
            <w:div w:id="1178472125">
              <w:marLeft w:val="0"/>
              <w:marRight w:val="0"/>
              <w:marTop w:val="0"/>
              <w:marBottom w:val="0"/>
              <w:divBdr>
                <w:top w:val="none" w:sz="0" w:space="0" w:color="auto"/>
                <w:left w:val="none" w:sz="0" w:space="0" w:color="auto"/>
                <w:bottom w:val="none" w:sz="0" w:space="0" w:color="auto"/>
                <w:right w:val="none" w:sz="0" w:space="0" w:color="auto"/>
              </w:divBdr>
            </w:div>
            <w:div w:id="1818182411">
              <w:marLeft w:val="0"/>
              <w:marRight w:val="0"/>
              <w:marTop w:val="0"/>
              <w:marBottom w:val="0"/>
              <w:divBdr>
                <w:top w:val="none" w:sz="0" w:space="0" w:color="auto"/>
                <w:left w:val="none" w:sz="0" w:space="0" w:color="auto"/>
                <w:bottom w:val="none" w:sz="0" w:space="0" w:color="auto"/>
                <w:right w:val="none" w:sz="0" w:space="0" w:color="auto"/>
              </w:divBdr>
            </w:div>
            <w:div w:id="676077552">
              <w:marLeft w:val="0"/>
              <w:marRight w:val="0"/>
              <w:marTop w:val="0"/>
              <w:marBottom w:val="0"/>
              <w:divBdr>
                <w:top w:val="none" w:sz="0" w:space="0" w:color="auto"/>
                <w:left w:val="none" w:sz="0" w:space="0" w:color="auto"/>
                <w:bottom w:val="none" w:sz="0" w:space="0" w:color="auto"/>
                <w:right w:val="none" w:sz="0" w:space="0" w:color="auto"/>
              </w:divBdr>
            </w:div>
            <w:div w:id="1484809484">
              <w:marLeft w:val="0"/>
              <w:marRight w:val="0"/>
              <w:marTop w:val="0"/>
              <w:marBottom w:val="0"/>
              <w:divBdr>
                <w:top w:val="none" w:sz="0" w:space="0" w:color="auto"/>
                <w:left w:val="none" w:sz="0" w:space="0" w:color="auto"/>
                <w:bottom w:val="none" w:sz="0" w:space="0" w:color="auto"/>
                <w:right w:val="none" w:sz="0" w:space="0" w:color="auto"/>
              </w:divBdr>
            </w:div>
            <w:div w:id="608857987">
              <w:marLeft w:val="0"/>
              <w:marRight w:val="0"/>
              <w:marTop w:val="0"/>
              <w:marBottom w:val="0"/>
              <w:divBdr>
                <w:top w:val="none" w:sz="0" w:space="0" w:color="auto"/>
                <w:left w:val="none" w:sz="0" w:space="0" w:color="auto"/>
                <w:bottom w:val="none" w:sz="0" w:space="0" w:color="auto"/>
                <w:right w:val="none" w:sz="0" w:space="0" w:color="auto"/>
              </w:divBdr>
            </w:div>
            <w:div w:id="417138570">
              <w:marLeft w:val="0"/>
              <w:marRight w:val="0"/>
              <w:marTop w:val="0"/>
              <w:marBottom w:val="0"/>
              <w:divBdr>
                <w:top w:val="none" w:sz="0" w:space="0" w:color="auto"/>
                <w:left w:val="none" w:sz="0" w:space="0" w:color="auto"/>
                <w:bottom w:val="none" w:sz="0" w:space="0" w:color="auto"/>
                <w:right w:val="none" w:sz="0" w:space="0" w:color="auto"/>
              </w:divBdr>
            </w:div>
            <w:div w:id="1115833367">
              <w:marLeft w:val="0"/>
              <w:marRight w:val="0"/>
              <w:marTop w:val="0"/>
              <w:marBottom w:val="0"/>
              <w:divBdr>
                <w:top w:val="none" w:sz="0" w:space="0" w:color="auto"/>
                <w:left w:val="none" w:sz="0" w:space="0" w:color="auto"/>
                <w:bottom w:val="none" w:sz="0" w:space="0" w:color="auto"/>
                <w:right w:val="none" w:sz="0" w:space="0" w:color="auto"/>
              </w:divBdr>
            </w:div>
            <w:div w:id="798455721">
              <w:marLeft w:val="0"/>
              <w:marRight w:val="0"/>
              <w:marTop w:val="0"/>
              <w:marBottom w:val="0"/>
              <w:divBdr>
                <w:top w:val="none" w:sz="0" w:space="0" w:color="auto"/>
                <w:left w:val="none" w:sz="0" w:space="0" w:color="auto"/>
                <w:bottom w:val="none" w:sz="0" w:space="0" w:color="auto"/>
                <w:right w:val="none" w:sz="0" w:space="0" w:color="auto"/>
              </w:divBdr>
            </w:div>
            <w:div w:id="1286691044">
              <w:marLeft w:val="0"/>
              <w:marRight w:val="0"/>
              <w:marTop w:val="0"/>
              <w:marBottom w:val="0"/>
              <w:divBdr>
                <w:top w:val="none" w:sz="0" w:space="0" w:color="auto"/>
                <w:left w:val="none" w:sz="0" w:space="0" w:color="auto"/>
                <w:bottom w:val="none" w:sz="0" w:space="0" w:color="auto"/>
                <w:right w:val="none" w:sz="0" w:space="0" w:color="auto"/>
              </w:divBdr>
            </w:div>
            <w:div w:id="1259293071">
              <w:marLeft w:val="0"/>
              <w:marRight w:val="0"/>
              <w:marTop w:val="0"/>
              <w:marBottom w:val="0"/>
              <w:divBdr>
                <w:top w:val="none" w:sz="0" w:space="0" w:color="auto"/>
                <w:left w:val="none" w:sz="0" w:space="0" w:color="auto"/>
                <w:bottom w:val="none" w:sz="0" w:space="0" w:color="auto"/>
                <w:right w:val="none" w:sz="0" w:space="0" w:color="auto"/>
              </w:divBdr>
            </w:div>
            <w:div w:id="278267196">
              <w:marLeft w:val="0"/>
              <w:marRight w:val="0"/>
              <w:marTop w:val="0"/>
              <w:marBottom w:val="0"/>
              <w:divBdr>
                <w:top w:val="none" w:sz="0" w:space="0" w:color="auto"/>
                <w:left w:val="none" w:sz="0" w:space="0" w:color="auto"/>
                <w:bottom w:val="none" w:sz="0" w:space="0" w:color="auto"/>
                <w:right w:val="none" w:sz="0" w:space="0" w:color="auto"/>
              </w:divBdr>
            </w:div>
            <w:div w:id="1423843178">
              <w:marLeft w:val="0"/>
              <w:marRight w:val="0"/>
              <w:marTop w:val="0"/>
              <w:marBottom w:val="0"/>
              <w:divBdr>
                <w:top w:val="none" w:sz="0" w:space="0" w:color="auto"/>
                <w:left w:val="none" w:sz="0" w:space="0" w:color="auto"/>
                <w:bottom w:val="none" w:sz="0" w:space="0" w:color="auto"/>
                <w:right w:val="none" w:sz="0" w:space="0" w:color="auto"/>
              </w:divBdr>
            </w:div>
            <w:div w:id="1000741880">
              <w:marLeft w:val="0"/>
              <w:marRight w:val="0"/>
              <w:marTop w:val="0"/>
              <w:marBottom w:val="0"/>
              <w:divBdr>
                <w:top w:val="none" w:sz="0" w:space="0" w:color="auto"/>
                <w:left w:val="none" w:sz="0" w:space="0" w:color="auto"/>
                <w:bottom w:val="none" w:sz="0" w:space="0" w:color="auto"/>
                <w:right w:val="none" w:sz="0" w:space="0" w:color="auto"/>
              </w:divBdr>
            </w:div>
            <w:div w:id="2055423059">
              <w:marLeft w:val="0"/>
              <w:marRight w:val="0"/>
              <w:marTop w:val="0"/>
              <w:marBottom w:val="0"/>
              <w:divBdr>
                <w:top w:val="none" w:sz="0" w:space="0" w:color="auto"/>
                <w:left w:val="none" w:sz="0" w:space="0" w:color="auto"/>
                <w:bottom w:val="none" w:sz="0" w:space="0" w:color="auto"/>
                <w:right w:val="none" w:sz="0" w:space="0" w:color="auto"/>
              </w:divBdr>
            </w:div>
            <w:div w:id="1255896167">
              <w:marLeft w:val="0"/>
              <w:marRight w:val="0"/>
              <w:marTop w:val="0"/>
              <w:marBottom w:val="0"/>
              <w:divBdr>
                <w:top w:val="none" w:sz="0" w:space="0" w:color="auto"/>
                <w:left w:val="none" w:sz="0" w:space="0" w:color="auto"/>
                <w:bottom w:val="none" w:sz="0" w:space="0" w:color="auto"/>
                <w:right w:val="none" w:sz="0" w:space="0" w:color="auto"/>
              </w:divBdr>
            </w:div>
            <w:div w:id="791482596">
              <w:marLeft w:val="0"/>
              <w:marRight w:val="0"/>
              <w:marTop w:val="0"/>
              <w:marBottom w:val="0"/>
              <w:divBdr>
                <w:top w:val="none" w:sz="0" w:space="0" w:color="auto"/>
                <w:left w:val="none" w:sz="0" w:space="0" w:color="auto"/>
                <w:bottom w:val="none" w:sz="0" w:space="0" w:color="auto"/>
                <w:right w:val="none" w:sz="0" w:space="0" w:color="auto"/>
              </w:divBdr>
            </w:div>
            <w:div w:id="409691527">
              <w:marLeft w:val="0"/>
              <w:marRight w:val="0"/>
              <w:marTop w:val="0"/>
              <w:marBottom w:val="0"/>
              <w:divBdr>
                <w:top w:val="none" w:sz="0" w:space="0" w:color="auto"/>
                <w:left w:val="none" w:sz="0" w:space="0" w:color="auto"/>
                <w:bottom w:val="none" w:sz="0" w:space="0" w:color="auto"/>
                <w:right w:val="none" w:sz="0" w:space="0" w:color="auto"/>
              </w:divBdr>
            </w:div>
            <w:div w:id="60294322">
              <w:marLeft w:val="0"/>
              <w:marRight w:val="0"/>
              <w:marTop w:val="0"/>
              <w:marBottom w:val="0"/>
              <w:divBdr>
                <w:top w:val="none" w:sz="0" w:space="0" w:color="auto"/>
                <w:left w:val="none" w:sz="0" w:space="0" w:color="auto"/>
                <w:bottom w:val="none" w:sz="0" w:space="0" w:color="auto"/>
                <w:right w:val="none" w:sz="0" w:space="0" w:color="auto"/>
              </w:divBdr>
            </w:div>
            <w:div w:id="979724323">
              <w:marLeft w:val="0"/>
              <w:marRight w:val="0"/>
              <w:marTop w:val="0"/>
              <w:marBottom w:val="0"/>
              <w:divBdr>
                <w:top w:val="none" w:sz="0" w:space="0" w:color="auto"/>
                <w:left w:val="none" w:sz="0" w:space="0" w:color="auto"/>
                <w:bottom w:val="none" w:sz="0" w:space="0" w:color="auto"/>
                <w:right w:val="none" w:sz="0" w:space="0" w:color="auto"/>
              </w:divBdr>
            </w:div>
            <w:div w:id="583688159">
              <w:marLeft w:val="0"/>
              <w:marRight w:val="0"/>
              <w:marTop w:val="0"/>
              <w:marBottom w:val="0"/>
              <w:divBdr>
                <w:top w:val="none" w:sz="0" w:space="0" w:color="auto"/>
                <w:left w:val="none" w:sz="0" w:space="0" w:color="auto"/>
                <w:bottom w:val="none" w:sz="0" w:space="0" w:color="auto"/>
                <w:right w:val="none" w:sz="0" w:space="0" w:color="auto"/>
              </w:divBdr>
            </w:div>
            <w:div w:id="533465377">
              <w:marLeft w:val="0"/>
              <w:marRight w:val="0"/>
              <w:marTop w:val="0"/>
              <w:marBottom w:val="0"/>
              <w:divBdr>
                <w:top w:val="none" w:sz="0" w:space="0" w:color="auto"/>
                <w:left w:val="none" w:sz="0" w:space="0" w:color="auto"/>
                <w:bottom w:val="none" w:sz="0" w:space="0" w:color="auto"/>
                <w:right w:val="none" w:sz="0" w:space="0" w:color="auto"/>
              </w:divBdr>
            </w:div>
            <w:div w:id="1261644057">
              <w:marLeft w:val="0"/>
              <w:marRight w:val="0"/>
              <w:marTop w:val="0"/>
              <w:marBottom w:val="0"/>
              <w:divBdr>
                <w:top w:val="none" w:sz="0" w:space="0" w:color="auto"/>
                <w:left w:val="none" w:sz="0" w:space="0" w:color="auto"/>
                <w:bottom w:val="none" w:sz="0" w:space="0" w:color="auto"/>
                <w:right w:val="none" w:sz="0" w:space="0" w:color="auto"/>
              </w:divBdr>
            </w:div>
            <w:div w:id="1247497262">
              <w:marLeft w:val="0"/>
              <w:marRight w:val="0"/>
              <w:marTop w:val="0"/>
              <w:marBottom w:val="0"/>
              <w:divBdr>
                <w:top w:val="none" w:sz="0" w:space="0" w:color="auto"/>
                <w:left w:val="none" w:sz="0" w:space="0" w:color="auto"/>
                <w:bottom w:val="none" w:sz="0" w:space="0" w:color="auto"/>
                <w:right w:val="none" w:sz="0" w:space="0" w:color="auto"/>
              </w:divBdr>
            </w:div>
            <w:div w:id="446848230">
              <w:marLeft w:val="0"/>
              <w:marRight w:val="0"/>
              <w:marTop w:val="0"/>
              <w:marBottom w:val="0"/>
              <w:divBdr>
                <w:top w:val="none" w:sz="0" w:space="0" w:color="auto"/>
                <w:left w:val="none" w:sz="0" w:space="0" w:color="auto"/>
                <w:bottom w:val="none" w:sz="0" w:space="0" w:color="auto"/>
                <w:right w:val="none" w:sz="0" w:space="0" w:color="auto"/>
              </w:divBdr>
            </w:div>
            <w:div w:id="2056931079">
              <w:marLeft w:val="0"/>
              <w:marRight w:val="0"/>
              <w:marTop w:val="0"/>
              <w:marBottom w:val="0"/>
              <w:divBdr>
                <w:top w:val="none" w:sz="0" w:space="0" w:color="auto"/>
                <w:left w:val="none" w:sz="0" w:space="0" w:color="auto"/>
                <w:bottom w:val="none" w:sz="0" w:space="0" w:color="auto"/>
                <w:right w:val="none" w:sz="0" w:space="0" w:color="auto"/>
              </w:divBdr>
            </w:div>
            <w:div w:id="20719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2546">
      <w:bodyDiv w:val="1"/>
      <w:marLeft w:val="0"/>
      <w:marRight w:val="0"/>
      <w:marTop w:val="0"/>
      <w:marBottom w:val="0"/>
      <w:divBdr>
        <w:top w:val="none" w:sz="0" w:space="0" w:color="auto"/>
        <w:left w:val="none" w:sz="0" w:space="0" w:color="auto"/>
        <w:bottom w:val="none" w:sz="0" w:space="0" w:color="auto"/>
        <w:right w:val="none" w:sz="0" w:space="0" w:color="auto"/>
      </w:divBdr>
      <w:divsChild>
        <w:div w:id="281110716">
          <w:marLeft w:val="0"/>
          <w:marRight w:val="0"/>
          <w:marTop w:val="0"/>
          <w:marBottom w:val="0"/>
          <w:divBdr>
            <w:top w:val="none" w:sz="0" w:space="0" w:color="auto"/>
            <w:left w:val="none" w:sz="0" w:space="0" w:color="auto"/>
            <w:bottom w:val="none" w:sz="0" w:space="0" w:color="auto"/>
            <w:right w:val="none" w:sz="0" w:space="0" w:color="auto"/>
          </w:divBdr>
          <w:divsChild>
            <w:div w:id="1492409361">
              <w:marLeft w:val="0"/>
              <w:marRight w:val="0"/>
              <w:marTop w:val="0"/>
              <w:marBottom w:val="0"/>
              <w:divBdr>
                <w:top w:val="none" w:sz="0" w:space="0" w:color="auto"/>
                <w:left w:val="none" w:sz="0" w:space="0" w:color="auto"/>
                <w:bottom w:val="none" w:sz="0" w:space="0" w:color="auto"/>
                <w:right w:val="none" w:sz="0" w:space="0" w:color="auto"/>
              </w:divBdr>
            </w:div>
            <w:div w:id="308483661">
              <w:marLeft w:val="0"/>
              <w:marRight w:val="0"/>
              <w:marTop w:val="0"/>
              <w:marBottom w:val="0"/>
              <w:divBdr>
                <w:top w:val="none" w:sz="0" w:space="0" w:color="auto"/>
                <w:left w:val="none" w:sz="0" w:space="0" w:color="auto"/>
                <w:bottom w:val="none" w:sz="0" w:space="0" w:color="auto"/>
                <w:right w:val="none" w:sz="0" w:space="0" w:color="auto"/>
              </w:divBdr>
            </w:div>
            <w:div w:id="88427693">
              <w:marLeft w:val="0"/>
              <w:marRight w:val="0"/>
              <w:marTop w:val="0"/>
              <w:marBottom w:val="0"/>
              <w:divBdr>
                <w:top w:val="none" w:sz="0" w:space="0" w:color="auto"/>
                <w:left w:val="none" w:sz="0" w:space="0" w:color="auto"/>
                <w:bottom w:val="none" w:sz="0" w:space="0" w:color="auto"/>
                <w:right w:val="none" w:sz="0" w:space="0" w:color="auto"/>
              </w:divBdr>
            </w:div>
            <w:div w:id="981351749">
              <w:marLeft w:val="0"/>
              <w:marRight w:val="0"/>
              <w:marTop w:val="0"/>
              <w:marBottom w:val="0"/>
              <w:divBdr>
                <w:top w:val="none" w:sz="0" w:space="0" w:color="auto"/>
                <w:left w:val="none" w:sz="0" w:space="0" w:color="auto"/>
                <w:bottom w:val="none" w:sz="0" w:space="0" w:color="auto"/>
                <w:right w:val="none" w:sz="0" w:space="0" w:color="auto"/>
              </w:divBdr>
            </w:div>
            <w:div w:id="208038140">
              <w:marLeft w:val="0"/>
              <w:marRight w:val="0"/>
              <w:marTop w:val="0"/>
              <w:marBottom w:val="0"/>
              <w:divBdr>
                <w:top w:val="none" w:sz="0" w:space="0" w:color="auto"/>
                <w:left w:val="none" w:sz="0" w:space="0" w:color="auto"/>
                <w:bottom w:val="none" w:sz="0" w:space="0" w:color="auto"/>
                <w:right w:val="none" w:sz="0" w:space="0" w:color="auto"/>
              </w:divBdr>
            </w:div>
            <w:div w:id="856044512">
              <w:marLeft w:val="0"/>
              <w:marRight w:val="0"/>
              <w:marTop w:val="0"/>
              <w:marBottom w:val="0"/>
              <w:divBdr>
                <w:top w:val="none" w:sz="0" w:space="0" w:color="auto"/>
                <w:left w:val="none" w:sz="0" w:space="0" w:color="auto"/>
                <w:bottom w:val="none" w:sz="0" w:space="0" w:color="auto"/>
                <w:right w:val="none" w:sz="0" w:space="0" w:color="auto"/>
              </w:divBdr>
            </w:div>
            <w:div w:id="868025635">
              <w:marLeft w:val="0"/>
              <w:marRight w:val="0"/>
              <w:marTop w:val="0"/>
              <w:marBottom w:val="0"/>
              <w:divBdr>
                <w:top w:val="none" w:sz="0" w:space="0" w:color="auto"/>
                <w:left w:val="none" w:sz="0" w:space="0" w:color="auto"/>
                <w:bottom w:val="none" w:sz="0" w:space="0" w:color="auto"/>
                <w:right w:val="none" w:sz="0" w:space="0" w:color="auto"/>
              </w:divBdr>
            </w:div>
            <w:div w:id="263340108">
              <w:marLeft w:val="0"/>
              <w:marRight w:val="0"/>
              <w:marTop w:val="0"/>
              <w:marBottom w:val="0"/>
              <w:divBdr>
                <w:top w:val="none" w:sz="0" w:space="0" w:color="auto"/>
                <w:left w:val="none" w:sz="0" w:space="0" w:color="auto"/>
                <w:bottom w:val="none" w:sz="0" w:space="0" w:color="auto"/>
                <w:right w:val="none" w:sz="0" w:space="0" w:color="auto"/>
              </w:divBdr>
            </w:div>
            <w:div w:id="896353060">
              <w:marLeft w:val="0"/>
              <w:marRight w:val="0"/>
              <w:marTop w:val="0"/>
              <w:marBottom w:val="0"/>
              <w:divBdr>
                <w:top w:val="none" w:sz="0" w:space="0" w:color="auto"/>
                <w:left w:val="none" w:sz="0" w:space="0" w:color="auto"/>
                <w:bottom w:val="none" w:sz="0" w:space="0" w:color="auto"/>
                <w:right w:val="none" w:sz="0" w:space="0" w:color="auto"/>
              </w:divBdr>
            </w:div>
            <w:div w:id="1512450267">
              <w:marLeft w:val="0"/>
              <w:marRight w:val="0"/>
              <w:marTop w:val="0"/>
              <w:marBottom w:val="0"/>
              <w:divBdr>
                <w:top w:val="none" w:sz="0" w:space="0" w:color="auto"/>
                <w:left w:val="none" w:sz="0" w:space="0" w:color="auto"/>
                <w:bottom w:val="none" w:sz="0" w:space="0" w:color="auto"/>
                <w:right w:val="none" w:sz="0" w:space="0" w:color="auto"/>
              </w:divBdr>
            </w:div>
            <w:div w:id="2135754137">
              <w:marLeft w:val="0"/>
              <w:marRight w:val="0"/>
              <w:marTop w:val="0"/>
              <w:marBottom w:val="0"/>
              <w:divBdr>
                <w:top w:val="none" w:sz="0" w:space="0" w:color="auto"/>
                <w:left w:val="none" w:sz="0" w:space="0" w:color="auto"/>
                <w:bottom w:val="none" w:sz="0" w:space="0" w:color="auto"/>
                <w:right w:val="none" w:sz="0" w:space="0" w:color="auto"/>
              </w:divBdr>
            </w:div>
            <w:div w:id="1049036301">
              <w:marLeft w:val="0"/>
              <w:marRight w:val="0"/>
              <w:marTop w:val="0"/>
              <w:marBottom w:val="0"/>
              <w:divBdr>
                <w:top w:val="none" w:sz="0" w:space="0" w:color="auto"/>
                <w:left w:val="none" w:sz="0" w:space="0" w:color="auto"/>
                <w:bottom w:val="none" w:sz="0" w:space="0" w:color="auto"/>
                <w:right w:val="none" w:sz="0" w:space="0" w:color="auto"/>
              </w:divBdr>
            </w:div>
            <w:div w:id="621032136">
              <w:marLeft w:val="0"/>
              <w:marRight w:val="0"/>
              <w:marTop w:val="0"/>
              <w:marBottom w:val="0"/>
              <w:divBdr>
                <w:top w:val="none" w:sz="0" w:space="0" w:color="auto"/>
                <w:left w:val="none" w:sz="0" w:space="0" w:color="auto"/>
                <w:bottom w:val="none" w:sz="0" w:space="0" w:color="auto"/>
                <w:right w:val="none" w:sz="0" w:space="0" w:color="auto"/>
              </w:divBdr>
            </w:div>
            <w:div w:id="658339655">
              <w:marLeft w:val="0"/>
              <w:marRight w:val="0"/>
              <w:marTop w:val="0"/>
              <w:marBottom w:val="0"/>
              <w:divBdr>
                <w:top w:val="none" w:sz="0" w:space="0" w:color="auto"/>
                <w:left w:val="none" w:sz="0" w:space="0" w:color="auto"/>
                <w:bottom w:val="none" w:sz="0" w:space="0" w:color="auto"/>
                <w:right w:val="none" w:sz="0" w:space="0" w:color="auto"/>
              </w:divBdr>
            </w:div>
            <w:div w:id="186333518">
              <w:marLeft w:val="0"/>
              <w:marRight w:val="0"/>
              <w:marTop w:val="0"/>
              <w:marBottom w:val="0"/>
              <w:divBdr>
                <w:top w:val="none" w:sz="0" w:space="0" w:color="auto"/>
                <w:left w:val="none" w:sz="0" w:space="0" w:color="auto"/>
                <w:bottom w:val="none" w:sz="0" w:space="0" w:color="auto"/>
                <w:right w:val="none" w:sz="0" w:space="0" w:color="auto"/>
              </w:divBdr>
            </w:div>
            <w:div w:id="2034843884">
              <w:marLeft w:val="0"/>
              <w:marRight w:val="0"/>
              <w:marTop w:val="0"/>
              <w:marBottom w:val="0"/>
              <w:divBdr>
                <w:top w:val="none" w:sz="0" w:space="0" w:color="auto"/>
                <w:left w:val="none" w:sz="0" w:space="0" w:color="auto"/>
                <w:bottom w:val="none" w:sz="0" w:space="0" w:color="auto"/>
                <w:right w:val="none" w:sz="0" w:space="0" w:color="auto"/>
              </w:divBdr>
            </w:div>
            <w:div w:id="921839883">
              <w:marLeft w:val="0"/>
              <w:marRight w:val="0"/>
              <w:marTop w:val="0"/>
              <w:marBottom w:val="0"/>
              <w:divBdr>
                <w:top w:val="none" w:sz="0" w:space="0" w:color="auto"/>
                <w:left w:val="none" w:sz="0" w:space="0" w:color="auto"/>
                <w:bottom w:val="none" w:sz="0" w:space="0" w:color="auto"/>
                <w:right w:val="none" w:sz="0" w:space="0" w:color="auto"/>
              </w:divBdr>
            </w:div>
            <w:div w:id="363871312">
              <w:marLeft w:val="0"/>
              <w:marRight w:val="0"/>
              <w:marTop w:val="0"/>
              <w:marBottom w:val="0"/>
              <w:divBdr>
                <w:top w:val="none" w:sz="0" w:space="0" w:color="auto"/>
                <w:left w:val="none" w:sz="0" w:space="0" w:color="auto"/>
                <w:bottom w:val="none" w:sz="0" w:space="0" w:color="auto"/>
                <w:right w:val="none" w:sz="0" w:space="0" w:color="auto"/>
              </w:divBdr>
            </w:div>
            <w:div w:id="1922105842">
              <w:marLeft w:val="0"/>
              <w:marRight w:val="0"/>
              <w:marTop w:val="0"/>
              <w:marBottom w:val="0"/>
              <w:divBdr>
                <w:top w:val="none" w:sz="0" w:space="0" w:color="auto"/>
                <w:left w:val="none" w:sz="0" w:space="0" w:color="auto"/>
                <w:bottom w:val="none" w:sz="0" w:space="0" w:color="auto"/>
                <w:right w:val="none" w:sz="0" w:space="0" w:color="auto"/>
              </w:divBdr>
            </w:div>
            <w:div w:id="974483320">
              <w:marLeft w:val="0"/>
              <w:marRight w:val="0"/>
              <w:marTop w:val="0"/>
              <w:marBottom w:val="0"/>
              <w:divBdr>
                <w:top w:val="none" w:sz="0" w:space="0" w:color="auto"/>
                <w:left w:val="none" w:sz="0" w:space="0" w:color="auto"/>
                <w:bottom w:val="none" w:sz="0" w:space="0" w:color="auto"/>
                <w:right w:val="none" w:sz="0" w:space="0" w:color="auto"/>
              </w:divBdr>
            </w:div>
            <w:div w:id="1931544192">
              <w:marLeft w:val="0"/>
              <w:marRight w:val="0"/>
              <w:marTop w:val="0"/>
              <w:marBottom w:val="0"/>
              <w:divBdr>
                <w:top w:val="none" w:sz="0" w:space="0" w:color="auto"/>
                <w:left w:val="none" w:sz="0" w:space="0" w:color="auto"/>
                <w:bottom w:val="none" w:sz="0" w:space="0" w:color="auto"/>
                <w:right w:val="none" w:sz="0" w:space="0" w:color="auto"/>
              </w:divBdr>
            </w:div>
            <w:div w:id="2006281101">
              <w:marLeft w:val="0"/>
              <w:marRight w:val="0"/>
              <w:marTop w:val="0"/>
              <w:marBottom w:val="0"/>
              <w:divBdr>
                <w:top w:val="none" w:sz="0" w:space="0" w:color="auto"/>
                <w:left w:val="none" w:sz="0" w:space="0" w:color="auto"/>
                <w:bottom w:val="none" w:sz="0" w:space="0" w:color="auto"/>
                <w:right w:val="none" w:sz="0" w:space="0" w:color="auto"/>
              </w:divBdr>
            </w:div>
            <w:div w:id="369887627">
              <w:marLeft w:val="0"/>
              <w:marRight w:val="0"/>
              <w:marTop w:val="0"/>
              <w:marBottom w:val="0"/>
              <w:divBdr>
                <w:top w:val="none" w:sz="0" w:space="0" w:color="auto"/>
                <w:left w:val="none" w:sz="0" w:space="0" w:color="auto"/>
                <w:bottom w:val="none" w:sz="0" w:space="0" w:color="auto"/>
                <w:right w:val="none" w:sz="0" w:space="0" w:color="auto"/>
              </w:divBdr>
            </w:div>
            <w:div w:id="797449755">
              <w:marLeft w:val="0"/>
              <w:marRight w:val="0"/>
              <w:marTop w:val="0"/>
              <w:marBottom w:val="0"/>
              <w:divBdr>
                <w:top w:val="none" w:sz="0" w:space="0" w:color="auto"/>
                <w:left w:val="none" w:sz="0" w:space="0" w:color="auto"/>
                <w:bottom w:val="none" w:sz="0" w:space="0" w:color="auto"/>
                <w:right w:val="none" w:sz="0" w:space="0" w:color="auto"/>
              </w:divBdr>
            </w:div>
            <w:div w:id="59252472">
              <w:marLeft w:val="0"/>
              <w:marRight w:val="0"/>
              <w:marTop w:val="0"/>
              <w:marBottom w:val="0"/>
              <w:divBdr>
                <w:top w:val="none" w:sz="0" w:space="0" w:color="auto"/>
                <w:left w:val="none" w:sz="0" w:space="0" w:color="auto"/>
                <w:bottom w:val="none" w:sz="0" w:space="0" w:color="auto"/>
                <w:right w:val="none" w:sz="0" w:space="0" w:color="auto"/>
              </w:divBdr>
            </w:div>
            <w:div w:id="818234486">
              <w:marLeft w:val="0"/>
              <w:marRight w:val="0"/>
              <w:marTop w:val="0"/>
              <w:marBottom w:val="0"/>
              <w:divBdr>
                <w:top w:val="none" w:sz="0" w:space="0" w:color="auto"/>
                <w:left w:val="none" w:sz="0" w:space="0" w:color="auto"/>
                <w:bottom w:val="none" w:sz="0" w:space="0" w:color="auto"/>
                <w:right w:val="none" w:sz="0" w:space="0" w:color="auto"/>
              </w:divBdr>
            </w:div>
            <w:div w:id="2094546716">
              <w:marLeft w:val="0"/>
              <w:marRight w:val="0"/>
              <w:marTop w:val="0"/>
              <w:marBottom w:val="0"/>
              <w:divBdr>
                <w:top w:val="none" w:sz="0" w:space="0" w:color="auto"/>
                <w:left w:val="none" w:sz="0" w:space="0" w:color="auto"/>
                <w:bottom w:val="none" w:sz="0" w:space="0" w:color="auto"/>
                <w:right w:val="none" w:sz="0" w:space="0" w:color="auto"/>
              </w:divBdr>
            </w:div>
            <w:div w:id="516583079">
              <w:marLeft w:val="0"/>
              <w:marRight w:val="0"/>
              <w:marTop w:val="0"/>
              <w:marBottom w:val="0"/>
              <w:divBdr>
                <w:top w:val="none" w:sz="0" w:space="0" w:color="auto"/>
                <w:left w:val="none" w:sz="0" w:space="0" w:color="auto"/>
                <w:bottom w:val="none" w:sz="0" w:space="0" w:color="auto"/>
                <w:right w:val="none" w:sz="0" w:space="0" w:color="auto"/>
              </w:divBdr>
            </w:div>
            <w:div w:id="668487985">
              <w:marLeft w:val="0"/>
              <w:marRight w:val="0"/>
              <w:marTop w:val="0"/>
              <w:marBottom w:val="0"/>
              <w:divBdr>
                <w:top w:val="none" w:sz="0" w:space="0" w:color="auto"/>
                <w:left w:val="none" w:sz="0" w:space="0" w:color="auto"/>
                <w:bottom w:val="none" w:sz="0" w:space="0" w:color="auto"/>
                <w:right w:val="none" w:sz="0" w:space="0" w:color="auto"/>
              </w:divBdr>
            </w:div>
            <w:div w:id="1572497679">
              <w:marLeft w:val="0"/>
              <w:marRight w:val="0"/>
              <w:marTop w:val="0"/>
              <w:marBottom w:val="0"/>
              <w:divBdr>
                <w:top w:val="none" w:sz="0" w:space="0" w:color="auto"/>
                <w:left w:val="none" w:sz="0" w:space="0" w:color="auto"/>
                <w:bottom w:val="none" w:sz="0" w:space="0" w:color="auto"/>
                <w:right w:val="none" w:sz="0" w:space="0" w:color="auto"/>
              </w:divBdr>
            </w:div>
            <w:div w:id="149254413">
              <w:marLeft w:val="0"/>
              <w:marRight w:val="0"/>
              <w:marTop w:val="0"/>
              <w:marBottom w:val="0"/>
              <w:divBdr>
                <w:top w:val="none" w:sz="0" w:space="0" w:color="auto"/>
                <w:left w:val="none" w:sz="0" w:space="0" w:color="auto"/>
                <w:bottom w:val="none" w:sz="0" w:space="0" w:color="auto"/>
                <w:right w:val="none" w:sz="0" w:space="0" w:color="auto"/>
              </w:divBdr>
            </w:div>
            <w:div w:id="721368802">
              <w:marLeft w:val="0"/>
              <w:marRight w:val="0"/>
              <w:marTop w:val="0"/>
              <w:marBottom w:val="0"/>
              <w:divBdr>
                <w:top w:val="none" w:sz="0" w:space="0" w:color="auto"/>
                <w:left w:val="none" w:sz="0" w:space="0" w:color="auto"/>
                <w:bottom w:val="none" w:sz="0" w:space="0" w:color="auto"/>
                <w:right w:val="none" w:sz="0" w:space="0" w:color="auto"/>
              </w:divBdr>
            </w:div>
            <w:div w:id="289211795">
              <w:marLeft w:val="0"/>
              <w:marRight w:val="0"/>
              <w:marTop w:val="0"/>
              <w:marBottom w:val="0"/>
              <w:divBdr>
                <w:top w:val="none" w:sz="0" w:space="0" w:color="auto"/>
                <w:left w:val="none" w:sz="0" w:space="0" w:color="auto"/>
                <w:bottom w:val="none" w:sz="0" w:space="0" w:color="auto"/>
                <w:right w:val="none" w:sz="0" w:space="0" w:color="auto"/>
              </w:divBdr>
            </w:div>
            <w:div w:id="1456674044">
              <w:marLeft w:val="0"/>
              <w:marRight w:val="0"/>
              <w:marTop w:val="0"/>
              <w:marBottom w:val="0"/>
              <w:divBdr>
                <w:top w:val="none" w:sz="0" w:space="0" w:color="auto"/>
                <w:left w:val="none" w:sz="0" w:space="0" w:color="auto"/>
                <w:bottom w:val="none" w:sz="0" w:space="0" w:color="auto"/>
                <w:right w:val="none" w:sz="0" w:space="0" w:color="auto"/>
              </w:divBdr>
            </w:div>
            <w:div w:id="252326254">
              <w:marLeft w:val="0"/>
              <w:marRight w:val="0"/>
              <w:marTop w:val="0"/>
              <w:marBottom w:val="0"/>
              <w:divBdr>
                <w:top w:val="none" w:sz="0" w:space="0" w:color="auto"/>
                <w:left w:val="none" w:sz="0" w:space="0" w:color="auto"/>
                <w:bottom w:val="none" w:sz="0" w:space="0" w:color="auto"/>
                <w:right w:val="none" w:sz="0" w:space="0" w:color="auto"/>
              </w:divBdr>
            </w:div>
            <w:div w:id="1798983618">
              <w:marLeft w:val="0"/>
              <w:marRight w:val="0"/>
              <w:marTop w:val="0"/>
              <w:marBottom w:val="0"/>
              <w:divBdr>
                <w:top w:val="none" w:sz="0" w:space="0" w:color="auto"/>
                <w:left w:val="none" w:sz="0" w:space="0" w:color="auto"/>
                <w:bottom w:val="none" w:sz="0" w:space="0" w:color="auto"/>
                <w:right w:val="none" w:sz="0" w:space="0" w:color="auto"/>
              </w:divBdr>
            </w:div>
            <w:div w:id="1571891431">
              <w:marLeft w:val="0"/>
              <w:marRight w:val="0"/>
              <w:marTop w:val="0"/>
              <w:marBottom w:val="0"/>
              <w:divBdr>
                <w:top w:val="none" w:sz="0" w:space="0" w:color="auto"/>
                <w:left w:val="none" w:sz="0" w:space="0" w:color="auto"/>
                <w:bottom w:val="none" w:sz="0" w:space="0" w:color="auto"/>
                <w:right w:val="none" w:sz="0" w:space="0" w:color="auto"/>
              </w:divBdr>
            </w:div>
            <w:div w:id="685400035">
              <w:marLeft w:val="0"/>
              <w:marRight w:val="0"/>
              <w:marTop w:val="0"/>
              <w:marBottom w:val="0"/>
              <w:divBdr>
                <w:top w:val="none" w:sz="0" w:space="0" w:color="auto"/>
                <w:left w:val="none" w:sz="0" w:space="0" w:color="auto"/>
                <w:bottom w:val="none" w:sz="0" w:space="0" w:color="auto"/>
                <w:right w:val="none" w:sz="0" w:space="0" w:color="auto"/>
              </w:divBdr>
            </w:div>
            <w:div w:id="813453466">
              <w:marLeft w:val="0"/>
              <w:marRight w:val="0"/>
              <w:marTop w:val="0"/>
              <w:marBottom w:val="0"/>
              <w:divBdr>
                <w:top w:val="none" w:sz="0" w:space="0" w:color="auto"/>
                <w:left w:val="none" w:sz="0" w:space="0" w:color="auto"/>
                <w:bottom w:val="none" w:sz="0" w:space="0" w:color="auto"/>
                <w:right w:val="none" w:sz="0" w:space="0" w:color="auto"/>
              </w:divBdr>
            </w:div>
            <w:div w:id="1231501598">
              <w:marLeft w:val="0"/>
              <w:marRight w:val="0"/>
              <w:marTop w:val="0"/>
              <w:marBottom w:val="0"/>
              <w:divBdr>
                <w:top w:val="none" w:sz="0" w:space="0" w:color="auto"/>
                <w:left w:val="none" w:sz="0" w:space="0" w:color="auto"/>
                <w:bottom w:val="none" w:sz="0" w:space="0" w:color="auto"/>
                <w:right w:val="none" w:sz="0" w:space="0" w:color="auto"/>
              </w:divBdr>
            </w:div>
            <w:div w:id="1606041015">
              <w:marLeft w:val="0"/>
              <w:marRight w:val="0"/>
              <w:marTop w:val="0"/>
              <w:marBottom w:val="0"/>
              <w:divBdr>
                <w:top w:val="none" w:sz="0" w:space="0" w:color="auto"/>
                <w:left w:val="none" w:sz="0" w:space="0" w:color="auto"/>
                <w:bottom w:val="none" w:sz="0" w:space="0" w:color="auto"/>
                <w:right w:val="none" w:sz="0" w:space="0" w:color="auto"/>
              </w:divBdr>
            </w:div>
            <w:div w:id="865287034">
              <w:marLeft w:val="0"/>
              <w:marRight w:val="0"/>
              <w:marTop w:val="0"/>
              <w:marBottom w:val="0"/>
              <w:divBdr>
                <w:top w:val="none" w:sz="0" w:space="0" w:color="auto"/>
                <w:left w:val="none" w:sz="0" w:space="0" w:color="auto"/>
                <w:bottom w:val="none" w:sz="0" w:space="0" w:color="auto"/>
                <w:right w:val="none" w:sz="0" w:space="0" w:color="auto"/>
              </w:divBdr>
            </w:div>
            <w:div w:id="1061245668">
              <w:marLeft w:val="0"/>
              <w:marRight w:val="0"/>
              <w:marTop w:val="0"/>
              <w:marBottom w:val="0"/>
              <w:divBdr>
                <w:top w:val="none" w:sz="0" w:space="0" w:color="auto"/>
                <w:left w:val="none" w:sz="0" w:space="0" w:color="auto"/>
                <w:bottom w:val="none" w:sz="0" w:space="0" w:color="auto"/>
                <w:right w:val="none" w:sz="0" w:space="0" w:color="auto"/>
              </w:divBdr>
            </w:div>
            <w:div w:id="645428745">
              <w:marLeft w:val="0"/>
              <w:marRight w:val="0"/>
              <w:marTop w:val="0"/>
              <w:marBottom w:val="0"/>
              <w:divBdr>
                <w:top w:val="none" w:sz="0" w:space="0" w:color="auto"/>
                <w:left w:val="none" w:sz="0" w:space="0" w:color="auto"/>
                <w:bottom w:val="none" w:sz="0" w:space="0" w:color="auto"/>
                <w:right w:val="none" w:sz="0" w:space="0" w:color="auto"/>
              </w:divBdr>
            </w:div>
            <w:div w:id="1477264154">
              <w:marLeft w:val="0"/>
              <w:marRight w:val="0"/>
              <w:marTop w:val="0"/>
              <w:marBottom w:val="0"/>
              <w:divBdr>
                <w:top w:val="none" w:sz="0" w:space="0" w:color="auto"/>
                <w:left w:val="none" w:sz="0" w:space="0" w:color="auto"/>
                <w:bottom w:val="none" w:sz="0" w:space="0" w:color="auto"/>
                <w:right w:val="none" w:sz="0" w:space="0" w:color="auto"/>
              </w:divBdr>
            </w:div>
            <w:div w:id="1673097004">
              <w:marLeft w:val="0"/>
              <w:marRight w:val="0"/>
              <w:marTop w:val="0"/>
              <w:marBottom w:val="0"/>
              <w:divBdr>
                <w:top w:val="none" w:sz="0" w:space="0" w:color="auto"/>
                <w:left w:val="none" w:sz="0" w:space="0" w:color="auto"/>
                <w:bottom w:val="none" w:sz="0" w:space="0" w:color="auto"/>
                <w:right w:val="none" w:sz="0" w:space="0" w:color="auto"/>
              </w:divBdr>
            </w:div>
            <w:div w:id="266432694">
              <w:marLeft w:val="0"/>
              <w:marRight w:val="0"/>
              <w:marTop w:val="0"/>
              <w:marBottom w:val="0"/>
              <w:divBdr>
                <w:top w:val="none" w:sz="0" w:space="0" w:color="auto"/>
                <w:left w:val="none" w:sz="0" w:space="0" w:color="auto"/>
                <w:bottom w:val="none" w:sz="0" w:space="0" w:color="auto"/>
                <w:right w:val="none" w:sz="0" w:space="0" w:color="auto"/>
              </w:divBdr>
            </w:div>
            <w:div w:id="641039863">
              <w:marLeft w:val="0"/>
              <w:marRight w:val="0"/>
              <w:marTop w:val="0"/>
              <w:marBottom w:val="0"/>
              <w:divBdr>
                <w:top w:val="none" w:sz="0" w:space="0" w:color="auto"/>
                <w:left w:val="none" w:sz="0" w:space="0" w:color="auto"/>
                <w:bottom w:val="none" w:sz="0" w:space="0" w:color="auto"/>
                <w:right w:val="none" w:sz="0" w:space="0" w:color="auto"/>
              </w:divBdr>
            </w:div>
            <w:div w:id="7247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073">
      <w:bodyDiv w:val="1"/>
      <w:marLeft w:val="0"/>
      <w:marRight w:val="0"/>
      <w:marTop w:val="0"/>
      <w:marBottom w:val="0"/>
      <w:divBdr>
        <w:top w:val="none" w:sz="0" w:space="0" w:color="auto"/>
        <w:left w:val="none" w:sz="0" w:space="0" w:color="auto"/>
        <w:bottom w:val="none" w:sz="0" w:space="0" w:color="auto"/>
        <w:right w:val="none" w:sz="0" w:space="0" w:color="auto"/>
      </w:divBdr>
    </w:div>
    <w:div w:id="646281746">
      <w:bodyDiv w:val="1"/>
      <w:marLeft w:val="0"/>
      <w:marRight w:val="0"/>
      <w:marTop w:val="0"/>
      <w:marBottom w:val="0"/>
      <w:divBdr>
        <w:top w:val="none" w:sz="0" w:space="0" w:color="auto"/>
        <w:left w:val="none" w:sz="0" w:space="0" w:color="auto"/>
        <w:bottom w:val="none" w:sz="0" w:space="0" w:color="auto"/>
        <w:right w:val="none" w:sz="0" w:space="0" w:color="auto"/>
      </w:divBdr>
    </w:div>
    <w:div w:id="654801161">
      <w:bodyDiv w:val="1"/>
      <w:marLeft w:val="0"/>
      <w:marRight w:val="0"/>
      <w:marTop w:val="0"/>
      <w:marBottom w:val="0"/>
      <w:divBdr>
        <w:top w:val="none" w:sz="0" w:space="0" w:color="auto"/>
        <w:left w:val="none" w:sz="0" w:space="0" w:color="auto"/>
        <w:bottom w:val="none" w:sz="0" w:space="0" w:color="auto"/>
        <w:right w:val="none" w:sz="0" w:space="0" w:color="auto"/>
      </w:divBdr>
    </w:div>
    <w:div w:id="660885488">
      <w:bodyDiv w:val="1"/>
      <w:marLeft w:val="0"/>
      <w:marRight w:val="0"/>
      <w:marTop w:val="0"/>
      <w:marBottom w:val="0"/>
      <w:divBdr>
        <w:top w:val="none" w:sz="0" w:space="0" w:color="auto"/>
        <w:left w:val="none" w:sz="0" w:space="0" w:color="auto"/>
        <w:bottom w:val="none" w:sz="0" w:space="0" w:color="auto"/>
        <w:right w:val="none" w:sz="0" w:space="0" w:color="auto"/>
      </w:divBdr>
    </w:div>
    <w:div w:id="672225322">
      <w:bodyDiv w:val="1"/>
      <w:marLeft w:val="0"/>
      <w:marRight w:val="0"/>
      <w:marTop w:val="0"/>
      <w:marBottom w:val="0"/>
      <w:divBdr>
        <w:top w:val="none" w:sz="0" w:space="0" w:color="auto"/>
        <w:left w:val="none" w:sz="0" w:space="0" w:color="auto"/>
        <w:bottom w:val="none" w:sz="0" w:space="0" w:color="auto"/>
        <w:right w:val="none" w:sz="0" w:space="0" w:color="auto"/>
      </w:divBdr>
    </w:div>
    <w:div w:id="684672049">
      <w:bodyDiv w:val="1"/>
      <w:marLeft w:val="0"/>
      <w:marRight w:val="0"/>
      <w:marTop w:val="0"/>
      <w:marBottom w:val="0"/>
      <w:divBdr>
        <w:top w:val="none" w:sz="0" w:space="0" w:color="auto"/>
        <w:left w:val="none" w:sz="0" w:space="0" w:color="auto"/>
        <w:bottom w:val="none" w:sz="0" w:space="0" w:color="auto"/>
        <w:right w:val="none" w:sz="0" w:space="0" w:color="auto"/>
      </w:divBdr>
    </w:div>
    <w:div w:id="688873903">
      <w:bodyDiv w:val="1"/>
      <w:marLeft w:val="0"/>
      <w:marRight w:val="0"/>
      <w:marTop w:val="0"/>
      <w:marBottom w:val="0"/>
      <w:divBdr>
        <w:top w:val="none" w:sz="0" w:space="0" w:color="auto"/>
        <w:left w:val="none" w:sz="0" w:space="0" w:color="auto"/>
        <w:bottom w:val="none" w:sz="0" w:space="0" w:color="auto"/>
        <w:right w:val="none" w:sz="0" w:space="0" w:color="auto"/>
      </w:divBdr>
      <w:divsChild>
        <w:div w:id="307976810">
          <w:marLeft w:val="0"/>
          <w:marRight w:val="0"/>
          <w:marTop w:val="0"/>
          <w:marBottom w:val="0"/>
          <w:divBdr>
            <w:top w:val="none" w:sz="0" w:space="0" w:color="auto"/>
            <w:left w:val="none" w:sz="0" w:space="0" w:color="auto"/>
            <w:bottom w:val="none" w:sz="0" w:space="0" w:color="auto"/>
            <w:right w:val="none" w:sz="0" w:space="0" w:color="auto"/>
          </w:divBdr>
          <w:divsChild>
            <w:div w:id="727729500">
              <w:marLeft w:val="0"/>
              <w:marRight w:val="0"/>
              <w:marTop w:val="0"/>
              <w:marBottom w:val="0"/>
              <w:divBdr>
                <w:top w:val="none" w:sz="0" w:space="0" w:color="auto"/>
                <w:left w:val="none" w:sz="0" w:space="0" w:color="auto"/>
                <w:bottom w:val="none" w:sz="0" w:space="0" w:color="auto"/>
                <w:right w:val="none" w:sz="0" w:space="0" w:color="auto"/>
              </w:divBdr>
            </w:div>
            <w:div w:id="1894148133">
              <w:marLeft w:val="0"/>
              <w:marRight w:val="0"/>
              <w:marTop w:val="0"/>
              <w:marBottom w:val="0"/>
              <w:divBdr>
                <w:top w:val="none" w:sz="0" w:space="0" w:color="auto"/>
                <w:left w:val="none" w:sz="0" w:space="0" w:color="auto"/>
                <w:bottom w:val="none" w:sz="0" w:space="0" w:color="auto"/>
                <w:right w:val="none" w:sz="0" w:space="0" w:color="auto"/>
              </w:divBdr>
            </w:div>
            <w:div w:id="1774594745">
              <w:marLeft w:val="0"/>
              <w:marRight w:val="0"/>
              <w:marTop w:val="0"/>
              <w:marBottom w:val="0"/>
              <w:divBdr>
                <w:top w:val="none" w:sz="0" w:space="0" w:color="auto"/>
                <w:left w:val="none" w:sz="0" w:space="0" w:color="auto"/>
                <w:bottom w:val="none" w:sz="0" w:space="0" w:color="auto"/>
                <w:right w:val="none" w:sz="0" w:space="0" w:color="auto"/>
              </w:divBdr>
            </w:div>
            <w:div w:id="561595746">
              <w:marLeft w:val="0"/>
              <w:marRight w:val="0"/>
              <w:marTop w:val="0"/>
              <w:marBottom w:val="0"/>
              <w:divBdr>
                <w:top w:val="none" w:sz="0" w:space="0" w:color="auto"/>
                <w:left w:val="none" w:sz="0" w:space="0" w:color="auto"/>
                <w:bottom w:val="none" w:sz="0" w:space="0" w:color="auto"/>
                <w:right w:val="none" w:sz="0" w:space="0" w:color="auto"/>
              </w:divBdr>
            </w:div>
            <w:div w:id="1549534349">
              <w:marLeft w:val="0"/>
              <w:marRight w:val="0"/>
              <w:marTop w:val="0"/>
              <w:marBottom w:val="0"/>
              <w:divBdr>
                <w:top w:val="none" w:sz="0" w:space="0" w:color="auto"/>
                <w:left w:val="none" w:sz="0" w:space="0" w:color="auto"/>
                <w:bottom w:val="none" w:sz="0" w:space="0" w:color="auto"/>
                <w:right w:val="none" w:sz="0" w:space="0" w:color="auto"/>
              </w:divBdr>
            </w:div>
            <w:div w:id="722825966">
              <w:marLeft w:val="0"/>
              <w:marRight w:val="0"/>
              <w:marTop w:val="0"/>
              <w:marBottom w:val="0"/>
              <w:divBdr>
                <w:top w:val="none" w:sz="0" w:space="0" w:color="auto"/>
                <w:left w:val="none" w:sz="0" w:space="0" w:color="auto"/>
                <w:bottom w:val="none" w:sz="0" w:space="0" w:color="auto"/>
                <w:right w:val="none" w:sz="0" w:space="0" w:color="auto"/>
              </w:divBdr>
            </w:div>
            <w:div w:id="1018847495">
              <w:marLeft w:val="0"/>
              <w:marRight w:val="0"/>
              <w:marTop w:val="0"/>
              <w:marBottom w:val="0"/>
              <w:divBdr>
                <w:top w:val="none" w:sz="0" w:space="0" w:color="auto"/>
                <w:left w:val="none" w:sz="0" w:space="0" w:color="auto"/>
                <w:bottom w:val="none" w:sz="0" w:space="0" w:color="auto"/>
                <w:right w:val="none" w:sz="0" w:space="0" w:color="auto"/>
              </w:divBdr>
            </w:div>
            <w:div w:id="1612319278">
              <w:marLeft w:val="0"/>
              <w:marRight w:val="0"/>
              <w:marTop w:val="0"/>
              <w:marBottom w:val="0"/>
              <w:divBdr>
                <w:top w:val="none" w:sz="0" w:space="0" w:color="auto"/>
                <w:left w:val="none" w:sz="0" w:space="0" w:color="auto"/>
                <w:bottom w:val="none" w:sz="0" w:space="0" w:color="auto"/>
                <w:right w:val="none" w:sz="0" w:space="0" w:color="auto"/>
              </w:divBdr>
            </w:div>
            <w:div w:id="88355279">
              <w:marLeft w:val="0"/>
              <w:marRight w:val="0"/>
              <w:marTop w:val="0"/>
              <w:marBottom w:val="0"/>
              <w:divBdr>
                <w:top w:val="none" w:sz="0" w:space="0" w:color="auto"/>
                <w:left w:val="none" w:sz="0" w:space="0" w:color="auto"/>
                <w:bottom w:val="none" w:sz="0" w:space="0" w:color="auto"/>
                <w:right w:val="none" w:sz="0" w:space="0" w:color="auto"/>
              </w:divBdr>
            </w:div>
            <w:div w:id="1946383133">
              <w:marLeft w:val="0"/>
              <w:marRight w:val="0"/>
              <w:marTop w:val="0"/>
              <w:marBottom w:val="0"/>
              <w:divBdr>
                <w:top w:val="none" w:sz="0" w:space="0" w:color="auto"/>
                <w:left w:val="none" w:sz="0" w:space="0" w:color="auto"/>
                <w:bottom w:val="none" w:sz="0" w:space="0" w:color="auto"/>
                <w:right w:val="none" w:sz="0" w:space="0" w:color="auto"/>
              </w:divBdr>
            </w:div>
            <w:div w:id="1058017585">
              <w:marLeft w:val="0"/>
              <w:marRight w:val="0"/>
              <w:marTop w:val="0"/>
              <w:marBottom w:val="0"/>
              <w:divBdr>
                <w:top w:val="none" w:sz="0" w:space="0" w:color="auto"/>
                <w:left w:val="none" w:sz="0" w:space="0" w:color="auto"/>
                <w:bottom w:val="none" w:sz="0" w:space="0" w:color="auto"/>
                <w:right w:val="none" w:sz="0" w:space="0" w:color="auto"/>
              </w:divBdr>
            </w:div>
            <w:div w:id="105274397">
              <w:marLeft w:val="0"/>
              <w:marRight w:val="0"/>
              <w:marTop w:val="0"/>
              <w:marBottom w:val="0"/>
              <w:divBdr>
                <w:top w:val="none" w:sz="0" w:space="0" w:color="auto"/>
                <w:left w:val="none" w:sz="0" w:space="0" w:color="auto"/>
                <w:bottom w:val="none" w:sz="0" w:space="0" w:color="auto"/>
                <w:right w:val="none" w:sz="0" w:space="0" w:color="auto"/>
              </w:divBdr>
            </w:div>
            <w:div w:id="1817185489">
              <w:marLeft w:val="0"/>
              <w:marRight w:val="0"/>
              <w:marTop w:val="0"/>
              <w:marBottom w:val="0"/>
              <w:divBdr>
                <w:top w:val="none" w:sz="0" w:space="0" w:color="auto"/>
                <w:left w:val="none" w:sz="0" w:space="0" w:color="auto"/>
                <w:bottom w:val="none" w:sz="0" w:space="0" w:color="auto"/>
                <w:right w:val="none" w:sz="0" w:space="0" w:color="auto"/>
              </w:divBdr>
            </w:div>
            <w:div w:id="834342659">
              <w:marLeft w:val="0"/>
              <w:marRight w:val="0"/>
              <w:marTop w:val="0"/>
              <w:marBottom w:val="0"/>
              <w:divBdr>
                <w:top w:val="none" w:sz="0" w:space="0" w:color="auto"/>
                <w:left w:val="none" w:sz="0" w:space="0" w:color="auto"/>
                <w:bottom w:val="none" w:sz="0" w:space="0" w:color="auto"/>
                <w:right w:val="none" w:sz="0" w:space="0" w:color="auto"/>
              </w:divBdr>
            </w:div>
            <w:div w:id="20218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0625">
      <w:bodyDiv w:val="1"/>
      <w:marLeft w:val="0"/>
      <w:marRight w:val="0"/>
      <w:marTop w:val="0"/>
      <w:marBottom w:val="0"/>
      <w:divBdr>
        <w:top w:val="none" w:sz="0" w:space="0" w:color="auto"/>
        <w:left w:val="none" w:sz="0" w:space="0" w:color="auto"/>
        <w:bottom w:val="none" w:sz="0" w:space="0" w:color="auto"/>
        <w:right w:val="none" w:sz="0" w:space="0" w:color="auto"/>
      </w:divBdr>
      <w:divsChild>
        <w:div w:id="2006736957">
          <w:marLeft w:val="0"/>
          <w:marRight w:val="0"/>
          <w:marTop w:val="0"/>
          <w:marBottom w:val="0"/>
          <w:divBdr>
            <w:top w:val="none" w:sz="0" w:space="0" w:color="auto"/>
            <w:left w:val="none" w:sz="0" w:space="0" w:color="auto"/>
            <w:bottom w:val="none" w:sz="0" w:space="0" w:color="auto"/>
            <w:right w:val="none" w:sz="0" w:space="0" w:color="auto"/>
          </w:divBdr>
          <w:divsChild>
            <w:div w:id="17905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6442">
      <w:bodyDiv w:val="1"/>
      <w:marLeft w:val="0"/>
      <w:marRight w:val="0"/>
      <w:marTop w:val="0"/>
      <w:marBottom w:val="0"/>
      <w:divBdr>
        <w:top w:val="none" w:sz="0" w:space="0" w:color="auto"/>
        <w:left w:val="none" w:sz="0" w:space="0" w:color="auto"/>
        <w:bottom w:val="none" w:sz="0" w:space="0" w:color="auto"/>
        <w:right w:val="none" w:sz="0" w:space="0" w:color="auto"/>
      </w:divBdr>
    </w:div>
    <w:div w:id="694385029">
      <w:bodyDiv w:val="1"/>
      <w:marLeft w:val="0"/>
      <w:marRight w:val="0"/>
      <w:marTop w:val="0"/>
      <w:marBottom w:val="0"/>
      <w:divBdr>
        <w:top w:val="none" w:sz="0" w:space="0" w:color="auto"/>
        <w:left w:val="none" w:sz="0" w:space="0" w:color="auto"/>
        <w:bottom w:val="none" w:sz="0" w:space="0" w:color="auto"/>
        <w:right w:val="none" w:sz="0" w:space="0" w:color="auto"/>
      </w:divBdr>
    </w:div>
    <w:div w:id="699207169">
      <w:bodyDiv w:val="1"/>
      <w:marLeft w:val="0"/>
      <w:marRight w:val="0"/>
      <w:marTop w:val="0"/>
      <w:marBottom w:val="0"/>
      <w:divBdr>
        <w:top w:val="none" w:sz="0" w:space="0" w:color="auto"/>
        <w:left w:val="none" w:sz="0" w:space="0" w:color="auto"/>
        <w:bottom w:val="none" w:sz="0" w:space="0" w:color="auto"/>
        <w:right w:val="none" w:sz="0" w:space="0" w:color="auto"/>
      </w:divBdr>
    </w:div>
    <w:div w:id="718671279">
      <w:bodyDiv w:val="1"/>
      <w:marLeft w:val="0"/>
      <w:marRight w:val="0"/>
      <w:marTop w:val="0"/>
      <w:marBottom w:val="0"/>
      <w:divBdr>
        <w:top w:val="none" w:sz="0" w:space="0" w:color="auto"/>
        <w:left w:val="none" w:sz="0" w:space="0" w:color="auto"/>
        <w:bottom w:val="none" w:sz="0" w:space="0" w:color="auto"/>
        <w:right w:val="none" w:sz="0" w:space="0" w:color="auto"/>
      </w:divBdr>
      <w:divsChild>
        <w:div w:id="957612323">
          <w:marLeft w:val="0"/>
          <w:marRight w:val="0"/>
          <w:marTop w:val="0"/>
          <w:marBottom w:val="0"/>
          <w:divBdr>
            <w:top w:val="none" w:sz="0" w:space="0" w:color="auto"/>
            <w:left w:val="none" w:sz="0" w:space="0" w:color="auto"/>
            <w:bottom w:val="none" w:sz="0" w:space="0" w:color="auto"/>
            <w:right w:val="none" w:sz="0" w:space="0" w:color="auto"/>
          </w:divBdr>
          <w:divsChild>
            <w:div w:id="1256397788">
              <w:marLeft w:val="0"/>
              <w:marRight w:val="0"/>
              <w:marTop w:val="0"/>
              <w:marBottom w:val="0"/>
              <w:divBdr>
                <w:top w:val="none" w:sz="0" w:space="0" w:color="auto"/>
                <w:left w:val="none" w:sz="0" w:space="0" w:color="auto"/>
                <w:bottom w:val="none" w:sz="0" w:space="0" w:color="auto"/>
                <w:right w:val="none" w:sz="0" w:space="0" w:color="auto"/>
              </w:divBdr>
            </w:div>
            <w:div w:id="1567496145">
              <w:marLeft w:val="0"/>
              <w:marRight w:val="0"/>
              <w:marTop w:val="0"/>
              <w:marBottom w:val="0"/>
              <w:divBdr>
                <w:top w:val="none" w:sz="0" w:space="0" w:color="auto"/>
                <w:left w:val="none" w:sz="0" w:space="0" w:color="auto"/>
                <w:bottom w:val="none" w:sz="0" w:space="0" w:color="auto"/>
                <w:right w:val="none" w:sz="0" w:space="0" w:color="auto"/>
              </w:divBdr>
            </w:div>
            <w:div w:id="1085106523">
              <w:marLeft w:val="0"/>
              <w:marRight w:val="0"/>
              <w:marTop w:val="0"/>
              <w:marBottom w:val="0"/>
              <w:divBdr>
                <w:top w:val="none" w:sz="0" w:space="0" w:color="auto"/>
                <w:left w:val="none" w:sz="0" w:space="0" w:color="auto"/>
                <w:bottom w:val="none" w:sz="0" w:space="0" w:color="auto"/>
                <w:right w:val="none" w:sz="0" w:space="0" w:color="auto"/>
              </w:divBdr>
            </w:div>
            <w:div w:id="1738553879">
              <w:marLeft w:val="0"/>
              <w:marRight w:val="0"/>
              <w:marTop w:val="0"/>
              <w:marBottom w:val="0"/>
              <w:divBdr>
                <w:top w:val="none" w:sz="0" w:space="0" w:color="auto"/>
                <w:left w:val="none" w:sz="0" w:space="0" w:color="auto"/>
                <w:bottom w:val="none" w:sz="0" w:space="0" w:color="auto"/>
                <w:right w:val="none" w:sz="0" w:space="0" w:color="auto"/>
              </w:divBdr>
            </w:div>
            <w:div w:id="289866873">
              <w:marLeft w:val="0"/>
              <w:marRight w:val="0"/>
              <w:marTop w:val="0"/>
              <w:marBottom w:val="0"/>
              <w:divBdr>
                <w:top w:val="none" w:sz="0" w:space="0" w:color="auto"/>
                <w:left w:val="none" w:sz="0" w:space="0" w:color="auto"/>
                <w:bottom w:val="none" w:sz="0" w:space="0" w:color="auto"/>
                <w:right w:val="none" w:sz="0" w:space="0" w:color="auto"/>
              </w:divBdr>
            </w:div>
            <w:div w:id="214006253">
              <w:marLeft w:val="0"/>
              <w:marRight w:val="0"/>
              <w:marTop w:val="0"/>
              <w:marBottom w:val="0"/>
              <w:divBdr>
                <w:top w:val="none" w:sz="0" w:space="0" w:color="auto"/>
                <w:left w:val="none" w:sz="0" w:space="0" w:color="auto"/>
                <w:bottom w:val="none" w:sz="0" w:space="0" w:color="auto"/>
                <w:right w:val="none" w:sz="0" w:space="0" w:color="auto"/>
              </w:divBdr>
            </w:div>
            <w:div w:id="934096542">
              <w:marLeft w:val="0"/>
              <w:marRight w:val="0"/>
              <w:marTop w:val="0"/>
              <w:marBottom w:val="0"/>
              <w:divBdr>
                <w:top w:val="none" w:sz="0" w:space="0" w:color="auto"/>
                <w:left w:val="none" w:sz="0" w:space="0" w:color="auto"/>
                <w:bottom w:val="none" w:sz="0" w:space="0" w:color="auto"/>
                <w:right w:val="none" w:sz="0" w:space="0" w:color="auto"/>
              </w:divBdr>
            </w:div>
            <w:div w:id="2021081971">
              <w:marLeft w:val="0"/>
              <w:marRight w:val="0"/>
              <w:marTop w:val="0"/>
              <w:marBottom w:val="0"/>
              <w:divBdr>
                <w:top w:val="none" w:sz="0" w:space="0" w:color="auto"/>
                <w:left w:val="none" w:sz="0" w:space="0" w:color="auto"/>
                <w:bottom w:val="none" w:sz="0" w:space="0" w:color="auto"/>
                <w:right w:val="none" w:sz="0" w:space="0" w:color="auto"/>
              </w:divBdr>
            </w:div>
            <w:div w:id="640579142">
              <w:marLeft w:val="0"/>
              <w:marRight w:val="0"/>
              <w:marTop w:val="0"/>
              <w:marBottom w:val="0"/>
              <w:divBdr>
                <w:top w:val="none" w:sz="0" w:space="0" w:color="auto"/>
                <w:left w:val="none" w:sz="0" w:space="0" w:color="auto"/>
                <w:bottom w:val="none" w:sz="0" w:space="0" w:color="auto"/>
                <w:right w:val="none" w:sz="0" w:space="0" w:color="auto"/>
              </w:divBdr>
            </w:div>
            <w:div w:id="187179665">
              <w:marLeft w:val="0"/>
              <w:marRight w:val="0"/>
              <w:marTop w:val="0"/>
              <w:marBottom w:val="0"/>
              <w:divBdr>
                <w:top w:val="none" w:sz="0" w:space="0" w:color="auto"/>
                <w:left w:val="none" w:sz="0" w:space="0" w:color="auto"/>
                <w:bottom w:val="none" w:sz="0" w:space="0" w:color="auto"/>
                <w:right w:val="none" w:sz="0" w:space="0" w:color="auto"/>
              </w:divBdr>
            </w:div>
            <w:div w:id="460148303">
              <w:marLeft w:val="0"/>
              <w:marRight w:val="0"/>
              <w:marTop w:val="0"/>
              <w:marBottom w:val="0"/>
              <w:divBdr>
                <w:top w:val="none" w:sz="0" w:space="0" w:color="auto"/>
                <w:left w:val="none" w:sz="0" w:space="0" w:color="auto"/>
                <w:bottom w:val="none" w:sz="0" w:space="0" w:color="auto"/>
                <w:right w:val="none" w:sz="0" w:space="0" w:color="auto"/>
              </w:divBdr>
            </w:div>
            <w:div w:id="1252620683">
              <w:marLeft w:val="0"/>
              <w:marRight w:val="0"/>
              <w:marTop w:val="0"/>
              <w:marBottom w:val="0"/>
              <w:divBdr>
                <w:top w:val="none" w:sz="0" w:space="0" w:color="auto"/>
                <w:left w:val="none" w:sz="0" w:space="0" w:color="auto"/>
                <w:bottom w:val="none" w:sz="0" w:space="0" w:color="auto"/>
                <w:right w:val="none" w:sz="0" w:space="0" w:color="auto"/>
              </w:divBdr>
            </w:div>
            <w:div w:id="36466747">
              <w:marLeft w:val="0"/>
              <w:marRight w:val="0"/>
              <w:marTop w:val="0"/>
              <w:marBottom w:val="0"/>
              <w:divBdr>
                <w:top w:val="none" w:sz="0" w:space="0" w:color="auto"/>
                <w:left w:val="none" w:sz="0" w:space="0" w:color="auto"/>
                <w:bottom w:val="none" w:sz="0" w:space="0" w:color="auto"/>
                <w:right w:val="none" w:sz="0" w:space="0" w:color="auto"/>
              </w:divBdr>
            </w:div>
            <w:div w:id="672611233">
              <w:marLeft w:val="0"/>
              <w:marRight w:val="0"/>
              <w:marTop w:val="0"/>
              <w:marBottom w:val="0"/>
              <w:divBdr>
                <w:top w:val="none" w:sz="0" w:space="0" w:color="auto"/>
                <w:left w:val="none" w:sz="0" w:space="0" w:color="auto"/>
                <w:bottom w:val="none" w:sz="0" w:space="0" w:color="auto"/>
                <w:right w:val="none" w:sz="0" w:space="0" w:color="auto"/>
              </w:divBdr>
            </w:div>
            <w:div w:id="909968002">
              <w:marLeft w:val="0"/>
              <w:marRight w:val="0"/>
              <w:marTop w:val="0"/>
              <w:marBottom w:val="0"/>
              <w:divBdr>
                <w:top w:val="none" w:sz="0" w:space="0" w:color="auto"/>
                <w:left w:val="none" w:sz="0" w:space="0" w:color="auto"/>
                <w:bottom w:val="none" w:sz="0" w:space="0" w:color="auto"/>
                <w:right w:val="none" w:sz="0" w:space="0" w:color="auto"/>
              </w:divBdr>
            </w:div>
            <w:div w:id="131710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4580">
      <w:bodyDiv w:val="1"/>
      <w:marLeft w:val="0"/>
      <w:marRight w:val="0"/>
      <w:marTop w:val="0"/>
      <w:marBottom w:val="0"/>
      <w:divBdr>
        <w:top w:val="none" w:sz="0" w:space="0" w:color="auto"/>
        <w:left w:val="none" w:sz="0" w:space="0" w:color="auto"/>
        <w:bottom w:val="none" w:sz="0" w:space="0" w:color="auto"/>
        <w:right w:val="none" w:sz="0" w:space="0" w:color="auto"/>
      </w:divBdr>
      <w:divsChild>
        <w:div w:id="985743385">
          <w:marLeft w:val="0"/>
          <w:marRight w:val="0"/>
          <w:marTop w:val="0"/>
          <w:marBottom w:val="0"/>
          <w:divBdr>
            <w:top w:val="none" w:sz="0" w:space="0" w:color="auto"/>
            <w:left w:val="none" w:sz="0" w:space="0" w:color="auto"/>
            <w:bottom w:val="none" w:sz="0" w:space="0" w:color="auto"/>
            <w:right w:val="none" w:sz="0" w:space="0" w:color="auto"/>
          </w:divBdr>
          <w:divsChild>
            <w:div w:id="13974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5132">
      <w:bodyDiv w:val="1"/>
      <w:marLeft w:val="0"/>
      <w:marRight w:val="0"/>
      <w:marTop w:val="0"/>
      <w:marBottom w:val="0"/>
      <w:divBdr>
        <w:top w:val="none" w:sz="0" w:space="0" w:color="auto"/>
        <w:left w:val="none" w:sz="0" w:space="0" w:color="auto"/>
        <w:bottom w:val="none" w:sz="0" w:space="0" w:color="auto"/>
        <w:right w:val="none" w:sz="0" w:space="0" w:color="auto"/>
      </w:divBdr>
      <w:divsChild>
        <w:div w:id="1054738861">
          <w:marLeft w:val="0"/>
          <w:marRight w:val="0"/>
          <w:marTop w:val="0"/>
          <w:marBottom w:val="0"/>
          <w:divBdr>
            <w:top w:val="none" w:sz="0" w:space="0" w:color="auto"/>
            <w:left w:val="none" w:sz="0" w:space="0" w:color="auto"/>
            <w:bottom w:val="none" w:sz="0" w:space="0" w:color="auto"/>
            <w:right w:val="none" w:sz="0" w:space="0" w:color="auto"/>
          </w:divBdr>
          <w:divsChild>
            <w:div w:id="1050350685">
              <w:marLeft w:val="0"/>
              <w:marRight w:val="0"/>
              <w:marTop w:val="0"/>
              <w:marBottom w:val="0"/>
              <w:divBdr>
                <w:top w:val="none" w:sz="0" w:space="0" w:color="auto"/>
                <w:left w:val="none" w:sz="0" w:space="0" w:color="auto"/>
                <w:bottom w:val="none" w:sz="0" w:space="0" w:color="auto"/>
                <w:right w:val="none" w:sz="0" w:space="0" w:color="auto"/>
              </w:divBdr>
            </w:div>
            <w:div w:id="1308049692">
              <w:marLeft w:val="0"/>
              <w:marRight w:val="0"/>
              <w:marTop w:val="0"/>
              <w:marBottom w:val="0"/>
              <w:divBdr>
                <w:top w:val="none" w:sz="0" w:space="0" w:color="auto"/>
                <w:left w:val="none" w:sz="0" w:space="0" w:color="auto"/>
                <w:bottom w:val="none" w:sz="0" w:space="0" w:color="auto"/>
                <w:right w:val="none" w:sz="0" w:space="0" w:color="auto"/>
              </w:divBdr>
            </w:div>
            <w:div w:id="1557156278">
              <w:marLeft w:val="0"/>
              <w:marRight w:val="0"/>
              <w:marTop w:val="0"/>
              <w:marBottom w:val="0"/>
              <w:divBdr>
                <w:top w:val="none" w:sz="0" w:space="0" w:color="auto"/>
                <w:left w:val="none" w:sz="0" w:space="0" w:color="auto"/>
                <w:bottom w:val="none" w:sz="0" w:space="0" w:color="auto"/>
                <w:right w:val="none" w:sz="0" w:space="0" w:color="auto"/>
              </w:divBdr>
            </w:div>
            <w:div w:id="1508129284">
              <w:marLeft w:val="0"/>
              <w:marRight w:val="0"/>
              <w:marTop w:val="0"/>
              <w:marBottom w:val="0"/>
              <w:divBdr>
                <w:top w:val="none" w:sz="0" w:space="0" w:color="auto"/>
                <w:left w:val="none" w:sz="0" w:space="0" w:color="auto"/>
                <w:bottom w:val="none" w:sz="0" w:space="0" w:color="auto"/>
                <w:right w:val="none" w:sz="0" w:space="0" w:color="auto"/>
              </w:divBdr>
            </w:div>
            <w:div w:id="1182891448">
              <w:marLeft w:val="0"/>
              <w:marRight w:val="0"/>
              <w:marTop w:val="0"/>
              <w:marBottom w:val="0"/>
              <w:divBdr>
                <w:top w:val="none" w:sz="0" w:space="0" w:color="auto"/>
                <w:left w:val="none" w:sz="0" w:space="0" w:color="auto"/>
                <w:bottom w:val="none" w:sz="0" w:space="0" w:color="auto"/>
                <w:right w:val="none" w:sz="0" w:space="0" w:color="auto"/>
              </w:divBdr>
            </w:div>
            <w:div w:id="662048598">
              <w:marLeft w:val="0"/>
              <w:marRight w:val="0"/>
              <w:marTop w:val="0"/>
              <w:marBottom w:val="0"/>
              <w:divBdr>
                <w:top w:val="none" w:sz="0" w:space="0" w:color="auto"/>
                <w:left w:val="none" w:sz="0" w:space="0" w:color="auto"/>
                <w:bottom w:val="none" w:sz="0" w:space="0" w:color="auto"/>
                <w:right w:val="none" w:sz="0" w:space="0" w:color="auto"/>
              </w:divBdr>
            </w:div>
            <w:div w:id="1565097733">
              <w:marLeft w:val="0"/>
              <w:marRight w:val="0"/>
              <w:marTop w:val="0"/>
              <w:marBottom w:val="0"/>
              <w:divBdr>
                <w:top w:val="none" w:sz="0" w:space="0" w:color="auto"/>
                <w:left w:val="none" w:sz="0" w:space="0" w:color="auto"/>
                <w:bottom w:val="none" w:sz="0" w:space="0" w:color="auto"/>
                <w:right w:val="none" w:sz="0" w:space="0" w:color="auto"/>
              </w:divBdr>
            </w:div>
            <w:div w:id="206187904">
              <w:marLeft w:val="0"/>
              <w:marRight w:val="0"/>
              <w:marTop w:val="0"/>
              <w:marBottom w:val="0"/>
              <w:divBdr>
                <w:top w:val="none" w:sz="0" w:space="0" w:color="auto"/>
                <w:left w:val="none" w:sz="0" w:space="0" w:color="auto"/>
                <w:bottom w:val="none" w:sz="0" w:space="0" w:color="auto"/>
                <w:right w:val="none" w:sz="0" w:space="0" w:color="auto"/>
              </w:divBdr>
            </w:div>
            <w:div w:id="382096217">
              <w:marLeft w:val="0"/>
              <w:marRight w:val="0"/>
              <w:marTop w:val="0"/>
              <w:marBottom w:val="0"/>
              <w:divBdr>
                <w:top w:val="none" w:sz="0" w:space="0" w:color="auto"/>
                <w:left w:val="none" w:sz="0" w:space="0" w:color="auto"/>
                <w:bottom w:val="none" w:sz="0" w:space="0" w:color="auto"/>
                <w:right w:val="none" w:sz="0" w:space="0" w:color="auto"/>
              </w:divBdr>
            </w:div>
            <w:div w:id="709837058">
              <w:marLeft w:val="0"/>
              <w:marRight w:val="0"/>
              <w:marTop w:val="0"/>
              <w:marBottom w:val="0"/>
              <w:divBdr>
                <w:top w:val="none" w:sz="0" w:space="0" w:color="auto"/>
                <w:left w:val="none" w:sz="0" w:space="0" w:color="auto"/>
                <w:bottom w:val="none" w:sz="0" w:space="0" w:color="auto"/>
                <w:right w:val="none" w:sz="0" w:space="0" w:color="auto"/>
              </w:divBdr>
            </w:div>
            <w:div w:id="2098166381">
              <w:marLeft w:val="0"/>
              <w:marRight w:val="0"/>
              <w:marTop w:val="0"/>
              <w:marBottom w:val="0"/>
              <w:divBdr>
                <w:top w:val="none" w:sz="0" w:space="0" w:color="auto"/>
                <w:left w:val="none" w:sz="0" w:space="0" w:color="auto"/>
                <w:bottom w:val="none" w:sz="0" w:space="0" w:color="auto"/>
                <w:right w:val="none" w:sz="0" w:space="0" w:color="auto"/>
              </w:divBdr>
            </w:div>
            <w:div w:id="1654483533">
              <w:marLeft w:val="0"/>
              <w:marRight w:val="0"/>
              <w:marTop w:val="0"/>
              <w:marBottom w:val="0"/>
              <w:divBdr>
                <w:top w:val="none" w:sz="0" w:space="0" w:color="auto"/>
                <w:left w:val="none" w:sz="0" w:space="0" w:color="auto"/>
                <w:bottom w:val="none" w:sz="0" w:space="0" w:color="auto"/>
                <w:right w:val="none" w:sz="0" w:space="0" w:color="auto"/>
              </w:divBdr>
            </w:div>
            <w:div w:id="953440047">
              <w:marLeft w:val="0"/>
              <w:marRight w:val="0"/>
              <w:marTop w:val="0"/>
              <w:marBottom w:val="0"/>
              <w:divBdr>
                <w:top w:val="none" w:sz="0" w:space="0" w:color="auto"/>
                <w:left w:val="none" w:sz="0" w:space="0" w:color="auto"/>
                <w:bottom w:val="none" w:sz="0" w:space="0" w:color="auto"/>
                <w:right w:val="none" w:sz="0" w:space="0" w:color="auto"/>
              </w:divBdr>
            </w:div>
            <w:div w:id="1093360838">
              <w:marLeft w:val="0"/>
              <w:marRight w:val="0"/>
              <w:marTop w:val="0"/>
              <w:marBottom w:val="0"/>
              <w:divBdr>
                <w:top w:val="none" w:sz="0" w:space="0" w:color="auto"/>
                <w:left w:val="none" w:sz="0" w:space="0" w:color="auto"/>
                <w:bottom w:val="none" w:sz="0" w:space="0" w:color="auto"/>
                <w:right w:val="none" w:sz="0" w:space="0" w:color="auto"/>
              </w:divBdr>
            </w:div>
            <w:div w:id="824934149">
              <w:marLeft w:val="0"/>
              <w:marRight w:val="0"/>
              <w:marTop w:val="0"/>
              <w:marBottom w:val="0"/>
              <w:divBdr>
                <w:top w:val="none" w:sz="0" w:space="0" w:color="auto"/>
                <w:left w:val="none" w:sz="0" w:space="0" w:color="auto"/>
                <w:bottom w:val="none" w:sz="0" w:space="0" w:color="auto"/>
                <w:right w:val="none" w:sz="0" w:space="0" w:color="auto"/>
              </w:divBdr>
            </w:div>
            <w:div w:id="73209104">
              <w:marLeft w:val="0"/>
              <w:marRight w:val="0"/>
              <w:marTop w:val="0"/>
              <w:marBottom w:val="0"/>
              <w:divBdr>
                <w:top w:val="none" w:sz="0" w:space="0" w:color="auto"/>
                <w:left w:val="none" w:sz="0" w:space="0" w:color="auto"/>
                <w:bottom w:val="none" w:sz="0" w:space="0" w:color="auto"/>
                <w:right w:val="none" w:sz="0" w:space="0" w:color="auto"/>
              </w:divBdr>
            </w:div>
            <w:div w:id="187302133">
              <w:marLeft w:val="0"/>
              <w:marRight w:val="0"/>
              <w:marTop w:val="0"/>
              <w:marBottom w:val="0"/>
              <w:divBdr>
                <w:top w:val="none" w:sz="0" w:space="0" w:color="auto"/>
                <w:left w:val="none" w:sz="0" w:space="0" w:color="auto"/>
                <w:bottom w:val="none" w:sz="0" w:space="0" w:color="auto"/>
                <w:right w:val="none" w:sz="0" w:space="0" w:color="auto"/>
              </w:divBdr>
            </w:div>
            <w:div w:id="1217473424">
              <w:marLeft w:val="0"/>
              <w:marRight w:val="0"/>
              <w:marTop w:val="0"/>
              <w:marBottom w:val="0"/>
              <w:divBdr>
                <w:top w:val="none" w:sz="0" w:space="0" w:color="auto"/>
                <w:left w:val="none" w:sz="0" w:space="0" w:color="auto"/>
                <w:bottom w:val="none" w:sz="0" w:space="0" w:color="auto"/>
                <w:right w:val="none" w:sz="0" w:space="0" w:color="auto"/>
              </w:divBdr>
            </w:div>
            <w:div w:id="908157303">
              <w:marLeft w:val="0"/>
              <w:marRight w:val="0"/>
              <w:marTop w:val="0"/>
              <w:marBottom w:val="0"/>
              <w:divBdr>
                <w:top w:val="none" w:sz="0" w:space="0" w:color="auto"/>
                <w:left w:val="none" w:sz="0" w:space="0" w:color="auto"/>
                <w:bottom w:val="none" w:sz="0" w:space="0" w:color="auto"/>
                <w:right w:val="none" w:sz="0" w:space="0" w:color="auto"/>
              </w:divBdr>
            </w:div>
            <w:div w:id="913584030">
              <w:marLeft w:val="0"/>
              <w:marRight w:val="0"/>
              <w:marTop w:val="0"/>
              <w:marBottom w:val="0"/>
              <w:divBdr>
                <w:top w:val="none" w:sz="0" w:space="0" w:color="auto"/>
                <w:left w:val="none" w:sz="0" w:space="0" w:color="auto"/>
                <w:bottom w:val="none" w:sz="0" w:space="0" w:color="auto"/>
                <w:right w:val="none" w:sz="0" w:space="0" w:color="auto"/>
              </w:divBdr>
            </w:div>
            <w:div w:id="1409960079">
              <w:marLeft w:val="0"/>
              <w:marRight w:val="0"/>
              <w:marTop w:val="0"/>
              <w:marBottom w:val="0"/>
              <w:divBdr>
                <w:top w:val="none" w:sz="0" w:space="0" w:color="auto"/>
                <w:left w:val="none" w:sz="0" w:space="0" w:color="auto"/>
                <w:bottom w:val="none" w:sz="0" w:space="0" w:color="auto"/>
                <w:right w:val="none" w:sz="0" w:space="0" w:color="auto"/>
              </w:divBdr>
            </w:div>
            <w:div w:id="1106465895">
              <w:marLeft w:val="0"/>
              <w:marRight w:val="0"/>
              <w:marTop w:val="0"/>
              <w:marBottom w:val="0"/>
              <w:divBdr>
                <w:top w:val="none" w:sz="0" w:space="0" w:color="auto"/>
                <w:left w:val="none" w:sz="0" w:space="0" w:color="auto"/>
                <w:bottom w:val="none" w:sz="0" w:space="0" w:color="auto"/>
                <w:right w:val="none" w:sz="0" w:space="0" w:color="auto"/>
              </w:divBdr>
            </w:div>
            <w:div w:id="574977252">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1004894468">
              <w:marLeft w:val="0"/>
              <w:marRight w:val="0"/>
              <w:marTop w:val="0"/>
              <w:marBottom w:val="0"/>
              <w:divBdr>
                <w:top w:val="none" w:sz="0" w:space="0" w:color="auto"/>
                <w:left w:val="none" w:sz="0" w:space="0" w:color="auto"/>
                <w:bottom w:val="none" w:sz="0" w:space="0" w:color="auto"/>
                <w:right w:val="none" w:sz="0" w:space="0" w:color="auto"/>
              </w:divBdr>
            </w:div>
            <w:div w:id="10841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05338">
      <w:bodyDiv w:val="1"/>
      <w:marLeft w:val="0"/>
      <w:marRight w:val="0"/>
      <w:marTop w:val="0"/>
      <w:marBottom w:val="0"/>
      <w:divBdr>
        <w:top w:val="none" w:sz="0" w:space="0" w:color="auto"/>
        <w:left w:val="none" w:sz="0" w:space="0" w:color="auto"/>
        <w:bottom w:val="none" w:sz="0" w:space="0" w:color="auto"/>
        <w:right w:val="none" w:sz="0" w:space="0" w:color="auto"/>
      </w:divBdr>
      <w:divsChild>
        <w:div w:id="51277019">
          <w:marLeft w:val="0"/>
          <w:marRight w:val="0"/>
          <w:marTop w:val="0"/>
          <w:marBottom w:val="0"/>
          <w:divBdr>
            <w:top w:val="none" w:sz="0" w:space="0" w:color="auto"/>
            <w:left w:val="none" w:sz="0" w:space="0" w:color="auto"/>
            <w:bottom w:val="none" w:sz="0" w:space="0" w:color="auto"/>
            <w:right w:val="none" w:sz="0" w:space="0" w:color="auto"/>
          </w:divBdr>
          <w:divsChild>
            <w:div w:id="1827015847">
              <w:marLeft w:val="0"/>
              <w:marRight w:val="0"/>
              <w:marTop w:val="0"/>
              <w:marBottom w:val="0"/>
              <w:divBdr>
                <w:top w:val="none" w:sz="0" w:space="0" w:color="auto"/>
                <w:left w:val="none" w:sz="0" w:space="0" w:color="auto"/>
                <w:bottom w:val="none" w:sz="0" w:space="0" w:color="auto"/>
                <w:right w:val="none" w:sz="0" w:space="0" w:color="auto"/>
              </w:divBdr>
            </w:div>
            <w:div w:id="1806000809">
              <w:marLeft w:val="0"/>
              <w:marRight w:val="0"/>
              <w:marTop w:val="0"/>
              <w:marBottom w:val="0"/>
              <w:divBdr>
                <w:top w:val="none" w:sz="0" w:space="0" w:color="auto"/>
                <w:left w:val="none" w:sz="0" w:space="0" w:color="auto"/>
                <w:bottom w:val="none" w:sz="0" w:space="0" w:color="auto"/>
                <w:right w:val="none" w:sz="0" w:space="0" w:color="auto"/>
              </w:divBdr>
            </w:div>
            <w:div w:id="588002429">
              <w:marLeft w:val="0"/>
              <w:marRight w:val="0"/>
              <w:marTop w:val="0"/>
              <w:marBottom w:val="0"/>
              <w:divBdr>
                <w:top w:val="none" w:sz="0" w:space="0" w:color="auto"/>
                <w:left w:val="none" w:sz="0" w:space="0" w:color="auto"/>
                <w:bottom w:val="none" w:sz="0" w:space="0" w:color="auto"/>
                <w:right w:val="none" w:sz="0" w:space="0" w:color="auto"/>
              </w:divBdr>
            </w:div>
            <w:div w:id="1039628264">
              <w:marLeft w:val="0"/>
              <w:marRight w:val="0"/>
              <w:marTop w:val="0"/>
              <w:marBottom w:val="0"/>
              <w:divBdr>
                <w:top w:val="none" w:sz="0" w:space="0" w:color="auto"/>
                <w:left w:val="none" w:sz="0" w:space="0" w:color="auto"/>
                <w:bottom w:val="none" w:sz="0" w:space="0" w:color="auto"/>
                <w:right w:val="none" w:sz="0" w:space="0" w:color="auto"/>
              </w:divBdr>
            </w:div>
            <w:div w:id="750614773">
              <w:marLeft w:val="0"/>
              <w:marRight w:val="0"/>
              <w:marTop w:val="0"/>
              <w:marBottom w:val="0"/>
              <w:divBdr>
                <w:top w:val="none" w:sz="0" w:space="0" w:color="auto"/>
                <w:left w:val="none" w:sz="0" w:space="0" w:color="auto"/>
                <w:bottom w:val="none" w:sz="0" w:space="0" w:color="auto"/>
                <w:right w:val="none" w:sz="0" w:space="0" w:color="auto"/>
              </w:divBdr>
            </w:div>
            <w:div w:id="1803231705">
              <w:marLeft w:val="0"/>
              <w:marRight w:val="0"/>
              <w:marTop w:val="0"/>
              <w:marBottom w:val="0"/>
              <w:divBdr>
                <w:top w:val="none" w:sz="0" w:space="0" w:color="auto"/>
                <w:left w:val="none" w:sz="0" w:space="0" w:color="auto"/>
                <w:bottom w:val="none" w:sz="0" w:space="0" w:color="auto"/>
                <w:right w:val="none" w:sz="0" w:space="0" w:color="auto"/>
              </w:divBdr>
            </w:div>
            <w:div w:id="600795994">
              <w:marLeft w:val="0"/>
              <w:marRight w:val="0"/>
              <w:marTop w:val="0"/>
              <w:marBottom w:val="0"/>
              <w:divBdr>
                <w:top w:val="none" w:sz="0" w:space="0" w:color="auto"/>
                <w:left w:val="none" w:sz="0" w:space="0" w:color="auto"/>
                <w:bottom w:val="none" w:sz="0" w:space="0" w:color="auto"/>
                <w:right w:val="none" w:sz="0" w:space="0" w:color="auto"/>
              </w:divBdr>
            </w:div>
            <w:div w:id="2004240236">
              <w:marLeft w:val="0"/>
              <w:marRight w:val="0"/>
              <w:marTop w:val="0"/>
              <w:marBottom w:val="0"/>
              <w:divBdr>
                <w:top w:val="none" w:sz="0" w:space="0" w:color="auto"/>
                <w:left w:val="none" w:sz="0" w:space="0" w:color="auto"/>
                <w:bottom w:val="none" w:sz="0" w:space="0" w:color="auto"/>
                <w:right w:val="none" w:sz="0" w:space="0" w:color="auto"/>
              </w:divBdr>
            </w:div>
            <w:div w:id="366100135">
              <w:marLeft w:val="0"/>
              <w:marRight w:val="0"/>
              <w:marTop w:val="0"/>
              <w:marBottom w:val="0"/>
              <w:divBdr>
                <w:top w:val="none" w:sz="0" w:space="0" w:color="auto"/>
                <w:left w:val="none" w:sz="0" w:space="0" w:color="auto"/>
                <w:bottom w:val="none" w:sz="0" w:space="0" w:color="auto"/>
                <w:right w:val="none" w:sz="0" w:space="0" w:color="auto"/>
              </w:divBdr>
            </w:div>
            <w:div w:id="626162425">
              <w:marLeft w:val="0"/>
              <w:marRight w:val="0"/>
              <w:marTop w:val="0"/>
              <w:marBottom w:val="0"/>
              <w:divBdr>
                <w:top w:val="none" w:sz="0" w:space="0" w:color="auto"/>
                <w:left w:val="none" w:sz="0" w:space="0" w:color="auto"/>
                <w:bottom w:val="none" w:sz="0" w:space="0" w:color="auto"/>
                <w:right w:val="none" w:sz="0" w:space="0" w:color="auto"/>
              </w:divBdr>
            </w:div>
            <w:div w:id="1484538735">
              <w:marLeft w:val="0"/>
              <w:marRight w:val="0"/>
              <w:marTop w:val="0"/>
              <w:marBottom w:val="0"/>
              <w:divBdr>
                <w:top w:val="none" w:sz="0" w:space="0" w:color="auto"/>
                <w:left w:val="none" w:sz="0" w:space="0" w:color="auto"/>
                <w:bottom w:val="none" w:sz="0" w:space="0" w:color="auto"/>
                <w:right w:val="none" w:sz="0" w:space="0" w:color="auto"/>
              </w:divBdr>
            </w:div>
            <w:div w:id="605426592">
              <w:marLeft w:val="0"/>
              <w:marRight w:val="0"/>
              <w:marTop w:val="0"/>
              <w:marBottom w:val="0"/>
              <w:divBdr>
                <w:top w:val="none" w:sz="0" w:space="0" w:color="auto"/>
                <w:left w:val="none" w:sz="0" w:space="0" w:color="auto"/>
                <w:bottom w:val="none" w:sz="0" w:space="0" w:color="auto"/>
                <w:right w:val="none" w:sz="0" w:space="0" w:color="auto"/>
              </w:divBdr>
            </w:div>
            <w:div w:id="1715689038">
              <w:marLeft w:val="0"/>
              <w:marRight w:val="0"/>
              <w:marTop w:val="0"/>
              <w:marBottom w:val="0"/>
              <w:divBdr>
                <w:top w:val="none" w:sz="0" w:space="0" w:color="auto"/>
                <w:left w:val="none" w:sz="0" w:space="0" w:color="auto"/>
                <w:bottom w:val="none" w:sz="0" w:space="0" w:color="auto"/>
                <w:right w:val="none" w:sz="0" w:space="0" w:color="auto"/>
              </w:divBdr>
            </w:div>
            <w:div w:id="479732600">
              <w:marLeft w:val="0"/>
              <w:marRight w:val="0"/>
              <w:marTop w:val="0"/>
              <w:marBottom w:val="0"/>
              <w:divBdr>
                <w:top w:val="none" w:sz="0" w:space="0" w:color="auto"/>
                <w:left w:val="none" w:sz="0" w:space="0" w:color="auto"/>
                <w:bottom w:val="none" w:sz="0" w:space="0" w:color="auto"/>
                <w:right w:val="none" w:sz="0" w:space="0" w:color="auto"/>
              </w:divBdr>
            </w:div>
            <w:div w:id="861868322">
              <w:marLeft w:val="0"/>
              <w:marRight w:val="0"/>
              <w:marTop w:val="0"/>
              <w:marBottom w:val="0"/>
              <w:divBdr>
                <w:top w:val="none" w:sz="0" w:space="0" w:color="auto"/>
                <w:left w:val="none" w:sz="0" w:space="0" w:color="auto"/>
                <w:bottom w:val="none" w:sz="0" w:space="0" w:color="auto"/>
                <w:right w:val="none" w:sz="0" w:space="0" w:color="auto"/>
              </w:divBdr>
            </w:div>
            <w:div w:id="1300185525">
              <w:marLeft w:val="0"/>
              <w:marRight w:val="0"/>
              <w:marTop w:val="0"/>
              <w:marBottom w:val="0"/>
              <w:divBdr>
                <w:top w:val="none" w:sz="0" w:space="0" w:color="auto"/>
                <w:left w:val="none" w:sz="0" w:space="0" w:color="auto"/>
                <w:bottom w:val="none" w:sz="0" w:space="0" w:color="auto"/>
                <w:right w:val="none" w:sz="0" w:space="0" w:color="auto"/>
              </w:divBdr>
            </w:div>
            <w:div w:id="1226721461">
              <w:marLeft w:val="0"/>
              <w:marRight w:val="0"/>
              <w:marTop w:val="0"/>
              <w:marBottom w:val="0"/>
              <w:divBdr>
                <w:top w:val="none" w:sz="0" w:space="0" w:color="auto"/>
                <w:left w:val="none" w:sz="0" w:space="0" w:color="auto"/>
                <w:bottom w:val="none" w:sz="0" w:space="0" w:color="auto"/>
                <w:right w:val="none" w:sz="0" w:space="0" w:color="auto"/>
              </w:divBdr>
            </w:div>
            <w:div w:id="1722943360">
              <w:marLeft w:val="0"/>
              <w:marRight w:val="0"/>
              <w:marTop w:val="0"/>
              <w:marBottom w:val="0"/>
              <w:divBdr>
                <w:top w:val="none" w:sz="0" w:space="0" w:color="auto"/>
                <w:left w:val="none" w:sz="0" w:space="0" w:color="auto"/>
                <w:bottom w:val="none" w:sz="0" w:space="0" w:color="auto"/>
                <w:right w:val="none" w:sz="0" w:space="0" w:color="auto"/>
              </w:divBdr>
            </w:div>
            <w:div w:id="1197543841">
              <w:marLeft w:val="0"/>
              <w:marRight w:val="0"/>
              <w:marTop w:val="0"/>
              <w:marBottom w:val="0"/>
              <w:divBdr>
                <w:top w:val="none" w:sz="0" w:space="0" w:color="auto"/>
                <w:left w:val="none" w:sz="0" w:space="0" w:color="auto"/>
                <w:bottom w:val="none" w:sz="0" w:space="0" w:color="auto"/>
                <w:right w:val="none" w:sz="0" w:space="0" w:color="auto"/>
              </w:divBdr>
            </w:div>
            <w:div w:id="12706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69729">
      <w:bodyDiv w:val="1"/>
      <w:marLeft w:val="0"/>
      <w:marRight w:val="0"/>
      <w:marTop w:val="0"/>
      <w:marBottom w:val="0"/>
      <w:divBdr>
        <w:top w:val="none" w:sz="0" w:space="0" w:color="auto"/>
        <w:left w:val="none" w:sz="0" w:space="0" w:color="auto"/>
        <w:bottom w:val="none" w:sz="0" w:space="0" w:color="auto"/>
        <w:right w:val="none" w:sz="0" w:space="0" w:color="auto"/>
      </w:divBdr>
    </w:div>
    <w:div w:id="792360572">
      <w:bodyDiv w:val="1"/>
      <w:marLeft w:val="0"/>
      <w:marRight w:val="0"/>
      <w:marTop w:val="0"/>
      <w:marBottom w:val="0"/>
      <w:divBdr>
        <w:top w:val="none" w:sz="0" w:space="0" w:color="auto"/>
        <w:left w:val="none" w:sz="0" w:space="0" w:color="auto"/>
        <w:bottom w:val="none" w:sz="0" w:space="0" w:color="auto"/>
        <w:right w:val="none" w:sz="0" w:space="0" w:color="auto"/>
      </w:divBdr>
    </w:div>
    <w:div w:id="805464077">
      <w:bodyDiv w:val="1"/>
      <w:marLeft w:val="0"/>
      <w:marRight w:val="0"/>
      <w:marTop w:val="0"/>
      <w:marBottom w:val="0"/>
      <w:divBdr>
        <w:top w:val="none" w:sz="0" w:space="0" w:color="auto"/>
        <w:left w:val="none" w:sz="0" w:space="0" w:color="auto"/>
        <w:bottom w:val="none" w:sz="0" w:space="0" w:color="auto"/>
        <w:right w:val="none" w:sz="0" w:space="0" w:color="auto"/>
      </w:divBdr>
    </w:div>
    <w:div w:id="806584015">
      <w:bodyDiv w:val="1"/>
      <w:marLeft w:val="0"/>
      <w:marRight w:val="0"/>
      <w:marTop w:val="0"/>
      <w:marBottom w:val="0"/>
      <w:divBdr>
        <w:top w:val="none" w:sz="0" w:space="0" w:color="auto"/>
        <w:left w:val="none" w:sz="0" w:space="0" w:color="auto"/>
        <w:bottom w:val="none" w:sz="0" w:space="0" w:color="auto"/>
        <w:right w:val="none" w:sz="0" w:space="0" w:color="auto"/>
      </w:divBdr>
      <w:divsChild>
        <w:div w:id="1635211642">
          <w:marLeft w:val="0"/>
          <w:marRight w:val="0"/>
          <w:marTop w:val="0"/>
          <w:marBottom w:val="0"/>
          <w:divBdr>
            <w:top w:val="none" w:sz="0" w:space="0" w:color="auto"/>
            <w:left w:val="none" w:sz="0" w:space="0" w:color="auto"/>
            <w:bottom w:val="none" w:sz="0" w:space="0" w:color="auto"/>
            <w:right w:val="none" w:sz="0" w:space="0" w:color="auto"/>
          </w:divBdr>
          <w:divsChild>
            <w:div w:id="20218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0277">
      <w:bodyDiv w:val="1"/>
      <w:marLeft w:val="0"/>
      <w:marRight w:val="0"/>
      <w:marTop w:val="0"/>
      <w:marBottom w:val="0"/>
      <w:divBdr>
        <w:top w:val="none" w:sz="0" w:space="0" w:color="auto"/>
        <w:left w:val="none" w:sz="0" w:space="0" w:color="auto"/>
        <w:bottom w:val="none" w:sz="0" w:space="0" w:color="auto"/>
        <w:right w:val="none" w:sz="0" w:space="0" w:color="auto"/>
      </w:divBdr>
      <w:divsChild>
        <w:div w:id="1557619009">
          <w:marLeft w:val="0"/>
          <w:marRight w:val="0"/>
          <w:marTop w:val="0"/>
          <w:marBottom w:val="0"/>
          <w:divBdr>
            <w:top w:val="none" w:sz="0" w:space="0" w:color="auto"/>
            <w:left w:val="none" w:sz="0" w:space="0" w:color="auto"/>
            <w:bottom w:val="none" w:sz="0" w:space="0" w:color="auto"/>
            <w:right w:val="none" w:sz="0" w:space="0" w:color="auto"/>
          </w:divBdr>
          <w:divsChild>
            <w:div w:id="1486312657">
              <w:marLeft w:val="0"/>
              <w:marRight w:val="0"/>
              <w:marTop w:val="0"/>
              <w:marBottom w:val="0"/>
              <w:divBdr>
                <w:top w:val="none" w:sz="0" w:space="0" w:color="auto"/>
                <w:left w:val="none" w:sz="0" w:space="0" w:color="auto"/>
                <w:bottom w:val="none" w:sz="0" w:space="0" w:color="auto"/>
                <w:right w:val="none" w:sz="0" w:space="0" w:color="auto"/>
              </w:divBdr>
            </w:div>
            <w:div w:id="1833715787">
              <w:marLeft w:val="0"/>
              <w:marRight w:val="0"/>
              <w:marTop w:val="0"/>
              <w:marBottom w:val="0"/>
              <w:divBdr>
                <w:top w:val="none" w:sz="0" w:space="0" w:color="auto"/>
                <w:left w:val="none" w:sz="0" w:space="0" w:color="auto"/>
                <w:bottom w:val="none" w:sz="0" w:space="0" w:color="auto"/>
                <w:right w:val="none" w:sz="0" w:space="0" w:color="auto"/>
              </w:divBdr>
            </w:div>
            <w:div w:id="2112124176">
              <w:marLeft w:val="0"/>
              <w:marRight w:val="0"/>
              <w:marTop w:val="0"/>
              <w:marBottom w:val="0"/>
              <w:divBdr>
                <w:top w:val="none" w:sz="0" w:space="0" w:color="auto"/>
                <w:left w:val="none" w:sz="0" w:space="0" w:color="auto"/>
                <w:bottom w:val="none" w:sz="0" w:space="0" w:color="auto"/>
                <w:right w:val="none" w:sz="0" w:space="0" w:color="auto"/>
              </w:divBdr>
            </w:div>
            <w:div w:id="2126119097">
              <w:marLeft w:val="0"/>
              <w:marRight w:val="0"/>
              <w:marTop w:val="0"/>
              <w:marBottom w:val="0"/>
              <w:divBdr>
                <w:top w:val="none" w:sz="0" w:space="0" w:color="auto"/>
                <w:left w:val="none" w:sz="0" w:space="0" w:color="auto"/>
                <w:bottom w:val="none" w:sz="0" w:space="0" w:color="auto"/>
                <w:right w:val="none" w:sz="0" w:space="0" w:color="auto"/>
              </w:divBdr>
            </w:div>
            <w:div w:id="1222714050">
              <w:marLeft w:val="0"/>
              <w:marRight w:val="0"/>
              <w:marTop w:val="0"/>
              <w:marBottom w:val="0"/>
              <w:divBdr>
                <w:top w:val="none" w:sz="0" w:space="0" w:color="auto"/>
                <w:left w:val="none" w:sz="0" w:space="0" w:color="auto"/>
                <w:bottom w:val="none" w:sz="0" w:space="0" w:color="auto"/>
                <w:right w:val="none" w:sz="0" w:space="0" w:color="auto"/>
              </w:divBdr>
            </w:div>
            <w:div w:id="2041395013">
              <w:marLeft w:val="0"/>
              <w:marRight w:val="0"/>
              <w:marTop w:val="0"/>
              <w:marBottom w:val="0"/>
              <w:divBdr>
                <w:top w:val="none" w:sz="0" w:space="0" w:color="auto"/>
                <w:left w:val="none" w:sz="0" w:space="0" w:color="auto"/>
                <w:bottom w:val="none" w:sz="0" w:space="0" w:color="auto"/>
                <w:right w:val="none" w:sz="0" w:space="0" w:color="auto"/>
              </w:divBdr>
            </w:div>
            <w:div w:id="1824858840">
              <w:marLeft w:val="0"/>
              <w:marRight w:val="0"/>
              <w:marTop w:val="0"/>
              <w:marBottom w:val="0"/>
              <w:divBdr>
                <w:top w:val="none" w:sz="0" w:space="0" w:color="auto"/>
                <w:left w:val="none" w:sz="0" w:space="0" w:color="auto"/>
                <w:bottom w:val="none" w:sz="0" w:space="0" w:color="auto"/>
                <w:right w:val="none" w:sz="0" w:space="0" w:color="auto"/>
              </w:divBdr>
            </w:div>
            <w:div w:id="961613622">
              <w:marLeft w:val="0"/>
              <w:marRight w:val="0"/>
              <w:marTop w:val="0"/>
              <w:marBottom w:val="0"/>
              <w:divBdr>
                <w:top w:val="none" w:sz="0" w:space="0" w:color="auto"/>
                <w:left w:val="none" w:sz="0" w:space="0" w:color="auto"/>
                <w:bottom w:val="none" w:sz="0" w:space="0" w:color="auto"/>
                <w:right w:val="none" w:sz="0" w:space="0" w:color="auto"/>
              </w:divBdr>
            </w:div>
            <w:div w:id="208304262">
              <w:marLeft w:val="0"/>
              <w:marRight w:val="0"/>
              <w:marTop w:val="0"/>
              <w:marBottom w:val="0"/>
              <w:divBdr>
                <w:top w:val="none" w:sz="0" w:space="0" w:color="auto"/>
                <w:left w:val="none" w:sz="0" w:space="0" w:color="auto"/>
                <w:bottom w:val="none" w:sz="0" w:space="0" w:color="auto"/>
                <w:right w:val="none" w:sz="0" w:space="0" w:color="auto"/>
              </w:divBdr>
            </w:div>
            <w:div w:id="1544096481">
              <w:marLeft w:val="0"/>
              <w:marRight w:val="0"/>
              <w:marTop w:val="0"/>
              <w:marBottom w:val="0"/>
              <w:divBdr>
                <w:top w:val="none" w:sz="0" w:space="0" w:color="auto"/>
                <w:left w:val="none" w:sz="0" w:space="0" w:color="auto"/>
                <w:bottom w:val="none" w:sz="0" w:space="0" w:color="auto"/>
                <w:right w:val="none" w:sz="0" w:space="0" w:color="auto"/>
              </w:divBdr>
            </w:div>
            <w:div w:id="1621372245">
              <w:marLeft w:val="0"/>
              <w:marRight w:val="0"/>
              <w:marTop w:val="0"/>
              <w:marBottom w:val="0"/>
              <w:divBdr>
                <w:top w:val="none" w:sz="0" w:space="0" w:color="auto"/>
                <w:left w:val="none" w:sz="0" w:space="0" w:color="auto"/>
                <w:bottom w:val="none" w:sz="0" w:space="0" w:color="auto"/>
                <w:right w:val="none" w:sz="0" w:space="0" w:color="auto"/>
              </w:divBdr>
            </w:div>
            <w:div w:id="525099420">
              <w:marLeft w:val="0"/>
              <w:marRight w:val="0"/>
              <w:marTop w:val="0"/>
              <w:marBottom w:val="0"/>
              <w:divBdr>
                <w:top w:val="none" w:sz="0" w:space="0" w:color="auto"/>
                <w:left w:val="none" w:sz="0" w:space="0" w:color="auto"/>
                <w:bottom w:val="none" w:sz="0" w:space="0" w:color="auto"/>
                <w:right w:val="none" w:sz="0" w:space="0" w:color="auto"/>
              </w:divBdr>
            </w:div>
            <w:div w:id="1397777793">
              <w:marLeft w:val="0"/>
              <w:marRight w:val="0"/>
              <w:marTop w:val="0"/>
              <w:marBottom w:val="0"/>
              <w:divBdr>
                <w:top w:val="none" w:sz="0" w:space="0" w:color="auto"/>
                <w:left w:val="none" w:sz="0" w:space="0" w:color="auto"/>
                <w:bottom w:val="none" w:sz="0" w:space="0" w:color="auto"/>
                <w:right w:val="none" w:sz="0" w:space="0" w:color="auto"/>
              </w:divBdr>
            </w:div>
            <w:div w:id="655494124">
              <w:marLeft w:val="0"/>
              <w:marRight w:val="0"/>
              <w:marTop w:val="0"/>
              <w:marBottom w:val="0"/>
              <w:divBdr>
                <w:top w:val="none" w:sz="0" w:space="0" w:color="auto"/>
                <w:left w:val="none" w:sz="0" w:space="0" w:color="auto"/>
                <w:bottom w:val="none" w:sz="0" w:space="0" w:color="auto"/>
                <w:right w:val="none" w:sz="0" w:space="0" w:color="auto"/>
              </w:divBdr>
            </w:div>
            <w:div w:id="1655336103">
              <w:marLeft w:val="0"/>
              <w:marRight w:val="0"/>
              <w:marTop w:val="0"/>
              <w:marBottom w:val="0"/>
              <w:divBdr>
                <w:top w:val="none" w:sz="0" w:space="0" w:color="auto"/>
                <w:left w:val="none" w:sz="0" w:space="0" w:color="auto"/>
                <w:bottom w:val="none" w:sz="0" w:space="0" w:color="auto"/>
                <w:right w:val="none" w:sz="0" w:space="0" w:color="auto"/>
              </w:divBdr>
            </w:div>
            <w:div w:id="1515731133">
              <w:marLeft w:val="0"/>
              <w:marRight w:val="0"/>
              <w:marTop w:val="0"/>
              <w:marBottom w:val="0"/>
              <w:divBdr>
                <w:top w:val="none" w:sz="0" w:space="0" w:color="auto"/>
                <w:left w:val="none" w:sz="0" w:space="0" w:color="auto"/>
                <w:bottom w:val="none" w:sz="0" w:space="0" w:color="auto"/>
                <w:right w:val="none" w:sz="0" w:space="0" w:color="auto"/>
              </w:divBdr>
            </w:div>
            <w:div w:id="8870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2853">
      <w:bodyDiv w:val="1"/>
      <w:marLeft w:val="0"/>
      <w:marRight w:val="0"/>
      <w:marTop w:val="0"/>
      <w:marBottom w:val="0"/>
      <w:divBdr>
        <w:top w:val="none" w:sz="0" w:space="0" w:color="auto"/>
        <w:left w:val="none" w:sz="0" w:space="0" w:color="auto"/>
        <w:bottom w:val="none" w:sz="0" w:space="0" w:color="auto"/>
        <w:right w:val="none" w:sz="0" w:space="0" w:color="auto"/>
      </w:divBdr>
      <w:divsChild>
        <w:div w:id="773750123">
          <w:marLeft w:val="0"/>
          <w:marRight w:val="0"/>
          <w:marTop w:val="0"/>
          <w:marBottom w:val="0"/>
          <w:divBdr>
            <w:top w:val="none" w:sz="0" w:space="0" w:color="auto"/>
            <w:left w:val="none" w:sz="0" w:space="0" w:color="auto"/>
            <w:bottom w:val="none" w:sz="0" w:space="0" w:color="auto"/>
            <w:right w:val="none" w:sz="0" w:space="0" w:color="auto"/>
          </w:divBdr>
          <w:divsChild>
            <w:div w:id="2020429101">
              <w:marLeft w:val="0"/>
              <w:marRight w:val="0"/>
              <w:marTop w:val="0"/>
              <w:marBottom w:val="0"/>
              <w:divBdr>
                <w:top w:val="none" w:sz="0" w:space="0" w:color="auto"/>
                <w:left w:val="none" w:sz="0" w:space="0" w:color="auto"/>
                <w:bottom w:val="none" w:sz="0" w:space="0" w:color="auto"/>
                <w:right w:val="none" w:sz="0" w:space="0" w:color="auto"/>
              </w:divBdr>
            </w:div>
            <w:div w:id="1191843120">
              <w:marLeft w:val="0"/>
              <w:marRight w:val="0"/>
              <w:marTop w:val="0"/>
              <w:marBottom w:val="0"/>
              <w:divBdr>
                <w:top w:val="none" w:sz="0" w:space="0" w:color="auto"/>
                <w:left w:val="none" w:sz="0" w:space="0" w:color="auto"/>
                <w:bottom w:val="none" w:sz="0" w:space="0" w:color="auto"/>
                <w:right w:val="none" w:sz="0" w:space="0" w:color="auto"/>
              </w:divBdr>
            </w:div>
            <w:div w:id="1463617204">
              <w:marLeft w:val="0"/>
              <w:marRight w:val="0"/>
              <w:marTop w:val="0"/>
              <w:marBottom w:val="0"/>
              <w:divBdr>
                <w:top w:val="none" w:sz="0" w:space="0" w:color="auto"/>
                <w:left w:val="none" w:sz="0" w:space="0" w:color="auto"/>
                <w:bottom w:val="none" w:sz="0" w:space="0" w:color="auto"/>
                <w:right w:val="none" w:sz="0" w:space="0" w:color="auto"/>
              </w:divBdr>
            </w:div>
            <w:div w:id="716006792">
              <w:marLeft w:val="0"/>
              <w:marRight w:val="0"/>
              <w:marTop w:val="0"/>
              <w:marBottom w:val="0"/>
              <w:divBdr>
                <w:top w:val="none" w:sz="0" w:space="0" w:color="auto"/>
                <w:left w:val="none" w:sz="0" w:space="0" w:color="auto"/>
                <w:bottom w:val="none" w:sz="0" w:space="0" w:color="auto"/>
                <w:right w:val="none" w:sz="0" w:space="0" w:color="auto"/>
              </w:divBdr>
            </w:div>
            <w:div w:id="1132746973">
              <w:marLeft w:val="0"/>
              <w:marRight w:val="0"/>
              <w:marTop w:val="0"/>
              <w:marBottom w:val="0"/>
              <w:divBdr>
                <w:top w:val="none" w:sz="0" w:space="0" w:color="auto"/>
                <w:left w:val="none" w:sz="0" w:space="0" w:color="auto"/>
                <w:bottom w:val="none" w:sz="0" w:space="0" w:color="auto"/>
                <w:right w:val="none" w:sz="0" w:space="0" w:color="auto"/>
              </w:divBdr>
            </w:div>
            <w:div w:id="1168057529">
              <w:marLeft w:val="0"/>
              <w:marRight w:val="0"/>
              <w:marTop w:val="0"/>
              <w:marBottom w:val="0"/>
              <w:divBdr>
                <w:top w:val="none" w:sz="0" w:space="0" w:color="auto"/>
                <w:left w:val="none" w:sz="0" w:space="0" w:color="auto"/>
                <w:bottom w:val="none" w:sz="0" w:space="0" w:color="auto"/>
                <w:right w:val="none" w:sz="0" w:space="0" w:color="auto"/>
              </w:divBdr>
            </w:div>
            <w:div w:id="1497257655">
              <w:marLeft w:val="0"/>
              <w:marRight w:val="0"/>
              <w:marTop w:val="0"/>
              <w:marBottom w:val="0"/>
              <w:divBdr>
                <w:top w:val="none" w:sz="0" w:space="0" w:color="auto"/>
                <w:left w:val="none" w:sz="0" w:space="0" w:color="auto"/>
                <w:bottom w:val="none" w:sz="0" w:space="0" w:color="auto"/>
                <w:right w:val="none" w:sz="0" w:space="0" w:color="auto"/>
              </w:divBdr>
            </w:div>
            <w:div w:id="1535079066">
              <w:marLeft w:val="0"/>
              <w:marRight w:val="0"/>
              <w:marTop w:val="0"/>
              <w:marBottom w:val="0"/>
              <w:divBdr>
                <w:top w:val="none" w:sz="0" w:space="0" w:color="auto"/>
                <w:left w:val="none" w:sz="0" w:space="0" w:color="auto"/>
                <w:bottom w:val="none" w:sz="0" w:space="0" w:color="auto"/>
                <w:right w:val="none" w:sz="0" w:space="0" w:color="auto"/>
              </w:divBdr>
            </w:div>
            <w:div w:id="865406543">
              <w:marLeft w:val="0"/>
              <w:marRight w:val="0"/>
              <w:marTop w:val="0"/>
              <w:marBottom w:val="0"/>
              <w:divBdr>
                <w:top w:val="none" w:sz="0" w:space="0" w:color="auto"/>
                <w:left w:val="none" w:sz="0" w:space="0" w:color="auto"/>
                <w:bottom w:val="none" w:sz="0" w:space="0" w:color="auto"/>
                <w:right w:val="none" w:sz="0" w:space="0" w:color="auto"/>
              </w:divBdr>
            </w:div>
            <w:div w:id="1893542240">
              <w:marLeft w:val="0"/>
              <w:marRight w:val="0"/>
              <w:marTop w:val="0"/>
              <w:marBottom w:val="0"/>
              <w:divBdr>
                <w:top w:val="none" w:sz="0" w:space="0" w:color="auto"/>
                <w:left w:val="none" w:sz="0" w:space="0" w:color="auto"/>
                <w:bottom w:val="none" w:sz="0" w:space="0" w:color="auto"/>
                <w:right w:val="none" w:sz="0" w:space="0" w:color="auto"/>
              </w:divBdr>
            </w:div>
            <w:div w:id="1314288597">
              <w:marLeft w:val="0"/>
              <w:marRight w:val="0"/>
              <w:marTop w:val="0"/>
              <w:marBottom w:val="0"/>
              <w:divBdr>
                <w:top w:val="none" w:sz="0" w:space="0" w:color="auto"/>
                <w:left w:val="none" w:sz="0" w:space="0" w:color="auto"/>
                <w:bottom w:val="none" w:sz="0" w:space="0" w:color="auto"/>
                <w:right w:val="none" w:sz="0" w:space="0" w:color="auto"/>
              </w:divBdr>
            </w:div>
            <w:div w:id="1727099612">
              <w:marLeft w:val="0"/>
              <w:marRight w:val="0"/>
              <w:marTop w:val="0"/>
              <w:marBottom w:val="0"/>
              <w:divBdr>
                <w:top w:val="none" w:sz="0" w:space="0" w:color="auto"/>
                <w:left w:val="none" w:sz="0" w:space="0" w:color="auto"/>
                <w:bottom w:val="none" w:sz="0" w:space="0" w:color="auto"/>
                <w:right w:val="none" w:sz="0" w:space="0" w:color="auto"/>
              </w:divBdr>
            </w:div>
            <w:div w:id="365258454">
              <w:marLeft w:val="0"/>
              <w:marRight w:val="0"/>
              <w:marTop w:val="0"/>
              <w:marBottom w:val="0"/>
              <w:divBdr>
                <w:top w:val="none" w:sz="0" w:space="0" w:color="auto"/>
                <w:left w:val="none" w:sz="0" w:space="0" w:color="auto"/>
                <w:bottom w:val="none" w:sz="0" w:space="0" w:color="auto"/>
                <w:right w:val="none" w:sz="0" w:space="0" w:color="auto"/>
              </w:divBdr>
            </w:div>
            <w:div w:id="951399993">
              <w:marLeft w:val="0"/>
              <w:marRight w:val="0"/>
              <w:marTop w:val="0"/>
              <w:marBottom w:val="0"/>
              <w:divBdr>
                <w:top w:val="none" w:sz="0" w:space="0" w:color="auto"/>
                <w:left w:val="none" w:sz="0" w:space="0" w:color="auto"/>
                <w:bottom w:val="none" w:sz="0" w:space="0" w:color="auto"/>
                <w:right w:val="none" w:sz="0" w:space="0" w:color="auto"/>
              </w:divBdr>
            </w:div>
            <w:div w:id="1024743666">
              <w:marLeft w:val="0"/>
              <w:marRight w:val="0"/>
              <w:marTop w:val="0"/>
              <w:marBottom w:val="0"/>
              <w:divBdr>
                <w:top w:val="none" w:sz="0" w:space="0" w:color="auto"/>
                <w:left w:val="none" w:sz="0" w:space="0" w:color="auto"/>
                <w:bottom w:val="none" w:sz="0" w:space="0" w:color="auto"/>
                <w:right w:val="none" w:sz="0" w:space="0" w:color="auto"/>
              </w:divBdr>
            </w:div>
            <w:div w:id="1437629437">
              <w:marLeft w:val="0"/>
              <w:marRight w:val="0"/>
              <w:marTop w:val="0"/>
              <w:marBottom w:val="0"/>
              <w:divBdr>
                <w:top w:val="none" w:sz="0" w:space="0" w:color="auto"/>
                <w:left w:val="none" w:sz="0" w:space="0" w:color="auto"/>
                <w:bottom w:val="none" w:sz="0" w:space="0" w:color="auto"/>
                <w:right w:val="none" w:sz="0" w:space="0" w:color="auto"/>
              </w:divBdr>
            </w:div>
            <w:div w:id="999575906">
              <w:marLeft w:val="0"/>
              <w:marRight w:val="0"/>
              <w:marTop w:val="0"/>
              <w:marBottom w:val="0"/>
              <w:divBdr>
                <w:top w:val="none" w:sz="0" w:space="0" w:color="auto"/>
                <w:left w:val="none" w:sz="0" w:space="0" w:color="auto"/>
                <w:bottom w:val="none" w:sz="0" w:space="0" w:color="auto"/>
                <w:right w:val="none" w:sz="0" w:space="0" w:color="auto"/>
              </w:divBdr>
            </w:div>
            <w:div w:id="1028069033">
              <w:marLeft w:val="0"/>
              <w:marRight w:val="0"/>
              <w:marTop w:val="0"/>
              <w:marBottom w:val="0"/>
              <w:divBdr>
                <w:top w:val="none" w:sz="0" w:space="0" w:color="auto"/>
                <w:left w:val="none" w:sz="0" w:space="0" w:color="auto"/>
                <w:bottom w:val="none" w:sz="0" w:space="0" w:color="auto"/>
                <w:right w:val="none" w:sz="0" w:space="0" w:color="auto"/>
              </w:divBdr>
            </w:div>
            <w:div w:id="1303463961">
              <w:marLeft w:val="0"/>
              <w:marRight w:val="0"/>
              <w:marTop w:val="0"/>
              <w:marBottom w:val="0"/>
              <w:divBdr>
                <w:top w:val="none" w:sz="0" w:space="0" w:color="auto"/>
                <w:left w:val="none" w:sz="0" w:space="0" w:color="auto"/>
                <w:bottom w:val="none" w:sz="0" w:space="0" w:color="auto"/>
                <w:right w:val="none" w:sz="0" w:space="0" w:color="auto"/>
              </w:divBdr>
            </w:div>
            <w:div w:id="158615561">
              <w:marLeft w:val="0"/>
              <w:marRight w:val="0"/>
              <w:marTop w:val="0"/>
              <w:marBottom w:val="0"/>
              <w:divBdr>
                <w:top w:val="none" w:sz="0" w:space="0" w:color="auto"/>
                <w:left w:val="none" w:sz="0" w:space="0" w:color="auto"/>
                <w:bottom w:val="none" w:sz="0" w:space="0" w:color="auto"/>
                <w:right w:val="none" w:sz="0" w:space="0" w:color="auto"/>
              </w:divBdr>
            </w:div>
            <w:div w:id="770971424">
              <w:marLeft w:val="0"/>
              <w:marRight w:val="0"/>
              <w:marTop w:val="0"/>
              <w:marBottom w:val="0"/>
              <w:divBdr>
                <w:top w:val="none" w:sz="0" w:space="0" w:color="auto"/>
                <w:left w:val="none" w:sz="0" w:space="0" w:color="auto"/>
                <w:bottom w:val="none" w:sz="0" w:space="0" w:color="auto"/>
                <w:right w:val="none" w:sz="0" w:space="0" w:color="auto"/>
              </w:divBdr>
            </w:div>
            <w:div w:id="1111899447">
              <w:marLeft w:val="0"/>
              <w:marRight w:val="0"/>
              <w:marTop w:val="0"/>
              <w:marBottom w:val="0"/>
              <w:divBdr>
                <w:top w:val="none" w:sz="0" w:space="0" w:color="auto"/>
                <w:left w:val="none" w:sz="0" w:space="0" w:color="auto"/>
                <w:bottom w:val="none" w:sz="0" w:space="0" w:color="auto"/>
                <w:right w:val="none" w:sz="0" w:space="0" w:color="auto"/>
              </w:divBdr>
            </w:div>
            <w:div w:id="2012835944">
              <w:marLeft w:val="0"/>
              <w:marRight w:val="0"/>
              <w:marTop w:val="0"/>
              <w:marBottom w:val="0"/>
              <w:divBdr>
                <w:top w:val="none" w:sz="0" w:space="0" w:color="auto"/>
                <w:left w:val="none" w:sz="0" w:space="0" w:color="auto"/>
                <w:bottom w:val="none" w:sz="0" w:space="0" w:color="auto"/>
                <w:right w:val="none" w:sz="0" w:space="0" w:color="auto"/>
              </w:divBdr>
            </w:div>
            <w:div w:id="2011324942">
              <w:marLeft w:val="0"/>
              <w:marRight w:val="0"/>
              <w:marTop w:val="0"/>
              <w:marBottom w:val="0"/>
              <w:divBdr>
                <w:top w:val="none" w:sz="0" w:space="0" w:color="auto"/>
                <w:left w:val="none" w:sz="0" w:space="0" w:color="auto"/>
                <w:bottom w:val="none" w:sz="0" w:space="0" w:color="auto"/>
                <w:right w:val="none" w:sz="0" w:space="0" w:color="auto"/>
              </w:divBdr>
            </w:div>
            <w:div w:id="1278416446">
              <w:marLeft w:val="0"/>
              <w:marRight w:val="0"/>
              <w:marTop w:val="0"/>
              <w:marBottom w:val="0"/>
              <w:divBdr>
                <w:top w:val="none" w:sz="0" w:space="0" w:color="auto"/>
                <w:left w:val="none" w:sz="0" w:space="0" w:color="auto"/>
                <w:bottom w:val="none" w:sz="0" w:space="0" w:color="auto"/>
                <w:right w:val="none" w:sz="0" w:space="0" w:color="auto"/>
              </w:divBdr>
            </w:div>
            <w:div w:id="13920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269">
      <w:bodyDiv w:val="1"/>
      <w:marLeft w:val="0"/>
      <w:marRight w:val="0"/>
      <w:marTop w:val="0"/>
      <w:marBottom w:val="0"/>
      <w:divBdr>
        <w:top w:val="none" w:sz="0" w:space="0" w:color="auto"/>
        <w:left w:val="none" w:sz="0" w:space="0" w:color="auto"/>
        <w:bottom w:val="none" w:sz="0" w:space="0" w:color="auto"/>
        <w:right w:val="none" w:sz="0" w:space="0" w:color="auto"/>
      </w:divBdr>
      <w:divsChild>
        <w:div w:id="1087270354">
          <w:marLeft w:val="0"/>
          <w:marRight w:val="0"/>
          <w:marTop w:val="0"/>
          <w:marBottom w:val="0"/>
          <w:divBdr>
            <w:top w:val="none" w:sz="0" w:space="0" w:color="auto"/>
            <w:left w:val="none" w:sz="0" w:space="0" w:color="auto"/>
            <w:bottom w:val="none" w:sz="0" w:space="0" w:color="auto"/>
            <w:right w:val="none" w:sz="0" w:space="0" w:color="auto"/>
          </w:divBdr>
          <w:divsChild>
            <w:div w:id="1248420029">
              <w:marLeft w:val="0"/>
              <w:marRight w:val="0"/>
              <w:marTop w:val="0"/>
              <w:marBottom w:val="0"/>
              <w:divBdr>
                <w:top w:val="none" w:sz="0" w:space="0" w:color="auto"/>
                <w:left w:val="none" w:sz="0" w:space="0" w:color="auto"/>
                <w:bottom w:val="none" w:sz="0" w:space="0" w:color="auto"/>
                <w:right w:val="none" w:sz="0" w:space="0" w:color="auto"/>
              </w:divBdr>
            </w:div>
            <w:div w:id="1460495586">
              <w:marLeft w:val="0"/>
              <w:marRight w:val="0"/>
              <w:marTop w:val="0"/>
              <w:marBottom w:val="0"/>
              <w:divBdr>
                <w:top w:val="none" w:sz="0" w:space="0" w:color="auto"/>
                <w:left w:val="none" w:sz="0" w:space="0" w:color="auto"/>
                <w:bottom w:val="none" w:sz="0" w:space="0" w:color="auto"/>
                <w:right w:val="none" w:sz="0" w:space="0" w:color="auto"/>
              </w:divBdr>
            </w:div>
            <w:div w:id="1168055060">
              <w:marLeft w:val="0"/>
              <w:marRight w:val="0"/>
              <w:marTop w:val="0"/>
              <w:marBottom w:val="0"/>
              <w:divBdr>
                <w:top w:val="none" w:sz="0" w:space="0" w:color="auto"/>
                <w:left w:val="none" w:sz="0" w:space="0" w:color="auto"/>
                <w:bottom w:val="none" w:sz="0" w:space="0" w:color="auto"/>
                <w:right w:val="none" w:sz="0" w:space="0" w:color="auto"/>
              </w:divBdr>
            </w:div>
            <w:div w:id="1512793077">
              <w:marLeft w:val="0"/>
              <w:marRight w:val="0"/>
              <w:marTop w:val="0"/>
              <w:marBottom w:val="0"/>
              <w:divBdr>
                <w:top w:val="none" w:sz="0" w:space="0" w:color="auto"/>
                <w:left w:val="none" w:sz="0" w:space="0" w:color="auto"/>
                <w:bottom w:val="none" w:sz="0" w:space="0" w:color="auto"/>
                <w:right w:val="none" w:sz="0" w:space="0" w:color="auto"/>
              </w:divBdr>
            </w:div>
            <w:div w:id="1608653876">
              <w:marLeft w:val="0"/>
              <w:marRight w:val="0"/>
              <w:marTop w:val="0"/>
              <w:marBottom w:val="0"/>
              <w:divBdr>
                <w:top w:val="none" w:sz="0" w:space="0" w:color="auto"/>
                <w:left w:val="none" w:sz="0" w:space="0" w:color="auto"/>
                <w:bottom w:val="none" w:sz="0" w:space="0" w:color="auto"/>
                <w:right w:val="none" w:sz="0" w:space="0" w:color="auto"/>
              </w:divBdr>
            </w:div>
            <w:div w:id="2097242026">
              <w:marLeft w:val="0"/>
              <w:marRight w:val="0"/>
              <w:marTop w:val="0"/>
              <w:marBottom w:val="0"/>
              <w:divBdr>
                <w:top w:val="none" w:sz="0" w:space="0" w:color="auto"/>
                <w:left w:val="none" w:sz="0" w:space="0" w:color="auto"/>
                <w:bottom w:val="none" w:sz="0" w:space="0" w:color="auto"/>
                <w:right w:val="none" w:sz="0" w:space="0" w:color="auto"/>
              </w:divBdr>
            </w:div>
            <w:div w:id="593783085">
              <w:marLeft w:val="0"/>
              <w:marRight w:val="0"/>
              <w:marTop w:val="0"/>
              <w:marBottom w:val="0"/>
              <w:divBdr>
                <w:top w:val="none" w:sz="0" w:space="0" w:color="auto"/>
                <w:left w:val="none" w:sz="0" w:space="0" w:color="auto"/>
                <w:bottom w:val="none" w:sz="0" w:space="0" w:color="auto"/>
                <w:right w:val="none" w:sz="0" w:space="0" w:color="auto"/>
              </w:divBdr>
            </w:div>
            <w:div w:id="186218829">
              <w:marLeft w:val="0"/>
              <w:marRight w:val="0"/>
              <w:marTop w:val="0"/>
              <w:marBottom w:val="0"/>
              <w:divBdr>
                <w:top w:val="none" w:sz="0" w:space="0" w:color="auto"/>
                <w:left w:val="none" w:sz="0" w:space="0" w:color="auto"/>
                <w:bottom w:val="none" w:sz="0" w:space="0" w:color="auto"/>
                <w:right w:val="none" w:sz="0" w:space="0" w:color="auto"/>
              </w:divBdr>
            </w:div>
            <w:div w:id="568419682">
              <w:marLeft w:val="0"/>
              <w:marRight w:val="0"/>
              <w:marTop w:val="0"/>
              <w:marBottom w:val="0"/>
              <w:divBdr>
                <w:top w:val="none" w:sz="0" w:space="0" w:color="auto"/>
                <w:left w:val="none" w:sz="0" w:space="0" w:color="auto"/>
                <w:bottom w:val="none" w:sz="0" w:space="0" w:color="auto"/>
                <w:right w:val="none" w:sz="0" w:space="0" w:color="auto"/>
              </w:divBdr>
            </w:div>
            <w:div w:id="355039841">
              <w:marLeft w:val="0"/>
              <w:marRight w:val="0"/>
              <w:marTop w:val="0"/>
              <w:marBottom w:val="0"/>
              <w:divBdr>
                <w:top w:val="none" w:sz="0" w:space="0" w:color="auto"/>
                <w:left w:val="none" w:sz="0" w:space="0" w:color="auto"/>
                <w:bottom w:val="none" w:sz="0" w:space="0" w:color="auto"/>
                <w:right w:val="none" w:sz="0" w:space="0" w:color="auto"/>
              </w:divBdr>
            </w:div>
            <w:div w:id="380324469">
              <w:marLeft w:val="0"/>
              <w:marRight w:val="0"/>
              <w:marTop w:val="0"/>
              <w:marBottom w:val="0"/>
              <w:divBdr>
                <w:top w:val="none" w:sz="0" w:space="0" w:color="auto"/>
                <w:left w:val="none" w:sz="0" w:space="0" w:color="auto"/>
                <w:bottom w:val="none" w:sz="0" w:space="0" w:color="auto"/>
                <w:right w:val="none" w:sz="0" w:space="0" w:color="auto"/>
              </w:divBdr>
            </w:div>
            <w:div w:id="51388255">
              <w:marLeft w:val="0"/>
              <w:marRight w:val="0"/>
              <w:marTop w:val="0"/>
              <w:marBottom w:val="0"/>
              <w:divBdr>
                <w:top w:val="none" w:sz="0" w:space="0" w:color="auto"/>
                <w:left w:val="none" w:sz="0" w:space="0" w:color="auto"/>
                <w:bottom w:val="none" w:sz="0" w:space="0" w:color="auto"/>
                <w:right w:val="none" w:sz="0" w:space="0" w:color="auto"/>
              </w:divBdr>
            </w:div>
            <w:div w:id="500392813">
              <w:marLeft w:val="0"/>
              <w:marRight w:val="0"/>
              <w:marTop w:val="0"/>
              <w:marBottom w:val="0"/>
              <w:divBdr>
                <w:top w:val="none" w:sz="0" w:space="0" w:color="auto"/>
                <w:left w:val="none" w:sz="0" w:space="0" w:color="auto"/>
                <w:bottom w:val="none" w:sz="0" w:space="0" w:color="auto"/>
                <w:right w:val="none" w:sz="0" w:space="0" w:color="auto"/>
              </w:divBdr>
            </w:div>
            <w:div w:id="1995911666">
              <w:marLeft w:val="0"/>
              <w:marRight w:val="0"/>
              <w:marTop w:val="0"/>
              <w:marBottom w:val="0"/>
              <w:divBdr>
                <w:top w:val="none" w:sz="0" w:space="0" w:color="auto"/>
                <w:left w:val="none" w:sz="0" w:space="0" w:color="auto"/>
                <w:bottom w:val="none" w:sz="0" w:space="0" w:color="auto"/>
                <w:right w:val="none" w:sz="0" w:space="0" w:color="auto"/>
              </w:divBdr>
            </w:div>
            <w:div w:id="636764568">
              <w:marLeft w:val="0"/>
              <w:marRight w:val="0"/>
              <w:marTop w:val="0"/>
              <w:marBottom w:val="0"/>
              <w:divBdr>
                <w:top w:val="none" w:sz="0" w:space="0" w:color="auto"/>
                <w:left w:val="none" w:sz="0" w:space="0" w:color="auto"/>
                <w:bottom w:val="none" w:sz="0" w:space="0" w:color="auto"/>
                <w:right w:val="none" w:sz="0" w:space="0" w:color="auto"/>
              </w:divBdr>
            </w:div>
            <w:div w:id="154685538">
              <w:marLeft w:val="0"/>
              <w:marRight w:val="0"/>
              <w:marTop w:val="0"/>
              <w:marBottom w:val="0"/>
              <w:divBdr>
                <w:top w:val="none" w:sz="0" w:space="0" w:color="auto"/>
                <w:left w:val="none" w:sz="0" w:space="0" w:color="auto"/>
                <w:bottom w:val="none" w:sz="0" w:space="0" w:color="auto"/>
                <w:right w:val="none" w:sz="0" w:space="0" w:color="auto"/>
              </w:divBdr>
            </w:div>
            <w:div w:id="1336422629">
              <w:marLeft w:val="0"/>
              <w:marRight w:val="0"/>
              <w:marTop w:val="0"/>
              <w:marBottom w:val="0"/>
              <w:divBdr>
                <w:top w:val="none" w:sz="0" w:space="0" w:color="auto"/>
                <w:left w:val="none" w:sz="0" w:space="0" w:color="auto"/>
                <w:bottom w:val="none" w:sz="0" w:space="0" w:color="auto"/>
                <w:right w:val="none" w:sz="0" w:space="0" w:color="auto"/>
              </w:divBdr>
            </w:div>
            <w:div w:id="1784693915">
              <w:marLeft w:val="0"/>
              <w:marRight w:val="0"/>
              <w:marTop w:val="0"/>
              <w:marBottom w:val="0"/>
              <w:divBdr>
                <w:top w:val="none" w:sz="0" w:space="0" w:color="auto"/>
                <w:left w:val="none" w:sz="0" w:space="0" w:color="auto"/>
                <w:bottom w:val="none" w:sz="0" w:space="0" w:color="auto"/>
                <w:right w:val="none" w:sz="0" w:space="0" w:color="auto"/>
              </w:divBdr>
            </w:div>
            <w:div w:id="2354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3513">
      <w:bodyDiv w:val="1"/>
      <w:marLeft w:val="0"/>
      <w:marRight w:val="0"/>
      <w:marTop w:val="0"/>
      <w:marBottom w:val="0"/>
      <w:divBdr>
        <w:top w:val="none" w:sz="0" w:space="0" w:color="auto"/>
        <w:left w:val="none" w:sz="0" w:space="0" w:color="auto"/>
        <w:bottom w:val="none" w:sz="0" w:space="0" w:color="auto"/>
        <w:right w:val="none" w:sz="0" w:space="0" w:color="auto"/>
      </w:divBdr>
    </w:div>
    <w:div w:id="839001048">
      <w:bodyDiv w:val="1"/>
      <w:marLeft w:val="0"/>
      <w:marRight w:val="0"/>
      <w:marTop w:val="0"/>
      <w:marBottom w:val="0"/>
      <w:divBdr>
        <w:top w:val="none" w:sz="0" w:space="0" w:color="auto"/>
        <w:left w:val="none" w:sz="0" w:space="0" w:color="auto"/>
        <w:bottom w:val="none" w:sz="0" w:space="0" w:color="auto"/>
        <w:right w:val="none" w:sz="0" w:space="0" w:color="auto"/>
      </w:divBdr>
    </w:div>
    <w:div w:id="848132725">
      <w:bodyDiv w:val="1"/>
      <w:marLeft w:val="0"/>
      <w:marRight w:val="0"/>
      <w:marTop w:val="0"/>
      <w:marBottom w:val="0"/>
      <w:divBdr>
        <w:top w:val="none" w:sz="0" w:space="0" w:color="auto"/>
        <w:left w:val="none" w:sz="0" w:space="0" w:color="auto"/>
        <w:bottom w:val="none" w:sz="0" w:space="0" w:color="auto"/>
        <w:right w:val="none" w:sz="0" w:space="0" w:color="auto"/>
      </w:divBdr>
    </w:div>
    <w:div w:id="856188438">
      <w:bodyDiv w:val="1"/>
      <w:marLeft w:val="0"/>
      <w:marRight w:val="0"/>
      <w:marTop w:val="0"/>
      <w:marBottom w:val="0"/>
      <w:divBdr>
        <w:top w:val="none" w:sz="0" w:space="0" w:color="auto"/>
        <w:left w:val="none" w:sz="0" w:space="0" w:color="auto"/>
        <w:bottom w:val="none" w:sz="0" w:space="0" w:color="auto"/>
        <w:right w:val="none" w:sz="0" w:space="0" w:color="auto"/>
      </w:divBdr>
    </w:div>
    <w:div w:id="858544347">
      <w:bodyDiv w:val="1"/>
      <w:marLeft w:val="0"/>
      <w:marRight w:val="0"/>
      <w:marTop w:val="0"/>
      <w:marBottom w:val="0"/>
      <w:divBdr>
        <w:top w:val="none" w:sz="0" w:space="0" w:color="auto"/>
        <w:left w:val="none" w:sz="0" w:space="0" w:color="auto"/>
        <w:bottom w:val="none" w:sz="0" w:space="0" w:color="auto"/>
        <w:right w:val="none" w:sz="0" w:space="0" w:color="auto"/>
      </w:divBdr>
    </w:div>
    <w:div w:id="859050822">
      <w:bodyDiv w:val="1"/>
      <w:marLeft w:val="0"/>
      <w:marRight w:val="0"/>
      <w:marTop w:val="0"/>
      <w:marBottom w:val="0"/>
      <w:divBdr>
        <w:top w:val="none" w:sz="0" w:space="0" w:color="auto"/>
        <w:left w:val="none" w:sz="0" w:space="0" w:color="auto"/>
        <w:bottom w:val="none" w:sz="0" w:space="0" w:color="auto"/>
        <w:right w:val="none" w:sz="0" w:space="0" w:color="auto"/>
      </w:divBdr>
    </w:div>
    <w:div w:id="868031487">
      <w:bodyDiv w:val="1"/>
      <w:marLeft w:val="0"/>
      <w:marRight w:val="0"/>
      <w:marTop w:val="0"/>
      <w:marBottom w:val="0"/>
      <w:divBdr>
        <w:top w:val="none" w:sz="0" w:space="0" w:color="auto"/>
        <w:left w:val="none" w:sz="0" w:space="0" w:color="auto"/>
        <w:bottom w:val="none" w:sz="0" w:space="0" w:color="auto"/>
        <w:right w:val="none" w:sz="0" w:space="0" w:color="auto"/>
      </w:divBdr>
    </w:div>
    <w:div w:id="872352051">
      <w:bodyDiv w:val="1"/>
      <w:marLeft w:val="0"/>
      <w:marRight w:val="0"/>
      <w:marTop w:val="0"/>
      <w:marBottom w:val="0"/>
      <w:divBdr>
        <w:top w:val="none" w:sz="0" w:space="0" w:color="auto"/>
        <w:left w:val="none" w:sz="0" w:space="0" w:color="auto"/>
        <w:bottom w:val="none" w:sz="0" w:space="0" w:color="auto"/>
        <w:right w:val="none" w:sz="0" w:space="0" w:color="auto"/>
      </w:divBdr>
    </w:div>
    <w:div w:id="875653598">
      <w:bodyDiv w:val="1"/>
      <w:marLeft w:val="0"/>
      <w:marRight w:val="0"/>
      <w:marTop w:val="0"/>
      <w:marBottom w:val="0"/>
      <w:divBdr>
        <w:top w:val="none" w:sz="0" w:space="0" w:color="auto"/>
        <w:left w:val="none" w:sz="0" w:space="0" w:color="auto"/>
        <w:bottom w:val="none" w:sz="0" w:space="0" w:color="auto"/>
        <w:right w:val="none" w:sz="0" w:space="0" w:color="auto"/>
      </w:divBdr>
    </w:div>
    <w:div w:id="882255492">
      <w:bodyDiv w:val="1"/>
      <w:marLeft w:val="0"/>
      <w:marRight w:val="0"/>
      <w:marTop w:val="0"/>
      <w:marBottom w:val="0"/>
      <w:divBdr>
        <w:top w:val="none" w:sz="0" w:space="0" w:color="auto"/>
        <w:left w:val="none" w:sz="0" w:space="0" w:color="auto"/>
        <w:bottom w:val="none" w:sz="0" w:space="0" w:color="auto"/>
        <w:right w:val="none" w:sz="0" w:space="0" w:color="auto"/>
      </w:divBdr>
    </w:div>
    <w:div w:id="886726540">
      <w:bodyDiv w:val="1"/>
      <w:marLeft w:val="0"/>
      <w:marRight w:val="0"/>
      <w:marTop w:val="0"/>
      <w:marBottom w:val="0"/>
      <w:divBdr>
        <w:top w:val="none" w:sz="0" w:space="0" w:color="auto"/>
        <w:left w:val="none" w:sz="0" w:space="0" w:color="auto"/>
        <w:bottom w:val="none" w:sz="0" w:space="0" w:color="auto"/>
        <w:right w:val="none" w:sz="0" w:space="0" w:color="auto"/>
      </w:divBdr>
      <w:divsChild>
        <w:div w:id="669793245">
          <w:marLeft w:val="0"/>
          <w:marRight w:val="0"/>
          <w:marTop w:val="0"/>
          <w:marBottom w:val="0"/>
          <w:divBdr>
            <w:top w:val="none" w:sz="0" w:space="0" w:color="auto"/>
            <w:left w:val="none" w:sz="0" w:space="0" w:color="auto"/>
            <w:bottom w:val="none" w:sz="0" w:space="0" w:color="auto"/>
            <w:right w:val="none" w:sz="0" w:space="0" w:color="auto"/>
          </w:divBdr>
          <w:divsChild>
            <w:div w:id="1200774579">
              <w:marLeft w:val="0"/>
              <w:marRight w:val="0"/>
              <w:marTop w:val="0"/>
              <w:marBottom w:val="0"/>
              <w:divBdr>
                <w:top w:val="none" w:sz="0" w:space="0" w:color="auto"/>
                <w:left w:val="none" w:sz="0" w:space="0" w:color="auto"/>
                <w:bottom w:val="none" w:sz="0" w:space="0" w:color="auto"/>
                <w:right w:val="none" w:sz="0" w:space="0" w:color="auto"/>
              </w:divBdr>
            </w:div>
            <w:div w:id="922489327">
              <w:marLeft w:val="0"/>
              <w:marRight w:val="0"/>
              <w:marTop w:val="0"/>
              <w:marBottom w:val="0"/>
              <w:divBdr>
                <w:top w:val="none" w:sz="0" w:space="0" w:color="auto"/>
                <w:left w:val="none" w:sz="0" w:space="0" w:color="auto"/>
                <w:bottom w:val="none" w:sz="0" w:space="0" w:color="auto"/>
                <w:right w:val="none" w:sz="0" w:space="0" w:color="auto"/>
              </w:divBdr>
            </w:div>
            <w:div w:id="225456019">
              <w:marLeft w:val="0"/>
              <w:marRight w:val="0"/>
              <w:marTop w:val="0"/>
              <w:marBottom w:val="0"/>
              <w:divBdr>
                <w:top w:val="none" w:sz="0" w:space="0" w:color="auto"/>
                <w:left w:val="none" w:sz="0" w:space="0" w:color="auto"/>
                <w:bottom w:val="none" w:sz="0" w:space="0" w:color="auto"/>
                <w:right w:val="none" w:sz="0" w:space="0" w:color="auto"/>
              </w:divBdr>
            </w:div>
            <w:div w:id="803306841">
              <w:marLeft w:val="0"/>
              <w:marRight w:val="0"/>
              <w:marTop w:val="0"/>
              <w:marBottom w:val="0"/>
              <w:divBdr>
                <w:top w:val="none" w:sz="0" w:space="0" w:color="auto"/>
                <w:left w:val="none" w:sz="0" w:space="0" w:color="auto"/>
                <w:bottom w:val="none" w:sz="0" w:space="0" w:color="auto"/>
                <w:right w:val="none" w:sz="0" w:space="0" w:color="auto"/>
              </w:divBdr>
            </w:div>
            <w:div w:id="1949579487">
              <w:marLeft w:val="0"/>
              <w:marRight w:val="0"/>
              <w:marTop w:val="0"/>
              <w:marBottom w:val="0"/>
              <w:divBdr>
                <w:top w:val="none" w:sz="0" w:space="0" w:color="auto"/>
                <w:left w:val="none" w:sz="0" w:space="0" w:color="auto"/>
                <w:bottom w:val="none" w:sz="0" w:space="0" w:color="auto"/>
                <w:right w:val="none" w:sz="0" w:space="0" w:color="auto"/>
              </w:divBdr>
            </w:div>
            <w:div w:id="1286814574">
              <w:marLeft w:val="0"/>
              <w:marRight w:val="0"/>
              <w:marTop w:val="0"/>
              <w:marBottom w:val="0"/>
              <w:divBdr>
                <w:top w:val="none" w:sz="0" w:space="0" w:color="auto"/>
                <w:left w:val="none" w:sz="0" w:space="0" w:color="auto"/>
                <w:bottom w:val="none" w:sz="0" w:space="0" w:color="auto"/>
                <w:right w:val="none" w:sz="0" w:space="0" w:color="auto"/>
              </w:divBdr>
            </w:div>
            <w:div w:id="63337861">
              <w:marLeft w:val="0"/>
              <w:marRight w:val="0"/>
              <w:marTop w:val="0"/>
              <w:marBottom w:val="0"/>
              <w:divBdr>
                <w:top w:val="none" w:sz="0" w:space="0" w:color="auto"/>
                <w:left w:val="none" w:sz="0" w:space="0" w:color="auto"/>
                <w:bottom w:val="none" w:sz="0" w:space="0" w:color="auto"/>
                <w:right w:val="none" w:sz="0" w:space="0" w:color="auto"/>
              </w:divBdr>
            </w:div>
            <w:div w:id="688146913">
              <w:marLeft w:val="0"/>
              <w:marRight w:val="0"/>
              <w:marTop w:val="0"/>
              <w:marBottom w:val="0"/>
              <w:divBdr>
                <w:top w:val="none" w:sz="0" w:space="0" w:color="auto"/>
                <w:left w:val="none" w:sz="0" w:space="0" w:color="auto"/>
                <w:bottom w:val="none" w:sz="0" w:space="0" w:color="auto"/>
                <w:right w:val="none" w:sz="0" w:space="0" w:color="auto"/>
              </w:divBdr>
            </w:div>
            <w:div w:id="1651397592">
              <w:marLeft w:val="0"/>
              <w:marRight w:val="0"/>
              <w:marTop w:val="0"/>
              <w:marBottom w:val="0"/>
              <w:divBdr>
                <w:top w:val="none" w:sz="0" w:space="0" w:color="auto"/>
                <w:left w:val="none" w:sz="0" w:space="0" w:color="auto"/>
                <w:bottom w:val="none" w:sz="0" w:space="0" w:color="auto"/>
                <w:right w:val="none" w:sz="0" w:space="0" w:color="auto"/>
              </w:divBdr>
            </w:div>
            <w:div w:id="905576652">
              <w:marLeft w:val="0"/>
              <w:marRight w:val="0"/>
              <w:marTop w:val="0"/>
              <w:marBottom w:val="0"/>
              <w:divBdr>
                <w:top w:val="none" w:sz="0" w:space="0" w:color="auto"/>
                <w:left w:val="none" w:sz="0" w:space="0" w:color="auto"/>
                <w:bottom w:val="none" w:sz="0" w:space="0" w:color="auto"/>
                <w:right w:val="none" w:sz="0" w:space="0" w:color="auto"/>
              </w:divBdr>
            </w:div>
            <w:div w:id="454760529">
              <w:marLeft w:val="0"/>
              <w:marRight w:val="0"/>
              <w:marTop w:val="0"/>
              <w:marBottom w:val="0"/>
              <w:divBdr>
                <w:top w:val="none" w:sz="0" w:space="0" w:color="auto"/>
                <w:left w:val="none" w:sz="0" w:space="0" w:color="auto"/>
                <w:bottom w:val="none" w:sz="0" w:space="0" w:color="auto"/>
                <w:right w:val="none" w:sz="0" w:space="0" w:color="auto"/>
              </w:divBdr>
            </w:div>
            <w:div w:id="1497332860">
              <w:marLeft w:val="0"/>
              <w:marRight w:val="0"/>
              <w:marTop w:val="0"/>
              <w:marBottom w:val="0"/>
              <w:divBdr>
                <w:top w:val="none" w:sz="0" w:space="0" w:color="auto"/>
                <w:left w:val="none" w:sz="0" w:space="0" w:color="auto"/>
                <w:bottom w:val="none" w:sz="0" w:space="0" w:color="auto"/>
                <w:right w:val="none" w:sz="0" w:space="0" w:color="auto"/>
              </w:divBdr>
            </w:div>
            <w:div w:id="1448353927">
              <w:marLeft w:val="0"/>
              <w:marRight w:val="0"/>
              <w:marTop w:val="0"/>
              <w:marBottom w:val="0"/>
              <w:divBdr>
                <w:top w:val="none" w:sz="0" w:space="0" w:color="auto"/>
                <w:left w:val="none" w:sz="0" w:space="0" w:color="auto"/>
                <w:bottom w:val="none" w:sz="0" w:space="0" w:color="auto"/>
                <w:right w:val="none" w:sz="0" w:space="0" w:color="auto"/>
              </w:divBdr>
            </w:div>
            <w:div w:id="18052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413">
      <w:bodyDiv w:val="1"/>
      <w:marLeft w:val="0"/>
      <w:marRight w:val="0"/>
      <w:marTop w:val="0"/>
      <w:marBottom w:val="0"/>
      <w:divBdr>
        <w:top w:val="none" w:sz="0" w:space="0" w:color="auto"/>
        <w:left w:val="none" w:sz="0" w:space="0" w:color="auto"/>
        <w:bottom w:val="none" w:sz="0" w:space="0" w:color="auto"/>
        <w:right w:val="none" w:sz="0" w:space="0" w:color="auto"/>
      </w:divBdr>
      <w:divsChild>
        <w:div w:id="2064475525">
          <w:marLeft w:val="0"/>
          <w:marRight w:val="0"/>
          <w:marTop w:val="0"/>
          <w:marBottom w:val="0"/>
          <w:divBdr>
            <w:top w:val="none" w:sz="0" w:space="0" w:color="auto"/>
            <w:left w:val="none" w:sz="0" w:space="0" w:color="auto"/>
            <w:bottom w:val="none" w:sz="0" w:space="0" w:color="auto"/>
            <w:right w:val="none" w:sz="0" w:space="0" w:color="auto"/>
          </w:divBdr>
          <w:divsChild>
            <w:div w:id="1562134948">
              <w:marLeft w:val="0"/>
              <w:marRight w:val="0"/>
              <w:marTop w:val="0"/>
              <w:marBottom w:val="0"/>
              <w:divBdr>
                <w:top w:val="none" w:sz="0" w:space="0" w:color="auto"/>
                <w:left w:val="none" w:sz="0" w:space="0" w:color="auto"/>
                <w:bottom w:val="none" w:sz="0" w:space="0" w:color="auto"/>
                <w:right w:val="none" w:sz="0" w:space="0" w:color="auto"/>
              </w:divBdr>
            </w:div>
            <w:div w:id="857735232">
              <w:marLeft w:val="0"/>
              <w:marRight w:val="0"/>
              <w:marTop w:val="0"/>
              <w:marBottom w:val="0"/>
              <w:divBdr>
                <w:top w:val="none" w:sz="0" w:space="0" w:color="auto"/>
                <w:left w:val="none" w:sz="0" w:space="0" w:color="auto"/>
                <w:bottom w:val="none" w:sz="0" w:space="0" w:color="auto"/>
                <w:right w:val="none" w:sz="0" w:space="0" w:color="auto"/>
              </w:divBdr>
            </w:div>
            <w:div w:id="638343459">
              <w:marLeft w:val="0"/>
              <w:marRight w:val="0"/>
              <w:marTop w:val="0"/>
              <w:marBottom w:val="0"/>
              <w:divBdr>
                <w:top w:val="none" w:sz="0" w:space="0" w:color="auto"/>
                <w:left w:val="none" w:sz="0" w:space="0" w:color="auto"/>
                <w:bottom w:val="none" w:sz="0" w:space="0" w:color="auto"/>
                <w:right w:val="none" w:sz="0" w:space="0" w:color="auto"/>
              </w:divBdr>
            </w:div>
            <w:div w:id="1075972318">
              <w:marLeft w:val="0"/>
              <w:marRight w:val="0"/>
              <w:marTop w:val="0"/>
              <w:marBottom w:val="0"/>
              <w:divBdr>
                <w:top w:val="none" w:sz="0" w:space="0" w:color="auto"/>
                <w:left w:val="none" w:sz="0" w:space="0" w:color="auto"/>
                <w:bottom w:val="none" w:sz="0" w:space="0" w:color="auto"/>
                <w:right w:val="none" w:sz="0" w:space="0" w:color="auto"/>
              </w:divBdr>
            </w:div>
            <w:div w:id="959610862">
              <w:marLeft w:val="0"/>
              <w:marRight w:val="0"/>
              <w:marTop w:val="0"/>
              <w:marBottom w:val="0"/>
              <w:divBdr>
                <w:top w:val="none" w:sz="0" w:space="0" w:color="auto"/>
                <w:left w:val="none" w:sz="0" w:space="0" w:color="auto"/>
                <w:bottom w:val="none" w:sz="0" w:space="0" w:color="auto"/>
                <w:right w:val="none" w:sz="0" w:space="0" w:color="auto"/>
              </w:divBdr>
            </w:div>
            <w:div w:id="2073037320">
              <w:marLeft w:val="0"/>
              <w:marRight w:val="0"/>
              <w:marTop w:val="0"/>
              <w:marBottom w:val="0"/>
              <w:divBdr>
                <w:top w:val="none" w:sz="0" w:space="0" w:color="auto"/>
                <w:left w:val="none" w:sz="0" w:space="0" w:color="auto"/>
                <w:bottom w:val="none" w:sz="0" w:space="0" w:color="auto"/>
                <w:right w:val="none" w:sz="0" w:space="0" w:color="auto"/>
              </w:divBdr>
            </w:div>
            <w:div w:id="1375958826">
              <w:marLeft w:val="0"/>
              <w:marRight w:val="0"/>
              <w:marTop w:val="0"/>
              <w:marBottom w:val="0"/>
              <w:divBdr>
                <w:top w:val="none" w:sz="0" w:space="0" w:color="auto"/>
                <w:left w:val="none" w:sz="0" w:space="0" w:color="auto"/>
                <w:bottom w:val="none" w:sz="0" w:space="0" w:color="auto"/>
                <w:right w:val="none" w:sz="0" w:space="0" w:color="auto"/>
              </w:divBdr>
            </w:div>
            <w:div w:id="524829693">
              <w:marLeft w:val="0"/>
              <w:marRight w:val="0"/>
              <w:marTop w:val="0"/>
              <w:marBottom w:val="0"/>
              <w:divBdr>
                <w:top w:val="none" w:sz="0" w:space="0" w:color="auto"/>
                <w:left w:val="none" w:sz="0" w:space="0" w:color="auto"/>
                <w:bottom w:val="none" w:sz="0" w:space="0" w:color="auto"/>
                <w:right w:val="none" w:sz="0" w:space="0" w:color="auto"/>
              </w:divBdr>
            </w:div>
            <w:div w:id="1642423643">
              <w:marLeft w:val="0"/>
              <w:marRight w:val="0"/>
              <w:marTop w:val="0"/>
              <w:marBottom w:val="0"/>
              <w:divBdr>
                <w:top w:val="none" w:sz="0" w:space="0" w:color="auto"/>
                <w:left w:val="none" w:sz="0" w:space="0" w:color="auto"/>
                <w:bottom w:val="none" w:sz="0" w:space="0" w:color="auto"/>
                <w:right w:val="none" w:sz="0" w:space="0" w:color="auto"/>
              </w:divBdr>
            </w:div>
            <w:div w:id="2022656776">
              <w:marLeft w:val="0"/>
              <w:marRight w:val="0"/>
              <w:marTop w:val="0"/>
              <w:marBottom w:val="0"/>
              <w:divBdr>
                <w:top w:val="none" w:sz="0" w:space="0" w:color="auto"/>
                <w:left w:val="none" w:sz="0" w:space="0" w:color="auto"/>
                <w:bottom w:val="none" w:sz="0" w:space="0" w:color="auto"/>
                <w:right w:val="none" w:sz="0" w:space="0" w:color="auto"/>
              </w:divBdr>
            </w:div>
            <w:div w:id="483863747">
              <w:marLeft w:val="0"/>
              <w:marRight w:val="0"/>
              <w:marTop w:val="0"/>
              <w:marBottom w:val="0"/>
              <w:divBdr>
                <w:top w:val="none" w:sz="0" w:space="0" w:color="auto"/>
                <w:left w:val="none" w:sz="0" w:space="0" w:color="auto"/>
                <w:bottom w:val="none" w:sz="0" w:space="0" w:color="auto"/>
                <w:right w:val="none" w:sz="0" w:space="0" w:color="auto"/>
              </w:divBdr>
            </w:div>
            <w:div w:id="1445885375">
              <w:marLeft w:val="0"/>
              <w:marRight w:val="0"/>
              <w:marTop w:val="0"/>
              <w:marBottom w:val="0"/>
              <w:divBdr>
                <w:top w:val="none" w:sz="0" w:space="0" w:color="auto"/>
                <w:left w:val="none" w:sz="0" w:space="0" w:color="auto"/>
                <w:bottom w:val="none" w:sz="0" w:space="0" w:color="auto"/>
                <w:right w:val="none" w:sz="0" w:space="0" w:color="auto"/>
              </w:divBdr>
            </w:div>
            <w:div w:id="1313556525">
              <w:marLeft w:val="0"/>
              <w:marRight w:val="0"/>
              <w:marTop w:val="0"/>
              <w:marBottom w:val="0"/>
              <w:divBdr>
                <w:top w:val="none" w:sz="0" w:space="0" w:color="auto"/>
                <w:left w:val="none" w:sz="0" w:space="0" w:color="auto"/>
                <w:bottom w:val="none" w:sz="0" w:space="0" w:color="auto"/>
                <w:right w:val="none" w:sz="0" w:space="0" w:color="auto"/>
              </w:divBdr>
            </w:div>
            <w:div w:id="68190048">
              <w:marLeft w:val="0"/>
              <w:marRight w:val="0"/>
              <w:marTop w:val="0"/>
              <w:marBottom w:val="0"/>
              <w:divBdr>
                <w:top w:val="none" w:sz="0" w:space="0" w:color="auto"/>
                <w:left w:val="none" w:sz="0" w:space="0" w:color="auto"/>
                <w:bottom w:val="none" w:sz="0" w:space="0" w:color="auto"/>
                <w:right w:val="none" w:sz="0" w:space="0" w:color="auto"/>
              </w:divBdr>
            </w:div>
            <w:div w:id="639965665">
              <w:marLeft w:val="0"/>
              <w:marRight w:val="0"/>
              <w:marTop w:val="0"/>
              <w:marBottom w:val="0"/>
              <w:divBdr>
                <w:top w:val="none" w:sz="0" w:space="0" w:color="auto"/>
                <w:left w:val="none" w:sz="0" w:space="0" w:color="auto"/>
                <w:bottom w:val="none" w:sz="0" w:space="0" w:color="auto"/>
                <w:right w:val="none" w:sz="0" w:space="0" w:color="auto"/>
              </w:divBdr>
            </w:div>
            <w:div w:id="1661499343">
              <w:marLeft w:val="0"/>
              <w:marRight w:val="0"/>
              <w:marTop w:val="0"/>
              <w:marBottom w:val="0"/>
              <w:divBdr>
                <w:top w:val="none" w:sz="0" w:space="0" w:color="auto"/>
                <w:left w:val="none" w:sz="0" w:space="0" w:color="auto"/>
                <w:bottom w:val="none" w:sz="0" w:space="0" w:color="auto"/>
                <w:right w:val="none" w:sz="0" w:space="0" w:color="auto"/>
              </w:divBdr>
            </w:div>
            <w:div w:id="1667511382">
              <w:marLeft w:val="0"/>
              <w:marRight w:val="0"/>
              <w:marTop w:val="0"/>
              <w:marBottom w:val="0"/>
              <w:divBdr>
                <w:top w:val="none" w:sz="0" w:space="0" w:color="auto"/>
                <w:left w:val="none" w:sz="0" w:space="0" w:color="auto"/>
                <w:bottom w:val="none" w:sz="0" w:space="0" w:color="auto"/>
                <w:right w:val="none" w:sz="0" w:space="0" w:color="auto"/>
              </w:divBdr>
            </w:div>
            <w:div w:id="1845895421">
              <w:marLeft w:val="0"/>
              <w:marRight w:val="0"/>
              <w:marTop w:val="0"/>
              <w:marBottom w:val="0"/>
              <w:divBdr>
                <w:top w:val="none" w:sz="0" w:space="0" w:color="auto"/>
                <w:left w:val="none" w:sz="0" w:space="0" w:color="auto"/>
                <w:bottom w:val="none" w:sz="0" w:space="0" w:color="auto"/>
                <w:right w:val="none" w:sz="0" w:space="0" w:color="auto"/>
              </w:divBdr>
            </w:div>
            <w:div w:id="423959109">
              <w:marLeft w:val="0"/>
              <w:marRight w:val="0"/>
              <w:marTop w:val="0"/>
              <w:marBottom w:val="0"/>
              <w:divBdr>
                <w:top w:val="none" w:sz="0" w:space="0" w:color="auto"/>
                <w:left w:val="none" w:sz="0" w:space="0" w:color="auto"/>
                <w:bottom w:val="none" w:sz="0" w:space="0" w:color="auto"/>
                <w:right w:val="none" w:sz="0" w:space="0" w:color="auto"/>
              </w:divBdr>
            </w:div>
            <w:div w:id="1296838565">
              <w:marLeft w:val="0"/>
              <w:marRight w:val="0"/>
              <w:marTop w:val="0"/>
              <w:marBottom w:val="0"/>
              <w:divBdr>
                <w:top w:val="none" w:sz="0" w:space="0" w:color="auto"/>
                <w:left w:val="none" w:sz="0" w:space="0" w:color="auto"/>
                <w:bottom w:val="none" w:sz="0" w:space="0" w:color="auto"/>
                <w:right w:val="none" w:sz="0" w:space="0" w:color="auto"/>
              </w:divBdr>
            </w:div>
            <w:div w:id="1653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72627">
      <w:bodyDiv w:val="1"/>
      <w:marLeft w:val="0"/>
      <w:marRight w:val="0"/>
      <w:marTop w:val="0"/>
      <w:marBottom w:val="0"/>
      <w:divBdr>
        <w:top w:val="none" w:sz="0" w:space="0" w:color="auto"/>
        <w:left w:val="none" w:sz="0" w:space="0" w:color="auto"/>
        <w:bottom w:val="none" w:sz="0" w:space="0" w:color="auto"/>
        <w:right w:val="none" w:sz="0" w:space="0" w:color="auto"/>
      </w:divBdr>
    </w:div>
    <w:div w:id="905186499">
      <w:bodyDiv w:val="1"/>
      <w:marLeft w:val="0"/>
      <w:marRight w:val="0"/>
      <w:marTop w:val="0"/>
      <w:marBottom w:val="0"/>
      <w:divBdr>
        <w:top w:val="none" w:sz="0" w:space="0" w:color="auto"/>
        <w:left w:val="none" w:sz="0" w:space="0" w:color="auto"/>
        <w:bottom w:val="none" w:sz="0" w:space="0" w:color="auto"/>
        <w:right w:val="none" w:sz="0" w:space="0" w:color="auto"/>
      </w:divBdr>
      <w:divsChild>
        <w:div w:id="1957832745">
          <w:marLeft w:val="0"/>
          <w:marRight w:val="0"/>
          <w:marTop w:val="0"/>
          <w:marBottom w:val="0"/>
          <w:divBdr>
            <w:top w:val="none" w:sz="0" w:space="0" w:color="auto"/>
            <w:left w:val="none" w:sz="0" w:space="0" w:color="auto"/>
            <w:bottom w:val="none" w:sz="0" w:space="0" w:color="auto"/>
            <w:right w:val="none" w:sz="0" w:space="0" w:color="auto"/>
          </w:divBdr>
          <w:divsChild>
            <w:div w:id="14428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3354">
      <w:bodyDiv w:val="1"/>
      <w:marLeft w:val="0"/>
      <w:marRight w:val="0"/>
      <w:marTop w:val="0"/>
      <w:marBottom w:val="0"/>
      <w:divBdr>
        <w:top w:val="none" w:sz="0" w:space="0" w:color="auto"/>
        <w:left w:val="none" w:sz="0" w:space="0" w:color="auto"/>
        <w:bottom w:val="none" w:sz="0" w:space="0" w:color="auto"/>
        <w:right w:val="none" w:sz="0" w:space="0" w:color="auto"/>
      </w:divBdr>
    </w:div>
    <w:div w:id="920023004">
      <w:bodyDiv w:val="1"/>
      <w:marLeft w:val="0"/>
      <w:marRight w:val="0"/>
      <w:marTop w:val="0"/>
      <w:marBottom w:val="0"/>
      <w:divBdr>
        <w:top w:val="none" w:sz="0" w:space="0" w:color="auto"/>
        <w:left w:val="none" w:sz="0" w:space="0" w:color="auto"/>
        <w:bottom w:val="none" w:sz="0" w:space="0" w:color="auto"/>
        <w:right w:val="none" w:sz="0" w:space="0" w:color="auto"/>
      </w:divBdr>
    </w:div>
    <w:div w:id="927158733">
      <w:bodyDiv w:val="1"/>
      <w:marLeft w:val="0"/>
      <w:marRight w:val="0"/>
      <w:marTop w:val="0"/>
      <w:marBottom w:val="0"/>
      <w:divBdr>
        <w:top w:val="none" w:sz="0" w:space="0" w:color="auto"/>
        <w:left w:val="none" w:sz="0" w:space="0" w:color="auto"/>
        <w:bottom w:val="none" w:sz="0" w:space="0" w:color="auto"/>
        <w:right w:val="none" w:sz="0" w:space="0" w:color="auto"/>
      </w:divBdr>
    </w:div>
    <w:div w:id="930966626">
      <w:bodyDiv w:val="1"/>
      <w:marLeft w:val="0"/>
      <w:marRight w:val="0"/>
      <w:marTop w:val="0"/>
      <w:marBottom w:val="0"/>
      <w:divBdr>
        <w:top w:val="none" w:sz="0" w:space="0" w:color="auto"/>
        <w:left w:val="none" w:sz="0" w:space="0" w:color="auto"/>
        <w:bottom w:val="none" w:sz="0" w:space="0" w:color="auto"/>
        <w:right w:val="none" w:sz="0" w:space="0" w:color="auto"/>
      </w:divBdr>
    </w:div>
    <w:div w:id="939029787">
      <w:bodyDiv w:val="1"/>
      <w:marLeft w:val="0"/>
      <w:marRight w:val="0"/>
      <w:marTop w:val="0"/>
      <w:marBottom w:val="0"/>
      <w:divBdr>
        <w:top w:val="none" w:sz="0" w:space="0" w:color="auto"/>
        <w:left w:val="none" w:sz="0" w:space="0" w:color="auto"/>
        <w:bottom w:val="none" w:sz="0" w:space="0" w:color="auto"/>
        <w:right w:val="none" w:sz="0" w:space="0" w:color="auto"/>
      </w:divBdr>
      <w:divsChild>
        <w:div w:id="181168293">
          <w:marLeft w:val="0"/>
          <w:marRight w:val="0"/>
          <w:marTop w:val="0"/>
          <w:marBottom w:val="0"/>
          <w:divBdr>
            <w:top w:val="none" w:sz="0" w:space="0" w:color="auto"/>
            <w:left w:val="none" w:sz="0" w:space="0" w:color="auto"/>
            <w:bottom w:val="none" w:sz="0" w:space="0" w:color="auto"/>
            <w:right w:val="none" w:sz="0" w:space="0" w:color="auto"/>
          </w:divBdr>
          <w:divsChild>
            <w:div w:id="421922649">
              <w:marLeft w:val="0"/>
              <w:marRight w:val="0"/>
              <w:marTop w:val="0"/>
              <w:marBottom w:val="0"/>
              <w:divBdr>
                <w:top w:val="none" w:sz="0" w:space="0" w:color="auto"/>
                <w:left w:val="none" w:sz="0" w:space="0" w:color="auto"/>
                <w:bottom w:val="none" w:sz="0" w:space="0" w:color="auto"/>
                <w:right w:val="none" w:sz="0" w:space="0" w:color="auto"/>
              </w:divBdr>
            </w:div>
            <w:div w:id="2046901825">
              <w:marLeft w:val="0"/>
              <w:marRight w:val="0"/>
              <w:marTop w:val="0"/>
              <w:marBottom w:val="0"/>
              <w:divBdr>
                <w:top w:val="none" w:sz="0" w:space="0" w:color="auto"/>
                <w:left w:val="none" w:sz="0" w:space="0" w:color="auto"/>
                <w:bottom w:val="none" w:sz="0" w:space="0" w:color="auto"/>
                <w:right w:val="none" w:sz="0" w:space="0" w:color="auto"/>
              </w:divBdr>
            </w:div>
            <w:div w:id="1550605215">
              <w:marLeft w:val="0"/>
              <w:marRight w:val="0"/>
              <w:marTop w:val="0"/>
              <w:marBottom w:val="0"/>
              <w:divBdr>
                <w:top w:val="none" w:sz="0" w:space="0" w:color="auto"/>
                <w:left w:val="none" w:sz="0" w:space="0" w:color="auto"/>
                <w:bottom w:val="none" w:sz="0" w:space="0" w:color="auto"/>
                <w:right w:val="none" w:sz="0" w:space="0" w:color="auto"/>
              </w:divBdr>
            </w:div>
            <w:div w:id="223562983">
              <w:marLeft w:val="0"/>
              <w:marRight w:val="0"/>
              <w:marTop w:val="0"/>
              <w:marBottom w:val="0"/>
              <w:divBdr>
                <w:top w:val="none" w:sz="0" w:space="0" w:color="auto"/>
                <w:left w:val="none" w:sz="0" w:space="0" w:color="auto"/>
                <w:bottom w:val="none" w:sz="0" w:space="0" w:color="auto"/>
                <w:right w:val="none" w:sz="0" w:space="0" w:color="auto"/>
              </w:divBdr>
            </w:div>
            <w:div w:id="1292980777">
              <w:marLeft w:val="0"/>
              <w:marRight w:val="0"/>
              <w:marTop w:val="0"/>
              <w:marBottom w:val="0"/>
              <w:divBdr>
                <w:top w:val="none" w:sz="0" w:space="0" w:color="auto"/>
                <w:left w:val="none" w:sz="0" w:space="0" w:color="auto"/>
                <w:bottom w:val="none" w:sz="0" w:space="0" w:color="auto"/>
                <w:right w:val="none" w:sz="0" w:space="0" w:color="auto"/>
              </w:divBdr>
            </w:div>
            <w:div w:id="363020004">
              <w:marLeft w:val="0"/>
              <w:marRight w:val="0"/>
              <w:marTop w:val="0"/>
              <w:marBottom w:val="0"/>
              <w:divBdr>
                <w:top w:val="none" w:sz="0" w:space="0" w:color="auto"/>
                <w:left w:val="none" w:sz="0" w:space="0" w:color="auto"/>
                <w:bottom w:val="none" w:sz="0" w:space="0" w:color="auto"/>
                <w:right w:val="none" w:sz="0" w:space="0" w:color="auto"/>
              </w:divBdr>
            </w:div>
            <w:div w:id="1103107119">
              <w:marLeft w:val="0"/>
              <w:marRight w:val="0"/>
              <w:marTop w:val="0"/>
              <w:marBottom w:val="0"/>
              <w:divBdr>
                <w:top w:val="none" w:sz="0" w:space="0" w:color="auto"/>
                <w:left w:val="none" w:sz="0" w:space="0" w:color="auto"/>
                <w:bottom w:val="none" w:sz="0" w:space="0" w:color="auto"/>
                <w:right w:val="none" w:sz="0" w:space="0" w:color="auto"/>
              </w:divBdr>
            </w:div>
            <w:div w:id="1691447763">
              <w:marLeft w:val="0"/>
              <w:marRight w:val="0"/>
              <w:marTop w:val="0"/>
              <w:marBottom w:val="0"/>
              <w:divBdr>
                <w:top w:val="none" w:sz="0" w:space="0" w:color="auto"/>
                <w:left w:val="none" w:sz="0" w:space="0" w:color="auto"/>
                <w:bottom w:val="none" w:sz="0" w:space="0" w:color="auto"/>
                <w:right w:val="none" w:sz="0" w:space="0" w:color="auto"/>
              </w:divBdr>
            </w:div>
            <w:div w:id="1535461259">
              <w:marLeft w:val="0"/>
              <w:marRight w:val="0"/>
              <w:marTop w:val="0"/>
              <w:marBottom w:val="0"/>
              <w:divBdr>
                <w:top w:val="none" w:sz="0" w:space="0" w:color="auto"/>
                <w:left w:val="none" w:sz="0" w:space="0" w:color="auto"/>
                <w:bottom w:val="none" w:sz="0" w:space="0" w:color="auto"/>
                <w:right w:val="none" w:sz="0" w:space="0" w:color="auto"/>
              </w:divBdr>
            </w:div>
            <w:div w:id="925380168">
              <w:marLeft w:val="0"/>
              <w:marRight w:val="0"/>
              <w:marTop w:val="0"/>
              <w:marBottom w:val="0"/>
              <w:divBdr>
                <w:top w:val="none" w:sz="0" w:space="0" w:color="auto"/>
                <w:left w:val="none" w:sz="0" w:space="0" w:color="auto"/>
                <w:bottom w:val="none" w:sz="0" w:space="0" w:color="auto"/>
                <w:right w:val="none" w:sz="0" w:space="0" w:color="auto"/>
              </w:divBdr>
            </w:div>
            <w:div w:id="453599720">
              <w:marLeft w:val="0"/>
              <w:marRight w:val="0"/>
              <w:marTop w:val="0"/>
              <w:marBottom w:val="0"/>
              <w:divBdr>
                <w:top w:val="none" w:sz="0" w:space="0" w:color="auto"/>
                <w:left w:val="none" w:sz="0" w:space="0" w:color="auto"/>
                <w:bottom w:val="none" w:sz="0" w:space="0" w:color="auto"/>
                <w:right w:val="none" w:sz="0" w:space="0" w:color="auto"/>
              </w:divBdr>
            </w:div>
            <w:div w:id="671953962">
              <w:marLeft w:val="0"/>
              <w:marRight w:val="0"/>
              <w:marTop w:val="0"/>
              <w:marBottom w:val="0"/>
              <w:divBdr>
                <w:top w:val="none" w:sz="0" w:space="0" w:color="auto"/>
                <w:left w:val="none" w:sz="0" w:space="0" w:color="auto"/>
                <w:bottom w:val="none" w:sz="0" w:space="0" w:color="auto"/>
                <w:right w:val="none" w:sz="0" w:space="0" w:color="auto"/>
              </w:divBdr>
            </w:div>
            <w:div w:id="1333294403">
              <w:marLeft w:val="0"/>
              <w:marRight w:val="0"/>
              <w:marTop w:val="0"/>
              <w:marBottom w:val="0"/>
              <w:divBdr>
                <w:top w:val="none" w:sz="0" w:space="0" w:color="auto"/>
                <w:left w:val="none" w:sz="0" w:space="0" w:color="auto"/>
                <w:bottom w:val="none" w:sz="0" w:space="0" w:color="auto"/>
                <w:right w:val="none" w:sz="0" w:space="0" w:color="auto"/>
              </w:divBdr>
            </w:div>
            <w:div w:id="795753703">
              <w:marLeft w:val="0"/>
              <w:marRight w:val="0"/>
              <w:marTop w:val="0"/>
              <w:marBottom w:val="0"/>
              <w:divBdr>
                <w:top w:val="none" w:sz="0" w:space="0" w:color="auto"/>
                <w:left w:val="none" w:sz="0" w:space="0" w:color="auto"/>
                <w:bottom w:val="none" w:sz="0" w:space="0" w:color="auto"/>
                <w:right w:val="none" w:sz="0" w:space="0" w:color="auto"/>
              </w:divBdr>
            </w:div>
            <w:div w:id="202256875">
              <w:marLeft w:val="0"/>
              <w:marRight w:val="0"/>
              <w:marTop w:val="0"/>
              <w:marBottom w:val="0"/>
              <w:divBdr>
                <w:top w:val="none" w:sz="0" w:space="0" w:color="auto"/>
                <w:left w:val="none" w:sz="0" w:space="0" w:color="auto"/>
                <w:bottom w:val="none" w:sz="0" w:space="0" w:color="auto"/>
                <w:right w:val="none" w:sz="0" w:space="0" w:color="auto"/>
              </w:divBdr>
            </w:div>
            <w:div w:id="696082922">
              <w:marLeft w:val="0"/>
              <w:marRight w:val="0"/>
              <w:marTop w:val="0"/>
              <w:marBottom w:val="0"/>
              <w:divBdr>
                <w:top w:val="none" w:sz="0" w:space="0" w:color="auto"/>
                <w:left w:val="none" w:sz="0" w:space="0" w:color="auto"/>
                <w:bottom w:val="none" w:sz="0" w:space="0" w:color="auto"/>
                <w:right w:val="none" w:sz="0" w:space="0" w:color="auto"/>
              </w:divBdr>
            </w:div>
            <w:div w:id="1677535183">
              <w:marLeft w:val="0"/>
              <w:marRight w:val="0"/>
              <w:marTop w:val="0"/>
              <w:marBottom w:val="0"/>
              <w:divBdr>
                <w:top w:val="none" w:sz="0" w:space="0" w:color="auto"/>
                <w:left w:val="none" w:sz="0" w:space="0" w:color="auto"/>
                <w:bottom w:val="none" w:sz="0" w:space="0" w:color="auto"/>
                <w:right w:val="none" w:sz="0" w:space="0" w:color="auto"/>
              </w:divBdr>
            </w:div>
            <w:div w:id="1009598956">
              <w:marLeft w:val="0"/>
              <w:marRight w:val="0"/>
              <w:marTop w:val="0"/>
              <w:marBottom w:val="0"/>
              <w:divBdr>
                <w:top w:val="none" w:sz="0" w:space="0" w:color="auto"/>
                <w:left w:val="none" w:sz="0" w:space="0" w:color="auto"/>
                <w:bottom w:val="none" w:sz="0" w:space="0" w:color="auto"/>
                <w:right w:val="none" w:sz="0" w:space="0" w:color="auto"/>
              </w:divBdr>
            </w:div>
            <w:div w:id="571736432">
              <w:marLeft w:val="0"/>
              <w:marRight w:val="0"/>
              <w:marTop w:val="0"/>
              <w:marBottom w:val="0"/>
              <w:divBdr>
                <w:top w:val="none" w:sz="0" w:space="0" w:color="auto"/>
                <w:left w:val="none" w:sz="0" w:space="0" w:color="auto"/>
                <w:bottom w:val="none" w:sz="0" w:space="0" w:color="auto"/>
                <w:right w:val="none" w:sz="0" w:space="0" w:color="auto"/>
              </w:divBdr>
            </w:div>
            <w:div w:id="725883185">
              <w:marLeft w:val="0"/>
              <w:marRight w:val="0"/>
              <w:marTop w:val="0"/>
              <w:marBottom w:val="0"/>
              <w:divBdr>
                <w:top w:val="none" w:sz="0" w:space="0" w:color="auto"/>
                <w:left w:val="none" w:sz="0" w:space="0" w:color="auto"/>
                <w:bottom w:val="none" w:sz="0" w:space="0" w:color="auto"/>
                <w:right w:val="none" w:sz="0" w:space="0" w:color="auto"/>
              </w:divBdr>
            </w:div>
            <w:div w:id="257104037">
              <w:marLeft w:val="0"/>
              <w:marRight w:val="0"/>
              <w:marTop w:val="0"/>
              <w:marBottom w:val="0"/>
              <w:divBdr>
                <w:top w:val="none" w:sz="0" w:space="0" w:color="auto"/>
                <w:left w:val="none" w:sz="0" w:space="0" w:color="auto"/>
                <w:bottom w:val="none" w:sz="0" w:space="0" w:color="auto"/>
                <w:right w:val="none" w:sz="0" w:space="0" w:color="auto"/>
              </w:divBdr>
            </w:div>
            <w:div w:id="2064088026">
              <w:marLeft w:val="0"/>
              <w:marRight w:val="0"/>
              <w:marTop w:val="0"/>
              <w:marBottom w:val="0"/>
              <w:divBdr>
                <w:top w:val="none" w:sz="0" w:space="0" w:color="auto"/>
                <w:left w:val="none" w:sz="0" w:space="0" w:color="auto"/>
                <w:bottom w:val="none" w:sz="0" w:space="0" w:color="auto"/>
                <w:right w:val="none" w:sz="0" w:space="0" w:color="auto"/>
              </w:divBdr>
            </w:div>
            <w:div w:id="1951931396">
              <w:marLeft w:val="0"/>
              <w:marRight w:val="0"/>
              <w:marTop w:val="0"/>
              <w:marBottom w:val="0"/>
              <w:divBdr>
                <w:top w:val="none" w:sz="0" w:space="0" w:color="auto"/>
                <w:left w:val="none" w:sz="0" w:space="0" w:color="auto"/>
                <w:bottom w:val="none" w:sz="0" w:space="0" w:color="auto"/>
                <w:right w:val="none" w:sz="0" w:space="0" w:color="auto"/>
              </w:divBdr>
            </w:div>
            <w:div w:id="1647123352">
              <w:marLeft w:val="0"/>
              <w:marRight w:val="0"/>
              <w:marTop w:val="0"/>
              <w:marBottom w:val="0"/>
              <w:divBdr>
                <w:top w:val="none" w:sz="0" w:space="0" w:color="auto"/>
                <w:left w:val="none" w:sz="0" w:space="0" w:color="auto"/>
                <w:bottom w:val="none" w:sz="0" w:space="0" w:color="auto"/>
                <w:right w:val="none" w:sz="0" w:space="0" w:color="auto"/>
              </w:divBdr>
            </w:div>
            <w:div w:id="716200800">
              <w:marLeft w:val="0"/>
              <w:marRight w:val="0"/>
              <w:marTop w:val="0"/>
              <w:marBottom w:val="0"/>
              <w:divBdr>
                <w:top w:val="none" w:sz="0" w:space="0" w:color="auto"/>
                <w:left w:val="none" w:sz="0" w:space="0" w:color="auto"/>
                <w:bottom w:val="none" w:sz="0" w:space="0" w:color="auto"/>
                <w:right w:val="none" w:sz="0" w:space="0" w:color="auto"/>
              </w:divBdr>
            </w:div>
            <w:div w:id="247689004">
              <w:marLeft w:val="0"/>
              <w:marRight w:val="0"/>
              <w:marTop w:val="0"/>
              <w:marBottom w:val="0"/>
              <w:divBdr>
                <w:top w:val="none" w:sz="0" w:space="0" w:color="auto"/>
                <w:left w:val="none" w:sz="0" w:space="0" w:color="auto"/>
                <w:bottom w:val="none" w:sz="0" w:space="0" w:color="auto"/>
                <w:right w:val="none" w:sz="0" w:space="0" w:color="auto"/>
              </w:divBdr>
            </w:div>
            <w:div w:id="363478779">
              <w:marLeft w:val="0"/>
              <w:marRight w:val="0"/>
              <w:marTop w:val="0"/>
              <w:marBottom w:val="0"/>
              <w:divBdr>
                <w:top w:val="none" w:sz="0" w:space="0" w:color="auto"/>
                <w:left w:val="none" w:sz="0" w:space="0" w:color="auto"/>
                <w:bottom w:val="none" w:sz="0" w:space="0" w:color="auto"/>
                <w:right w:val="none" w:sz="0" w:space="0" w:color="auto"/>
              </w:divBdr>
            </w:div>
            <w:div w:id="718044313">
              <w:marLeft w:val="0"/>
              <w:marRight w:val="0"/>
              <w:marTop w:val="0"/>
              <w:marBottom w:val="0"/>
              <w:divBdr>
                <w:top w:val="none" w:sz="0" w:space="0" w:color="auto"/>
                <w:left w:val="none" w:sz="0" w:space="0" w:color="auto"/>
                <w:bottom w:val="none" w:sz="0" w:space="0" w:color="auto"/>
                <w:right w:val="none" w:sz="0" w:space="0" w:color="auto"/>
              </w:divBdr>
            </w:div>
            <w:div w:id="787553985">
              <w:marLeft w:val="0"/>
              <w:marRight w:val="0"/>
              <w:marTop w:val="0"/>
              <w:marBottom w:val="0"/>
              <w:divBdr>
                <w:top w:val="none" w:sz="0" w:space="0" w:color="auto"/>
                <w:left w:val="none" w:sz="0" w:space="0" w:color="auto"/>
                <w:bottom w:val="none" w:sz="0" w:space="0" w:color="auto"/>
                <w:right w:val="none" w:sz="0" w:space="0" w:color="auto"/>
              </w:divBdr>
            </w:div>
            <w:div w:id="1666014644">
              <w:marLeft w:val="0"/>
              <w:marRight w:val="0"/>
              <w:marTop w:val="0"/>
              <w:marBottom w:val="0"/>
              <w:divBdr>
                <w:top w:val="none" w:sz="0" w:space="0" w:color="auto"/>
                <w:left w:val="none" w:sz="0" w:space="0" w:color="auto"/>
                <w:bottom w:val="none" w:sz="0" w:space="0" w:color="auto"/>
                <w:right w:val="none" w:sz="0" w:space="0" w:color="auto"/>
              </w:divBdr>
            </w:div>
            <w:div w:id="1838576055">
              <w:marLeft w:val="0"/>
              <w:marRight w:val="0"/>
              <w:marTop w:val="0"/>
              <w:marBottom w:val="0"/>
              <w:divBdr>
                <w:top w:val="none" w:sz="0" w:space="0" w:color="auto"/>
                <w:left w:val="none" w:sz="0" w:space="0" w:color="auto"/>
                <w:bottom w:val="none" w:sz="0" w:space="0" w:color="auto"/>
                <w:right w:val="none" w:sz="0" w:space="0" w:color="auto"/>
              </w:divBdr>
            </w:div>
            <w:div w:id="619267640">
              <w:marLeft w:val="0"/>
              <w:marRight w:val="0"/>
              <w:marTop w:val="0"/>
              <w:marBottom w:val="0"/>
              <w:divBdr>
                <w:top w:val="none" w:sz="0" w:space="0" w:color="auto"/>
                <w:left w:val="none" w:sz="0" w:space="0" w:color="auto"/>
                <w:bottom w:val="none" w:sz="0" w:space="0" w:color="auto"/>
                <w:right w:val="none" w:sz="0" w:space="0" w:color="auto"/>
              </w:divBdr>
            </w:div>
            <w:div w:id="17122491">
              <w:marLeft w:val="0"/>
              <w:marRight w:val="0"/>
              <w:marTop w:val="0"/>
              <w:marBottom w:val="0"/>
              <w:divBdr>
                <w:top w:val="none" w:sz="0" w:space="0" w:color="auto"/>
                <w:left w:val="none" w:sz="0" w:space="0" w:color="auto"/>
                <w:bottom w:val="none" w:sz="0" w:space="0" w:color="auto"/>
                <w:right w:val="none" w:sz="0" w:space="0" w:color="auto"/>
              </w:divBdr>
            </w:div>
            <w:div w:id="1270435775">
              <w:marLeft w:val="0"/>
              <w:marRight w:val="0"/>
              <w:marTop w:val="0"/>
              <w:marBottom w:val="0"/>
              <w:divBdr>
                <w:top w:val="none" w:sz="0" w:space="0" w:color="auto"/>
                <w:left w:val="none" w:sz="0" w:space="0" w:color="auto"/>
                <w:bottom w:val="none" w:sz="0" w:space="0" w:color="auto"/>
                <w:right w:val="none" w:sz="0" w:space="0" w:color="auto"/>
              </w:divBdr>
            </w:div>
            <w:div w:id="1930039207">
              <w:marLeft w:val="0"/>
              <w:marRight w:val="0"/>
              <w:marTop w:val="0"/>
              <w:marBottom w:val="0"/>
              <w:divBdr>
                <w:top w:val="none" w:sz="0" w:space="0" w:color="auto"/>
                <w:left w:val="none" w:sz="0" w:space="0" w:color="auto"/>
                <w:bottom w:val="none" w:sz="0" w:space="0" w:color="auto"/>
                <w:right w:val="none" w:sz="0" w:space="0" w:color="auto"/>
              </w:divBdr>
            </w:div>
            <w:div w:id="4868778">
              <w:marLeft w:val="0"/>
              <w:marRight w:val="0"/>
              <w:marTop w:val="0"/>
              <w:marBottom w:val="0"/>
              <w:divBdr>
                <w:top w:val="none" w:sz="0" w:space="0" w:color="auto"/>
                <w:left w:val="none" w:sz="0" w:space="0" w:color="auto"/>
                <w:bottom w:val="none" w:sz="0" w:space="0" w:color="auto"/>
                <w:right w:val="none" w:sz="0" w:space="0" w:color="auto"/>
              </w:divBdr>
            </w:div>
            <w:div w:id="1964729052">
              <w:marLeft w:val="0"/>
              <w:marRight w:val="0"/>
              <w:marTop w:val="0"/>
              <w:marBottom w:val="0"/>
              <w:divBdr>
                <w:top w:val="none" w:sz="0" w:space="0" w:color="auto"/>
                <w:left w:val="none" w:sz="0" w:space="0" w:color="auto"/>
                <w:bottom w:val="none" w:sz="0" w:space="0" w:color="auto"/>
                <w:right w:val="none" w:sz="0" w:space="0" w:color="auto"/>
              </w:divBdr>
            </w:div>
            <w:div w:id="6248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2104">
      <w:bodyDiv w:val="1"/>
      <w:marLeft w:val="0"/>
      <w:marRight w:val="0"/>
      <w:marTop w:val="0"/>
      <w:marBottom w:val="0"/>
      <w:divBdr>
        <w:top w:val="none" w:sz="0" w:space="0" w:color="auto"/>
        <w:left w:val="none" w:sz="0" w:space="0" w:color="auto"/>
        <w:bottom w:val="none" w:sz="0" w:space="0" w:color="auto"/>
        <w:right w:val="none" w:sz="0" w:space="0" w:color="auto"/>
      </w:divBdr>
      <w:divsChild>
        <w:div w:id="1562250976">
          <w:marLeft w:val="0"/>
          <w:marRight w:val="0"/>
          <w:marTop w:val="0"/>
          <w:marBottom w:val="0"/>
          <w:divBdr>
            <w:top w:val="none" w:sz="0" w:space="0" w:color="auto"/>
            <w:left w:val="none" w:sz="0" w:space="0" w:color="auto"/>
            <w:bottom w:val="none" w:sz="0" w:space="0" w:color="auto"/>
            <w:right w:val="none" w:sz="0" w:space="0" w:color="auto"/>
          </w:divBdr>
          <w:divsChild>
            <w:div w:id="4662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6410">
      <w:bodyDiv w:val="1"/>
      <w:marLeft w:val="0"/>
      <w:marRight w:val="0"/>
      <w:marTop w:val="0"/>
      <w:marBottom w:val="0"/>
      <w:divBdr>
        <w:top w:val="none" w:sz="0" w:space="0" w:color="auto"/>
        <w:left w:val="none" w:sz="0" w:space="0" w:color="auto"/>
        <w:bottom w:val="none" w:sz="0" w:space="0" w:color="auto"/>
        <w:right w:val="none" w:sz="0" w:space="0" w:color="auto"/>
      </w:divBdr>
    </w:div>
    <w:div w:id="992680741">
      <w:bodyDiv w:val="1"/>
      <w:marLeft w:val="0"/>
      <w:marRight w:val="0"/>
      <w:marTop w:val="0"/>
      <w:marBottom w:val="0"/>
      <w:divBdr>
        <w:top w:val="none" w:sz="0" w:space="0" w:color="auto"/>
        <w:left w:val="none" w:sz="0" w:space="0" w:color="auto"/>
        <w:bottom w:val="none" w:sz="0" w:space="0" w:color="auto"/>
        <w:right w:val="none" w:sz="0" w:space="0" w:color="auto"/>
      </w:divBdr>
    </w:div>
    <w:div w:id="996416816">
      <w:bodyDiv w:val="1"/>
      <w:marLeft w:val="0"/>
      <w:marRight w:val="0"/>
      <w:marTop w:val="0"/>
      <w:marBottom w:val="0"/>
      <w:divBdr>
        <w:top w:val="none" w:sz="0" w:space="0" w:color="auto"/>
        <w:left w:val="none" w:sz="0" w:space="0" w:color="auto"/>
        <w:bottom w:val="none" w:sz="0" w:space="0" w:color="auto"/>
        <w:right w:val="none" w:sz="0" w:space="0" w:color="auto"/>
      </w:divBdr>
    </w:div>
    <w:div w:id="1019888420">
      <w:bodyDiv w:val="1"/>
      <w:marLeft w:val="0"/>
      <w:marRight w:val="0"/>
      <w:marTop w:val="0"/>
      <w:marBottom w:val="0"/>
      <w:divBdr>
        <w:top w:val="none" w:sz="0" w:space="0" w:color="auto"/>
        <w:left w:val="none" w:sz="0" w:space="0" w:color="auto"/>
        <w:bottom w:val="none" w:sz="0" w:space="0" w:color="auto"/>
        <w:right w:val="none" w:sz="0" w:space="0" w:color="auto"/>
      </w:divBdr>
      <w:divsChild>
        <w:div w:id="1305351564">
          <w:marLeft w:val="0"/>
          <w:marRight w:val="0"/>
          <w:marTop w:val="0"/>
          <w:marBottom w:val="0"/>
          <w:divBdr>
            <w:top w:val="none" w:sz="0" w:space="0" w:color="auto"/>
            <w:left w:val="none" w:sz="0" w:space="0" w:color="auto"/>
            <w:bottom w:val="none" w:sz="0" w:space="0" w:color="auto"/>
            <w:right w:val="none" w:sz="0" w:space="0" w:color="auto"/>
          </w:divBdr>
          <w:divsChild>
            <w:div w:id="1274560013">
              <w:marLeft w:val="0"/>
              <w:marRight w:val="0"/>
              <w:marTop w:val="0"/>
              <w:marBottom w:val="0"/>
              <w:divBdr>
                <w:top w:val="none" w:sz="0" w:space="0" w:color="auto"/>
                <w:left w:val="none" w:sz="0" w:space="0" w:color="auto"/>
                <w:bottom w:val="none" w:sz="0" w:space="0" w:color="auto"/>
                <w:right w:val="none" w:sz="0" w:space="0" w:color="auto"/>
              </w:divBdr>
            </w:div>
            <w:div w:id="146046864">
              <w:marLeft w:val="0"/>
              <w:marRight w:val="0"/>
              <w:marTop w:val="0"/>
              <w:marBottom w:val="0"/>
              <w:divBdr>
                <w:top w:val="none" w:sz="0" w:space="0" w:color="auto"/>
                <w:left w:val="none" w:sz="0" w:space="0" w:color="auto"/>
                <w:bottom w:val="none" w:sz="0" w:space="0" w:color="auto"/>
                <w:right w:val="none" w:sz="0" w:space="0" w:color="auto"/>
              </w:divBdr>
            </w:div>
            <w:div w:id="1506090807">
              <w:marLeft w:val="0"/>
              <w:marRight w:val="0"/>
              <w:marTop w:val="0"/>
              <w:marBottom w:val="0"/>
              <w:divBdr>
                <w:top w:val="none" w:sz="0" w:space="0" w:color="auto"/>
                <w:left w:val="none" w:sz="0" w:space="0" w:color="auto"/>
                <w:bottom w:val="none" w:sz="0" w:space="0" w:color="auto"/>
                <w:right w:val="none" w:sz="0" w:space="0" w:color="auto"/>
              </w:divBdr>
            </w:div>
            <w:div w:id="2137985356">
              <w:marLeft w:val="0"/>
              <w:marRight w:val="0"/>
              <w:marTop w:val="0"/>
              <w:marBottom w:val="0"/>
              <w:divBdr>
                <w:top w:val="none" w:sz="0" w:space="0" w:color="auto"/>
                <w:left w:val="none" w:sz="0" w:space="0" w:color="auto"/>
                <w:bottom w:val="none" w:sz="0" w:space="0" w:color="auto"/>
                <w:right w:val="none" w:sz="0" w:space="0" w:color="auto"/>
              </w:divBdr>
            </w:div>
            <w:div w:id="441993124">
              <w:marLeft w:val="0"/>
              <w:marRight w:val="0"/>
              <w:marTop w:val="0"/>
              <w:marBottom w:val="0"/>
              <w:divBdr>
                <w:top w:val="none" w:sz="0" w:space="0" w:color="auto"/>
                <w:left w:val="none" w:sz="0" w:space="0" w:color="auto"/>
                <w:bottom w:val="none" w:sz="0" w:space="0" w:color="auto"/>
                <w:right w:val="none" w:sz="0" w:space="0" w:color="auto"/>
              </w:divBdr>
            </w:div>
            <w:div w:id="36128031">
              <w:marLeft w:val="0"/>
              <w:marRight w:val="0"/>
              <w:marTop w:val="0"/>
              <w:marBottom w:val="0"/>
              <w:divBdr>
                <w:top w:val="none" w:sz="0" w:space="0" w:color="auto"/>
                <w:left w:val="none" w:sz="0" w:space="0" w:color="auto"/>
                <w:bottom w:val="none" w:sz="0" w:space="0" w:color="auto"/>
                <w:right w:val="none" w:sz="0" w:space="0" w:color="auto"/>
              </w:divBdr>
            </w:div>
            <w:div w:id="1309869105">
              <w:marLeft w:val="0"/>
              <w:marRight w:val="0"/>
              <w:marTop w:val="0"/>
              <w:marBottom w:val="0"/>
              <w:divBdr>
                <w:top w:val="none" w:sz="0" w:space="0" w:color="auto"/>
                <w:left w:val="none" w:sz="0" w:space="0" w:color="auto"/>
                <w:bottom w:val="none" w:sz="0" w:space="0" w:color="auto"/>
                <w:right w:val="none" w:sz="0" w:space="0" w:color="auto"/>
              </w:divBdr>
            </w:div>
            <w:div w:id="1199582679">
              <w:marLeft w:val="0"/>
              <w:marRight w:val="0"/>
              <w:marTop w:val="0"/>
              <w:marBottom w:val="0"/>
              <w:divBdr>
                <w:top w:val="none" w:sz="0" w:space="0" w:color="auto"/>
                <w:left w:val="none" w:sz="0" w:space="0" w:color="auto"/>
                <w:bottom w:val="none" w:sz="0" w:space="0" w:color="auto"/>
                <w:right w:val="none" w:sz="0" w:space="0" w:color="auto"/>
              </w:divBdr>
            </w:div>
            <w:div w:id="379478724">
              <w:marLeft w:val="0"/>
              <w:marRight w:val="0"/>
              <w:marTop w:val="0"/>
              <w:marBottom w:val="0"/>
              <w:divBdr>
                <w:top w:val="none" w:sz="0" w:space="0" w:color="auto"/>
                <w:left w:val="none" w:sz="0" w:space="0" w:color="auto"/>
                <w:bottom w:val="none" w:sz="0" w:space="0" w:color="auto"/>
                <w:right w:val="none" w:sz="0" w:space="0" w:color="auto"/>
              </w:divBdr>
            </w:div>
            <w:div w:id="566375604">
              <w:marLeft w:val="0"/>
              <w:marRight w:val="0"/>
              <w:marTop w:val="0"/>
              <w:marBottom w:val="0"/>
              <w:divBdr>
                <w:top w:val="none" w:sz="0" w:space="0" w:color="auto"/>
                <w:left w:val="none" w:sz="0" w:space="0" w:color="auto"/>
                <w:bottom w:val="none" w:sz="0" w:space="0" w:color="auto"/>
                <w:right w:val="none" w:sz="0" w:space="0" w:color="auto"/>
              </w:divBdr>
            </w:div>
            <w:div w:id="2029789589">
              <w:marLeft w:val="0"/>
              <w:marRight w:val="0"/>
              <w:marTop w:val="0"/>
              <w:marBottom w:val="0"/>
              <w:divBdr>
                <w:top w:val="none" w:sz="0" w:space="0" w:color="auto"/>
                <w:left w:val="none" w:sz="0" w:space="0" w:color="auto"/>
                <w:bottom w:val="none" w:sz="0" w:space="0" w:color="auto"/>
                <w:right w:val="none" w:sz="0" w:space="0" w:color="auto"/>
              </w:divBdr>
            </w:div>
            <w:div w:id="1905405989">
              <w:marLeft w:val="0"/>
              <w:marRight w:val="0"/>
              <w:marTop w:val="0"/>
              <w:marBottom w:val="0"/>
              <w:divBdr>
                <w:top w:val="none" w:sz="0" w:space="0" w:color="auto"/>
                <w:left w:val="none" w:sz="0" w:space="0" w:color="auto"/>
                <w:bottom w:val="none" w:sz="0" w:space="0" w:color="auto"/>
                <w:right w:val="none" w:sz="0" w:space="0" w:color="auto"/>
              </w:divBdr>
            </w:div>
            <w:div w:id="365911734">
              <w:marLeft w:val="0"/>
              <w:marRight w:val="0"/>
              <w:marTop w:val="0"/>
              <w:marBottom w:val="0"/>
              <w:divBdr>
                <w:top w:val="none" w:sz="0" w:space="0" w:color="auto"/>
                <w:left w:val="none" w:sz="0" w:space="0" w:color="auto"/>
                <w:bottom w:val="none" w:sz="0" w:space="0" w:color="auto"/>
                <w:right w:val="none" w:sz="0" w:space="0" w:color="auto"/>
              </w:divBdr>
            </w:div>
            <w:div w:id="15083574">
              <w:marLeft w:val="0"/>
              <w:marRight w:val="0"/>
              <w:marTop w:val="0"/>
              <w:marBottom w:val="0"/>
              <w:divBdr>
                <w:top w:val="none" w:sz="0" w:space="0" w:color="auto"/>
                <w:left w:val="none" w:sz="0" w:space="0" w:color="auto"/>
                <w:bottom w:val="none" w:sz="0" w:space="0" w:color="auto"/>
                <w:right w:val="none" w:sz="0" w:space="0" w:color="auto"/>
              </w:divBdr>
            </w:div>
            <w:div w:id="1057165389">
              <w:marLeft w:val="0"/>
              <w:marRight w:val="0"/>
              <w:marTop w:val="0"/>
              <w:marBottom w:val="0"/>
              <w:divBdr>
                <w:top w:val="none" w:sz="0" w:space="0" w:color="auto"/>
                <w:left w:val="none" w:sz="0" w:space="0" w:color="auto"/>
                <w:bottom w:val="none" w:sz="0" w:space="0" w:color="auto"/>
                <w:right w:val="none" w:sz="0" w:space="0" w:color="auto"/>
              </w:divBdr>
            </w:div>
            <w:div w:id="1930502891">
              <w:marLeft w:val="0"/>
              <w:marRight w:val="0"/>
              <w:marTop w:val="0"/>
              <w:marBottom w:val="0"/>
              <w:divBdr>
                <w:top w:val="none" w:sz="0" w:space="0" w:color="auto"/>
                <w:left w:val="none" w:sz="0" w:space="0" w:color="auto"/>
                <w:bottom w:val="none" w:sz="0" w:space="0" w:color="auto"/>
                <w:right w:val="none" w:sz="0" w:space="0" w:color="auto"/>
              </w:divBdr>
            </w:div>
            <w:div w:id="321155744">
              <w:marLeft w:val="0"/>
              <w:marRight w:val="0"/>
              <w:marTop w:val="0"/>
              <w:marBottom w:val="0"/>
              <w:divBdr>
                <w:top w:val="none" w:sz="0" w:space="0" w:color="auto"/>
                <w:left w:val="none" w:sz="0" w:space="0" w:color="auto"/>
                <w:bottom w:val="none" w:sz="0" w:space="0" w:color="auto"/>
                <w:right w:val="none" w:sz="0" w:space="0" w:color="auto"/>
              </w:divBdr>
            </w:div>
            <w:div w:id="460652650">
              <w:marLeft w:val="0"/>
              <w:marRight w:val="0"/>
              <w:marTop w:val="0"/>
              <w:marBottom w:val="0"/>
              <w:divBdr>
                <w:top w:val="none" w:sz="0" w:space="0" w:color="auto"/>
                <w:left w:val="none" w:sz="0" w:space="0" w:color="auto"/>
                <w:bottom w:val="none" w:sz="0" w:space="0" w:color="auto"/>
                <w:right w:val="none" w:sz="0" w:space="0" w:color="auto"/>
              </w:divBdr>
            </w:div>
            <w:div w:id="1806242790">
              <w:marLeft w:val="0"/>
              <w:marRight w:val="0"/>
              <w:marTop w:val="0"/>
              <w:marBottom w:val="0"/>
              <w:divBdr>
                <w:top w:val="none" w:sz="0" w:space="0" w:color="auto"/>
                <w:left w:val="none" w:sz="0" w:space="0" w:color="auto"/>
                <w:bottom w:val="none" w:sz="0" w:space="0" w:color="auto"/>
                <w:right w:val="none" w:sz="0" w:space="0" w:color="auto"/>
              </w:divBdr>
            </w:div>
            <w:div w:id="1929918464">
              <w:marLeft w:val="0"/>
              <w:marRight w:val="0"/>
              <w:marTop w:val="0"/>
              <w:marBottom w:val="0"/>
              <w:divBdr>
                <w:top w:val="none" w:sz="0" w:space="0" w:color="auto"/>
                <w:left w:val="none" w:sz="0" w:space="0" w:color="auto"/>
                <w:bottom w:val="none" w:sz="0" w:space="0" w:color="auto"/>
                <w:right w:val="none" w:sz="0" w:space="0" w:color="auto"/>
              </w:divBdr>
            </w:div>
            <w:div w:id="31418751">
              <w:marLeft w:val="0"/>
              <w:marRight w:val="0"/>
              <w:marTop w:val="0"/>
              <w:marBottom w:val="0"/>
              <w:divBdr>
                <w:top w:val="none" w:sz="0" w:space="0" w:color="auto"/>
                <w:left w:val="none" w:sz="0" w:space="0" w:color="auto"/>
                <w:bottom w:val="none" w:sz="0" w:space="0" w:color="auto"/>
                <w:right w:val="none" w:sz="0" w:space="0" w:color="auto"/>
              </w:divBdr>
            </w:div>
            <w:div w:id="1144927352">
              <w:marLeft w:val="0"/>
              <w:marRight w:val="0"/>
              <w:marTop w:val="0"/>
              <w:marBottom w:val="0"/>
              <w:divBdr>
                <w:top w:val="none" w:sz="0" w:space="0" w:color="auto"/>
                <w:left w:val="none" w:sz="0" w:space="0" w:color="auto"/>
                <w:bottom w:val="none" w:sz="0" w:space="0" w:color="auto"/>
                <w:right w:val="none" w:sz="0" w:space="0" w:color="auto"/>
              </w:divBdr>
            </w:div>
            <w:div w:id="1734541935">
              <w:marLeft w:val="0"/>
              <w:marRight w:val="0"/>
              <w:marTop w:val="0"/>
              <w:marBottom w:val="0"/>
              <w:divBdr>
                <w:top w:val="none" w:sz="0" w:space="0" w:color="auto"/>
                <w:left w:val="none" w:sz="0" w:space="0" w:color="auto"/>
                <w:bottom w:val="none" w:sz="0" w:space="0" w:color="auto"/>
                <w:right w:val="none" w:sz="0" w:space="0" w:color="auto"/>
              </w:divBdr>
            </w:div>
            <w:div w:id="1787970093">
              <w:marLeft w:val="0"/>
              <w:marRight w:val="0"/>
              <w:marTop w:val="0"/>
              <w:marBottom w:val="0"/>
              <w:divBdr>
                <w:top w:val="none" w:sz="0" w:space="0" w:color="auto"/>
                <w:left w:val="none" w:sz="0" w:space="0" w:color="auto"/>
                <w:bottom w:val="none" w:sz="0" w:space="0" w:color="auto"/>
                <w:right w:val="none" w:sz="0" w:space="0" w:color="auto"/>
              </w:divBdr>
            </w:div>
            <w:div w:id="12300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6001">
      <w:bodyDiv w:val="1"/>
      <w:marLeft w:val="0"/>
      <w:marRight w:val="0"/>
      <w:marTop w:val="0"/>
      <w:marBottom w:val="0"/>
      <w:divBdr>
        <w:top w:val="none" w:sz="0" w:space="0" w:color="auto"/>
        <w:left w:val="none" w:sz="0" w:space="0" w:color="auto"/>
        <w:bottom w:val="none" w:sz="0" w:space="0" w:color="auto"/>
        <w:right w:val="none" w:sz="0" w:space="0" w:color="auto"/>
      </w:divBdr>
    </w:div>
    <w:div w:id="1062824121">
      <w:bodyDiv w:val="1"/>
      <w:marLeft w:val="0"/>
      <w:marRight w:val="0"/>
      <w:marTop w:val="0"/>
      <w:marBottom w:val="0"/>
      <w:divBdr>
        <w:top w:val="none" w:sz="0" w:space="0" w:color="auto"/>
        <w:left w:val="none" w:sz="0" w:space="0" w:color="auto"/>
        <w:bottom w:val="none" w:sz="0" w:space="0" w:color="auto"/>
        <w:right w:val="none" w:sz="0" w:space="0" w:color="auto"/>
      </w:divBdr>
    </w:div>
    <w:div w:id="1068499686">
      <w:bodyDiv w:val="1"/>
      <w:marLeft w:val="0"/>
      <w:marRight w:val="0"/>
      <w:marTop w:val="0"/>
      <w:marBottom w:val="0"/>
      <w:divBdr>
        <w:top w:val="none" w:sz="0" w:space="0" w:color="auto"/>
        <w:left w:val="none" w:sz="0" w:space="0" w:color="auto"/>
        <w:bottom w:val="none" w:sz="0" w:space="0" w:color="auto"/>
        <w:right w:val="none" w:sz="0" w:space="0" w:color="auto"/>
      </w:divBdr>
    </w:div>
    <w:div w:id="1071462422">
      <w:bodyDiv w:val="1"/>
      <w:marLeft w:val="0"/>
      <w:marRight w:val="0"/>
      <w:marTop w:val="0"/>
      <w:marBottom w:val="0"/>
      <w:divBdr>
        <w:top w:val="none" w:sz="0" w:space="0" w:color="auto"/>
        <w:left w:val="none" w:sz="0" w:space="0" w:color="auto"/>
        <w:bottom w:val="none" w:sz="0" w:space="0" w:color="auto"/>
        <w:right w:val="none" w:sz="0" w:space="0" w:color="auto"/>
      </w:divBdr>
    </w:div>
    <w:div w:id="1071535676">
      <w:bodyDiv w:val="1"/>
      <w:marLeft w:val="0"/>
      <w:marRight w:val="0"/>
      <w:marTop w:val="0"/>
      <w:marBottom w:val="0"/>
      <w:divBdr>
        <w:top w:val="none" w:sz="0" w:space="0" w:color="auto"/>
        <w:left w:val="none" w:sz="0" w:space="0" w:color="auto"/>
        <w:bottom w:val="none" w:sz="0" w:space="0" w:color="auto"/>
        <w:right w:val="none" w:sz="0" w:space="0" w:color="auto"/>
      </w:divBdr>
      <w:divsChild>
        <w:div w:id="1048918432">
          <w:marLeft w:val="0"/>
          <w:marRight w:val="0"/>
          <w:marTop w:val="0"/>
          <w:marBottom w:val="0"/>
          <w:divBdr>
            <w:top w:val="none" w:sz="0" w:space="0" w:color="auto"/>
            <w:left w:val="none" w:sz="0" w:space="0" w:color="auto"/>
            <w:bottom w:val="none" w:sz="0" w:space="0" w:color="auto"/>
            <w:right w:val="none" w:sz="0" w:space="0" w:color="auto"/>
          </w:divBdr>
          <w:divsChild>
            <w:div w:id="1358889045">
              <w:marLeft w:val="0"/>
              <w:marRight w:val="0"/>
              <w:marTop w:val="0"/>
              <w:marBottom w:val="0"/>
              <w:divBdr>
                <w:top w:val="none" w:sz="0" w:space="0" w:color="auto"/>
                <w:left w:val="none" w:sz="0" w:space="0" w:color="auto"/>
                <w:bottom w:val="none" w:sz="0" w:space="0" w:color="auto"/>
                <w:right w:val="none" w:sz="0" w:space="0" w:color="auto"/>
              </w:divBdr>
            </w:div>
            <w:div w:id="1246455578">
              <w:marLeft w:val="0"/>
              <w:marRight w:val="0"/>
              <w:marTop w:val="0"/>
              <w:marBottom w:val="0"/>
              <w:divBdr>
                <w:top w:val="none" w:sz="0" w:space="0" w:color="auto"/>
                <w:left w:val="none" w:sz="0" w:space="0" w:color="auto"/>
                <w:bottom w:val="none" w:sz="0" w:space="0" w:color="auto"/>
                <w:right w:val="none" w:sz="0" w:space="0" w:color="auto"/>
              </w:divBdr>
            </w:div>
            <w:div w:id="7801481">
              <w:marLeft w:val="0"/>
              <w:marRight w:val="0"/>
              <w:marTop w:val="0"/>
              <w:marBottom w:val="0"/>
              <w:divBdr>
                <w:top w:val="none" w:sz="0" w:space="0" w:color="auto"/>
                <w:left w:val="none" w:sz="0" w:space="0" w:color="auto"/>
                <w:bottom w:val="none" w:sz="0" w:space="0" w:color="auto"/>
                <w:right w:val="none" w:sz="0" w:space="0" w:color="auto"/>
              </w:divBdr>
            </w:div>
            <w:div w:id="857814370">
              <w:marLeft w:val="0"/>
              <w:marRight w:val="0"/>
              <w:marTop w:val="0"/>
              <w:marBottom w:val="0"/>
              <w:divBdr>
                <w:top w:val="none" w:sz="0" w:space="0" w:color="auto"/>
                <w:left w:val="none" w:sz="0" w:space="0" w:color="auto"/>
                <w:bottom w:val="none" w:sz="0" w:space="0" w:color="auto"/>
                <w:right w:val="none" w:sz="0" w:space="0" w:color="auto"/>
              </w:divBdr>
            </w:div>
            <w:div w:id="318005472">
              <w:marLeft w:val="0"/>
              <w:marRight w:val="0"/>
              <w:marTop w:val="0"/>
              <w:marBottom w:val="0"/>
              <w:divBdr>
                <w:top w:val="none" w:sz="0" w:space="0" w:color="auto"/>
                <w:left w:val="none" w:sz="0" w:space="0" w:color="auto"/>
                <w:bottom w:val="none" w:sz="0" w:space="0" w:color="auto"/>
                <w:right w:val="none" w:sz="0" w:space="0" w:color="auto"/>
              </w:divBdr>
            </w:div>
            <w:div w:id="592930884">
              <w:marLeft w:val="0"/>
              <w:marRight w:val="0"/>
              <w:marTop w:val="0"/>
              <w:marBottom w:val="0"/>
              <w:divBdr>
                <w:top w:val="none" w:sz="0" w:space="0" w:color="auto"/>
                <w:left w:val="none" w:sz="0" w:space="0" w:color="auto"/>
                <w:bottom w:val="none" w:sz="0" w:space="0" w:color="auto"/>
                <w:right w:val="none" w:sz="0" w:space="0" w:color="auto"/>
              </w:divBdr>
            </w:div>
            <w:div w:id="400324891">
              <w:marLeft w:val="0"/>
              <w:marRight w:val="0"/>
              <w:marTop w:val="0"/>
              <w:marBottom w:val="0"/>
              <w:divBdr>
                <w:top w:val="none" w:sz="0" w:space="0" w:color="auto"/>
                <w:left w:val="none" w:sz="0" w:space="0" w:color="auto"/>
                <w:bottom w:val="none" w:sz="0" w:space="0" w:color="auto"/>
                <w:right w:val="none" w:sz="0" w:space="0" w:color="auto"/>
              </w:divBdr>
            </w:div>
            <w:div w:id="847671796">
              <w:marLeft w:val="0"/>
              <w:marRight w:val="0"/>
              <w:marTop w:val="0"/>
              <w:marBottom w:val="0"/>
              <w:divBdr>
                <w:top w:val="none" w:sz="0" w:space="0" w:color="auto"/>
                <w:left w:val="none" w:sz="0" w:space="0" w:color="auto"/>
                <w:bottom w:val="none" w:sz="0" w:space="0" w:color="auto"/>
                <w:right w:val="none" w:sz="0" w:space="0" w:color="auto"/>
              </w:divBdr>
            </w:div>
            <w:div w:id="1304047080">
              <w:marLeft w:val="0"/>
              <w:marRight w:val="0"/>
              <w:marTop w:val="0"/>
              <w:marBottom w:val="0"/>
              <w:divBdr>
                <w:top w:val="none" w:sz="0" w:space="0" w:color="auto"/>
                <w:left w:val="none" w:sz="0" w:space="0" w:color="auto"/>
                <w:bottom w:val="none" w:sz="0" w:space="0" w:color="auto"/>
                <w:right w:val="none" w:sz="0" w:space="0" w:color="auto"/>
              </w:divBdr>
            </w:div>
            <w:div w:id="868372738">
              <w:marLeft w:val="0"/>
              <w:marRight w:val="0"/>
              <w:marTop w:val="0"/>
              <w:marBottom w:val="0"/>
              <w:divBdr>
                <w:top w:val="none" w:sz="0" w:space="0" w:color="auto"/>
                <w:left w:val="none" w:sz="0" w:space="0" w:color="auto"/>
                <w:bottom w:val="none" w:sz="0" w:space="0" w:color="auto"/>
                <w:right w:val="none" w:sz="0" w:space="0" w:color="auto"/>
              </w:divBdr>
            </w:div>
            <w:div w:id="1806466545">
              <w:marLeft w:val="0"/>
              <w:marRight w:val="0"/>
              <w:marTop w:val="0"/>
              <w:marBottom w:val="0"/>
              <w:divBdr>
                <w:top w:val="none" w:sz="0" w:space="0" w:color="auto"/>
                <w:left w:val="none" w:sz="0" w:space="0" w:color="auto"/>
                <w:bottom w:val="none" w:sz="0" w:space="0" w:color="auto"/>
                <w:right w:val="none" w:sz="0" w:space="0" w:color="auto"/>
              </w:divBdr>
            </w:div>
            <w:div w:id="992680702">
              <w:marLeft w:val="0"/>
              <w:marRight w:val="0"/>
              <w:marTop w:val="0"/>
              <w:marBottom w:val="0"/>
              <w:divBdr>
                <w:top w:val="none" w:sz="0" w:space="0" w:color="auto"/>
                <w:left w:val="none" w:sz="0" w:space="0" w:color="auto"/>
                <w:bottom w:val="none" w:sz="0" w:space="0" w:color="auto"/>
                <w:right w:val="none" w:sz="0" w:space="0" w:color="auto"/>
              </w:divBdr>
            </w:div>
            <w:div w:id="533614322">
              <w:marLeft w:val="0"/>
              <w:marRight w:val="0"/>
              <w:marTop w:val="0"/>
              <w:marBottom w:val="0"/>
              <w:divBdr>
                <w:top w:val="none" w:sz="0" w:space="0" w:color="auto"/>
                <w:left w:val="none" w:sz="0" w:space="0" w:color="auto"/>
                <w:bottom w:val="none" w:sz="0" w:space="0" w:color="auto"/>
                <w:right w:val="none" w:sz="0" w:space="0" w:color="auto"/>
              </w:divBdr>
            </w:div>
            <w:div w:id="11577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826">
      <w:bodyDiv w:val="1"/>
      <w:marLeft w:val="0"/>
      <w:marRight w:val="0"/>
      <w:marTop w:val="0"/>
      <w:marBottom w:val="0"/>
      <w:divBdr>
        <w:top w:val="none" w:sz="0" w:space="0" w:color="auto"/>
        <w:left w:val="none" w:sz="0" w:space="0" w:color="auto"/>
        <w:bottom w:val="none" w:sz="0" w:space="0" w:color="auto"/>
        <w:right w:val="none" w:sz="0" w:space="0" w:color="auto"/>
      </w:divBdr>
    </w:div>
    <w:div w:id="1084455223">
      <w:bodyDiv w:val="1"/>
      <w:marLeft w:val="0"/>
      <w:marRight w:val="0"/>
      <w:marTop w:val="0"/>
      <w:marBottom w:val="0"/>
      <w:divBdr>
        <w:top w:val="none" w:sz="0" w:space="0" w:color="auto"/>
        <w:left w:val="none" w:sz="0" w:space="0" w:color="auto"/>
        <w:bottom w:val="none" w:sz="0" w:space="0" w:color="auto"/>
        <w:right w:val="none" w:sz="0" w:space="0" w:color="auto"/>
      </w:divBdr>
    </w:div>
    <w:div w:id="1084843589">
      <w:bodyDiv w:val="1"/>
      <w:marLeft w:val="0"/>
      <w:marRight w:val="0"/>
      <w:marTop w:val="0"/>
      <w:marBottom w:val="0"/>
      <w:divBdr>
        <w:top w:val="none" w:sz="0" w:space="0" w:color="auto"/>
        <w:left w:val="none" w:sz="0" w:space="0" w:color="auto"/>
        <w:bottom w:val="none" w:sz="0" w:space="0" w:color="auto"/>
        <w:right w:val="none" w:sz="0" w:space="0" w:color="auto"/>
      </w:divBdr>
    </w:div>
    <w:div w:id="1100415033">
      <w:bodyDiv w:val="1"/>
      <w:marLeft w:val="0"/>
      <w:marRight w:val="0"/>
      <w:marTop w:val="0"/>
      <w:marBottom w:val="0"/>
      <w:divBdr>
        <w:top w:val="none" w:sz="0" w:space="0" w:color="auto"/>
        <w:left w:val="none" w:sz="0" w:space="0" w:color="auto"/>
        <w:bottom w:val="none" w:sz="0" w:space="0" w:color="auto"/>
        <w:right w:val="none" w:sz="0" w:space="0" w:color="auto"/>
      </w:divBdr>
      <w:divsChild>
        <w:div w:id="1018460710">
          <w:marLeft w:val="0"/>
          <w:marRight w:val="0"/>
          <w:marTop w:val="0"/>
          <w:marBottom w:val="0"/>
          <w:divBdr>
            <w:top w:val="none" w:sz="0" w:space="0" w:color="auto"/>
            <w:left w:val="none" w:sz="0" w:space="0" w:color="auto"/>
            <w:bottom w:val="none" w:sz="0" w:space="0" w:color="auto"/>
            <w:right w:val="none" w:sz="0" w:space="0" w:color="auto"/>
          </w:divBdr>
          <w:divsChild>
            <w:div w:id="1656835671">
              <w:marLeft w:val="0"/>
              <w:marRight w:val="0"/>
              <w:marTop w:val="0"/>
              <w:marBottom w:val="0"/>
              <w:divBdr>
                <w:top w:val="none" w:sz="0" w:space="0" w:color="auto"/>
                <w:left w:val="none" w:sz="0" w:space="0" w:color="auto"/>
                <w:bottom w:val="none" w:sz="0" w:space="0" w:color="auto"/>
                <w:right w:val="none" w:sz="0" w:space="0" w:color="auto"/>
              </w:divBdr>
            </w:div>
            <w:div w:id="215243304">
              <w:marLeft w:val="0"/>
              <w:marRight w:val="0"/>
              <w:marTop w:val="0"/>
              <w:marBottom w:val="0"/>
              <w:divBdr>
                <w:top w:val="none" w:sz="0" w:space="0" w:color="auto"/>
                <w:left w:val="none" w:sz="0" w:space="0" w:color="auto"/>
                <w:bottom w:val="none" w:sz="0" w:space="0" w:color="auto"/>
                <w:right w:val="none" w:sz="0" w:space="0" w:color="auto"/>
              </w:divBdr>
            </w:div>
            <w:div w:id="1383167032">
              <w:marLeft w:val="0"/>
              <w:marRight w:val="0"/>
              <w:marTop w:val="0"/>
              <w:marBottom w:val="0"/>
              <w:divBdr>
                <w:top w:val="none" w:sz="0" w:space="0" w:color="auto"/>
                <w:left w:val="none" w:sz="0" w:space="0" w:color="auto"/>
                <w:bottom w:val="none" w:sz="0" w:space="0" w:color="auto"/>
                <w:right w:val="none" w:sz="0" w:space="0" w:color="auto"/>
              </w:divBdr>
            </w:div>
            <w:div w:id="799803830">
              <w:marLeft w:val="0"/>
              <w:marRight w:val="0"/>
              <w:marTop w:val="0"/>
              <w:marBottom w:val="0"/>
              <w:divBdr>
                <w:top w:val="none" w:sz="0" w:space="0" w:color="auto"/>
                <w:left w:val="none" w:sz="0" w:space="0" w:color="auto"/>
                <w:bottom w:val="none" w:sz="0" w:space="0" w:color="auto"/>
                <w:right w:val="none" w:sz="0" w:space="0" w:color="auto"/>
              </w:divBdr>
            </w:div>
            <w:div w:id="387537007">
              <w:marLeft w:val="0"/>
              <w:marRight w:val="0"/>
              <w:marTop w:val="0"/>
              <w:marBottom w:val="0"/>
              <w:divBdr>
                <w:top w:val="none" w:sz="0" w:space="0" w:color="auto"/>
                <w:left w:val="none" w:sz="0" w:space="0" w:color="auto"/>
                <w:bottom w:val="none" w:sz="0" w:space="0" w:color="auto"/>
                <w:right w:val="none" w:sz="0" w:space="0" w:color="auto"/>
              </w:divBdr>
            </w:div>
            <w:div w:id="760031842">
              <w:marLeft w:val="0"/>
              <w:marRight w:val="0"/>
              <w:marTop w:val="0"/>
              <w:marBottom w:val="0"/>
              <w:divBdr>
                <w:top w:val="none" w:sz="0" w:space="0" w:color="auto"/>
                <w:left w:val="none" w:sz="0" w:space="0" w:color="auto"/>
                <w:bottom w:val="none" w:sz="0" w:space="0" w:color="auto"/>
                <w:right w:val="none" w:sz="0" w:space="0" w:color="auto"/>
              </w:divBdr>
            </w:div>
            <w:div w:id="131481235">
              <w:marLeft w:val="0"/>
              <w:marRight w:val="0"/>
              <w:marTop w:val="0"/>
              <w:marBottom w:val="0"/>
              <w:divBdr>
                <w:top w:val="none" w:sz="0" w:space="0" w:color="auto"/>
                <w:left w:val="none" w:sz="0" w:space="0" w:color="auto"/>
                <w:bottom w:val="none" w:sz="0" w:space="0" w:color="auto"/>
                <w:right w:val="none" w:sz="0" w:space="0" w:color="auto"/>
              </w:divBdr>
            </w:div>
            <w:div w:id="572474202">
              <w:marLeft w:val="0"/>
              <w:marRight w:val="0"/>
              <w:marTop w:val="0"/>
              <w:marBottom w:val="0"/>
              <w:divBdr>
                <w:top w:val="none" w:sz="0" w:space="0" w:color="auto"/>
                <w:left w:val="none" w:sz="0" w:space="0" w:color="auto"/>
                <w:bottom w:val="none" w:sz="0" w:space="0" w:color="auto"/>
                <w:right w:val="none" w:sz="0" w:space="0" w:color="auto"/>
              </w:divBdr>
            </w:div>
            <w:div w:id="1684162014">
              <w:marLeft w:val="0"/>
              <w:marRight w:val="0"/>
              <w:marTop w:val="0"/>
              <w:marBottom w:val="0"/>
              <w:divBdr>
                <w:top w:val="none" w:sz="0" w:space="0" w:color="auto"/>
                <w:left w:val="none" w:sz="0" w:space="0" w:color="auto"/>
                <w:bottom w:val="none" w:sz="0" w:space="0" w:color="auto"/>
                <w:right w:val="none" w:sz="0" w:space="0" w:color="auto"/>
              </w:divBdr>
            </w:div>
            <w:div w:id="1755012851">
              <w:marLeft w:val="0"/>
              <w:marRight w:val="0"/>
              <w:marTop w:val="0"/>
              <w:marBottom w:val="0"/>
              <w:divBdr>
                <w:top w:val="none" w:sz="0" w:space="0" w:color="auto"/>
                <w:left w:val="none" w:sz="0" w:space="0" w:color="auto"/>
                <w:bottom w:val="none" w:sz="0" w:space="0" w:color="auto"/>
                <w:right w:val="none" w:sz="0" w:space="0" w:color="auto"/>
              </w:divBdr>
            </w:div>
            <w:div w:id="1080297083">
              <w:marLeft w:val="0"/>
              <w:marRight w:val="0"/>
              <w:marTop w:val="0"/>
              <w:marBottom w:val="0"/>
              <w:divBdr>
                <w:top w:val="none" w:sz="0" w:space="0" w:color="auto"/>
                <w:left w:val="none" w:sz="0" w:space="0" w:color="auto"/>
                <w:bottom w:val="none" w:sz="0" w:space="0" w:color="auto"/>
                <w:right w:val="none" w:sz="0" w:space="0" w:color="auto"/>
              </w:divBdr>
            </w:div>
            <w:div w:id="485895838">
              <w:marLeft w:val="0"/>
              <w:marRight w:val="0"/>
              <w:marTop w:val="0"/>
              <w:marBottom w:val="0"/>
              <w:divBdr>
                <w:top w:val="none" w:sz="0" w:space="0" w:color="auto"/>
                <w:left w:val="none" w:sz="0" w:space="0" w:color="auto"/>
                <w:bottom w:val="none" w:sz="0" w:space="0" w:color="auto"/>
                <w:right w:val="none" w:sz="0" w:space="0" w:color="auto"/>
              </w:divBdr>
            </w:div>
            <w:div w:id="135419503">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256251349">
              <w:marLeft w:val="0"/>
              <w:marRight w:val="0"/>
              <w:marTop w:val="0"/>
              <w:marBottom w:val="0"/>
              <w:divBdr>
                <w:top w:val="none" w:sz="0" w:space="0" w:color="auto"/>
                <w:left w:val="none" w:sz="0" w:space="0" w:color="auto"/>
                <w:bottom w:val="none" w:sz="0" w:space="0" w:color="auto"/>
                <w:right w:val="none" w:sz="0" w:space="0" w:color="auto"/>
              </w:divBdr>
            </w:div>
            <w:div w:id="342898991">
              <w:marLeft w:val="0"/>
              <w:marRight w:val="0"/>
              <w:marTop w:val="0"/>
              <w:marBottom w:val="0"/>
              <w:divBdr>
                <w:top w:val="none" w:sz="0" w:space="0" w:color="auto"/>
                <w:left w:val="none" w:sz="0" w:space="0" w:color="auto"/>
                <w:bottom w:val="none" w:sz="0" w:space="0" w:color="auto"/>
                <w:right w:val="none" w:sz="0" w:space="0" w:color="auto"/>
              </w:divBdr>
            </w:div>
            <w:div w:id="1282489663">
              <w:marLeft w:val="0"/>
              <w:marRight w:val="0"/>
              <w:marTop w:val="0"/>
              <w:marBottom w:val="0"/>
              <w:divBdr>
                <w:top w:val="none" w:sz="0" w:space="0" w:color="auto"/>
                <w:left w:val="none" w:sz="0" w:space="0" w:color="auto"/>
                <w:bottom w:val="none" w:sz="0" w:space="0" w:color="auto"/>
                <w:right w:val="none" w:sz="0" w:space="0" w:color="auto"/>
              </w:divBdr>
            </w:div>
            <w:div w:id="1105613173">
              <w:marLeft w:val="0"/>
              <w:marRight w:val="0"/>
              <w:marTop w:val="0"/>
              <w:marBottom w:val="0"/>
              <w:divBdr>
                <w:top w:val="none" w:sz="0" w:space="0" w:color="auto"/>
                <w:left w:val="none" w:sz="0" w:space="0" w:color="auto"/>
                <w:bottom w:val="none" w:sz="0" w:space="0" w:color="auto"/>
                <w:right w:val="none" w:sz="0" w:space="0" w:color="auto"/>
              </w:divBdr>
            </w:div>
            <w:div w:id="108745520">
              <w:marLeft w:val="0"/>
              <w:marRight w:val="0"/>
              <w:marTop w:val="0"/>
              <w:marBottom w:val="0"/>
              <w:divBdr>
                <w:top w:val="none" w:sz="0" w:space="0" w:color="auto"/>
                <w:left w:val="none" w:sz="0" w:space="0" w:color="auto"/>
                <w:bottom w:val="none" w:sz="0" w:space="0" w:color="auto"/>
                <w:right w:val="none" w:sz="0" w:space="0" w:color="auto"/>
              </w:divBdr>
            </w:div>
            <w:div w:id="1918008987">
              <w:marLeft w:val="0"/>
              <w:marRight w:val="0"/>
              <w:marTop w:val="0"/>
              <w:marBottom w:val="0"/>
              <w:divBdr>
                <w:top w:val="none" w:sz="0" w:space="0" w:color="auto"/>
                <w:left w:val="none" w:sz="0" w:space="0" w:color="auto"/>
                <w:bottom w:val="none" w:sz="0" w:space="0" w:color="auto"/>
                <w:right w:val="none" w:sz="0" w:space="0" w:color="auto"/>
              </w:divBdr>
            </w:div>
            <w:div w:id="804200237">
              <w:marLeft w:val="0"/>
              <w:marRight w:val="0"/>
              <w:marTop w:val="0"/>
              <w:marBottom w:val="0"/>
              <w:divBdr>
                <w:top w:val="none" w:sz="0" w:space="0" w:color="auto"/>
                <w:left w:val="none" w:sz="0" w:space="0" w:color="auto"/>
                <w:bottom w:val="none" w:sz="0" w:space="0" w:color="auto"/>
                <w:right w:val="none" w:sz="0" w:space="0" w:color="auto"/>
              </w:divBdr>
            </w:div>
            <w:div w:id="375159452">
              <w:marLeft w:val="0"/>
              <w:marRight w:val="0"/>
              <w:marTop w:val="0"/>
              <w:marBottom w:val="0"/>
              <w:divBdr>
                <w:top w:val="none" w:sz="0" w:space="0" w:color="auto"/>
                <w:left w:val="none" w:sz="0" w:space="0" w:color="auto"/>
                <w:bottom w:val="none" w:sz="0" w:space="0" w:color="auto"/>
                <w:right w:val="none" w:sz="0" w:space="0" w:color="auto"/>
              </w:divBdr>
            </w:div>
            <w:div w:id="1651865415">
              <w:marLeft w:val="0"/>
              <w:marRight w:val="0"/>
              <w:marTop w:val="0"/>
              <w:marBottom w:val="0"/>
              <w:divBdr>
                <w:top w:val="none" w:sz="0" w:space="0" w:color="auto"/>
                <w:left w:val="none" w:sz="0" w:space="0" w:color="auto"/>
                <w:bottom w:val="none" w:sz="0" w:space="0" w:color="auto"/>
                <w:right w:val="none" w:sz="0" w:space="0" w:color="auto"/>
              </w:divBdr>
            </w:div>
            <w:div w:id="416484359">
              <w:marLeft w:val="0"/>
              <w:marRight w:val="0"/>
              <w:marTop w:val="0"/>
              <w:marBottom w:val="0"/>
              <w:divBdr>
                <w:top w:val="none" w:sz="0" w:space="0" w:color="auto"/>
                <w:left w:val="none" w:sz="0" w:space="0" w:color="auto"/>
                <w:bottom w:val="none" w:sz="0" w:space="0" w:color="auto"/>
                <w:right w:val="none" w:sz="0" w:space="0" w:color="auto"/>
              </w:divBdr>
            </w:div>
            <w:div w:id="2005163573">
              <w:marLeft w:val="0"/>
              <w:marRight w:val="0"/>
              <w:marTop w:val="0"/>
              <w:marBottom w:val="0"/>
              <w:divBdr>
                <w:top w:val="none" w:sz="0" w:space="0" w:color="auto"/>
                <w:left w:val="none" w:sz="0" w:space="0" w:color="auto"/>
                <w:bottom w:val="none" w:sz="0" w:space="0" w:color="auto"/>
                <w:right w:val="none" w:sz="0" w:space="0" w:color="auto"/>
              </w:divBdr>
            </w:div>
            <w:div w:id="925573622">
              <w:marLeft w:val="0"/>
              <w:marRight w:val="0"/>
              <w:marTop w:val="0"/>
              <w:marBottom w:val="0"/>
              <w:divBdr>
                <w:top w:val="none" w:sz="0" w:space="0" w:color="auto"/>
                <w:left w:val="none" w:sz="0" w:space="0" w:color="auto"/>
                <w:bottom w:val="none" w:sz="0" w:space="0" w:color="auto"/>
                <w:right w:val="none" w:sz="0" w:space="0" w:color="auto"/>
              </w:divBdr>
            </w:div>
            <w:div w:id="1851413757">
              <w:marLeft w:val="0"/>
              <w:marRight w:val="0"/>
              <w:marTop w:val="0"/>
              <w:marBottom w:val="0"/>
              <w:divBdr>
                <w:top w:val="none" w:sz="0" w:space="0" w:color="auto"/>
                <w:left w:val="none" w:sz="0" w:space="0" w:color="auto"/>
                <w:bottom w:val="none" w:sz="0" w:space="0" w:color="auto"/>
                <w:right w:val="none" w:sz="0" w:space="0" w:color="auto"/>
              </w:divBdr>
            </w:div>
            <w:div w:id="2126069883">
              <w:marLeft w:val="0"/>
              <w:marRight w:val="0"/>
              <w:marTop w:val="0"/>
              <w:marBottom w:val="0"/>
              <w:divBdr>
                <w:top w:val="none" w:sz="0" w:space="0" w:color="auto"/>
                <w:left w:val="none" w:sz="0" w:space="0" w:color="auto"/>
                <w:bottom w:val="none" w:sz="0" w:space="0" w:color="auto"/>
                <w:right w:val="none" w:sz="0" w:space="0" w:color="auto"/>
              </w:divBdr>
            </w:div>
            <w:div w:id="1383022657">
              <w:marLeft w:val="0"/>
              <w:marRight w:val="0"/>
              <w:marTop w:val="0"/>
              <w:marBottom w:val="0"/>
              <w:divBdr>
                <w:top w:val="none" w:sz="0" w:space="0" w:color="auto"/>
                <w:left w:val="none" w:sz="0" w:space="0" w:color="auto"/>
                <w:bottom w:val="none" w:sz="0" w:space="0" w:color="auto"/>
                <w:right w:val="none" w:sz="0" w:space="0" w:color="auto"/>
              </w:divBdr>
            </w:div>
            <w:div w:id="582566919">
              <w:marLeft w:val="0"/>
              <w:marRight w:val="0"/>
              <w:marTop w:val="0"/>
              <w:marBottom w:val="0"/>
              <w:divBdr>
                <w:top w:val="none" w:sz="0" w:space="0" w:color="auto"/>
                <w:left w:val="none" w:sz="0" w:space="0" w:color="auto"/>
                <w:bottom w:val="none" w:sz="0" w:space="0" w:color="auto"/>
                <w:right w:val="none" w:sz="0" w:space="0" w:color="auto"/>
              </w:divBdr>
            </w:div>
            <w:div w:id="1501579554">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 w:id="835805985">
              <w:marLeft w:val="0"/>
              <w:marRight w:val="0"/>
              <w:marTop w:val="0"/>
              <w:marBottom w:val="0"/>
              <w:divBdr>
                <w:top w:val="none" w:sz="0" w:space="0" w:color="auto"/>
                <w:left w:val="none" w:sz="0" w:space="0" w:color="auto"/>
                <w:bottom w:val="none" w:sz="0" w:space="0" w:color="auto"/>
                <w:right w:val="none" w:sz="0" w:space="0" w:color="auto"/>
              </w:divBdr>
            </w:div>
            <w:div w:id="141777117">
              <w:marLeft w:val="0"/>
              <w:marRight w:val="0"/>
              <w:marTop w:val="0"/>
              <w:marBottom w:val="0"/>
              <w:divBdr>
                <w:top w:val="none" w:sz="0" w:space="0" w:color="auto"/>
                <w:left w:val="none" w:sz="0" w:space="0" w:color="auto"/>
                <w:bottom w:val="none" w:sz="0" w:space="0" w:color="auto"/>
                <w:right w:val="none" w:sz="0" w:space="0" w:color="auto"/>
              </w:divBdr>
            </w:div>
            <w:div w:id="1176965836">
              <w:marLeft w:val="0"/>
              <w:marRight w:val="0"/>
              <w:marTop w:val="0"/>
              <w:marBottom w:val="0"/>
              <w:divBdr>
                <w:top w:val="none" w:sz="0" w:space="0" w:color="auto"/>
                <w:left w:val="none" w:sz="0" w:space="0" w:color="auto"/>
                <w:bottom w:val="none" w:sz="0" w:space="0" w:color="auto"/>
                <w:right w:val="none" w:sz="0" w:space="0" w:color="auto"/>
              </w:divBdr>
            </w:div>
            <w:div w:id="959653623">
              <w:marLeft w:val="0"/>
              <w:marRight w:val="0"/>
              <w:marTop w:val="0"/>
              <w:marBottom w:val="0"/>
              <w:divBdr>
                <w:top w:val="none" w:sz="0" w:space="0" w:color="auto"/>
                <w:left w:val="none" w:sz="0" w:space="0" w:color="auto"/>
                <w:bottom w:val="none" w:sz="0" w:space="0" w:color="auto"/>
                <w:right w:val="none" w:sz="0" w:space="0" w:color="auto"/>
              </w:divBdr>
            </w:div>
            <w:div w:id="1584533694">
              <w:marLeft w:val="0"/>
              <w:marRight w:val="0"/>
              <w:marTop w:val="0"/>
              <w:marBottom w:val="0"/>
              <w:divBdr>
                <w:top w:val="none" w:sz="0" w:space="0" w:color="auto"/>
                <w:left w:val="none" w:sz="0" w:space="0" w:color="auto"/>
                <w:bottom w:val="none" w:sz="0" w:space="0" w:color="auto"/>
                <w:right w:val="none" w:sz="0" w:space="0" w:color="auto"/>
              </w:divBdr>
            </w:div>
            <w:div w:id="1288779130">
              <w:marLeft w:val="0"/>
              <w:marRight w:val="0"/>
              <w:marTop w:val="0"/>
              <w:marBottom w:val="0"/>
              <w:divBdr>
                <w:top w:val="none" w:sz="0" w:space="0" w:color="auto"/>
                <w:left w:val="none" w:sz="0" w:space="0" w:color="auto"/>
                <w:bottom w:val="none" w:sz="0" w:space="0" w:color="auto"/>
                <w:right w:val="none" w:sz="0" w:space="0" w:color="auto"/>
              </w:divBdr>
            </w:div>
            <w:div w:id="569579454">
              <w:marLeft w:val="0"/>
              <w:marRight w:val="0"/>
              <w:marTop w:val="0"/>
              <w:marBottom w:val="0"/>
              <w:divBdr>
                <w:top w:val="none" w:sz="0" w:space="0" w:color="auto"/>
                <w:left w:val="none" w:sz="0" w:space="0" w:color="auto"/>
                <w:bottom w:val="none" w:sz="0" w:space="0" w:color="auto"/>
                <w:right w:val="none" w:sz="0" w:space="0" w:color="auto"/>
              </w:divBdr>
            </w:div>
            <w:div w:id="1391461974">
              <w:marLeft w:val="0"/>
              <w:marRight w:val="0"/>
              <w:marTop w:val="0"/>
              <w:marBottom w:val="0"/>
              <w:divBdr>
                <w:top w:val="none" w:sz="0" w:space="0" w:color="auto"/>
                <w:left w:val="none" w:sz="0" w:space="0" w:color="auto"/>
                <w:bottom w:val="none" w:sz="0" w:space="0" w:color="auto"/>
                <w:right w:val="none" w:sz="0" w:space="0" w:color="auto"/>
              </w:divBdr>
            </w:div>
            <w:div w:id="301081553">
              <w:marLeft w:val="0"/>
              <w:marRight w:val="0"/>
              <w:marTop w:val="0"/>
              <w:marBottom w:val="0"/>
              <w:divBdr>
                <w:top w:val="none" w:sz="0" w:space="0" w:color="auto"/>
                <w:left w:val="none" w:sz="0" w:space="0" w:color="auto"/>
                <w:bottom w:val="none" w:sz="0" w:space="0" w:color="auto"/>
                <w:right w:val="none" w:sz="0" w:space="0" w:color="auto"/>
              </w:divBdr>
            </w:div>
            <w:div w:id="203444579">
              <w:marLeft w:val="0"/>
              <w:marRight w:val="0"/>
              <w:marTop w:val="0"/>
              <w:marBottom w:val="0"/>
              <w:divBdr>
                <w:top w:val="none" w:sz="0" w:space="0" w:color="auto"/>
                <w:left w:val="none" w:sz="0" w:space="0" w:color="auto"/>
                <w:bottom w:val="none" w:sz="0" w:space="0" w:color="auto"/>
                <w:right w:val="none" w:sz="0" w:space="0" w:color="auto"/>
              </w:divBdr>
            </w:div>
            <w:div w:id="1981617878">
              <w:marLeft w:val="0"/>
              <w:marRight w:val="0"/>
              <w:marTop w:val="0"/>
              <w:marBottom w:val="0"/>
              <w:divBdr>
                <w:top w:val="none" w:sz="0" w:space="0" w:color="auto"/>
                <w:left w:val="none" w:sz="0" w:space="0" w:color="auto"/>
                <w:bottom w:val="none" w:sz="0" w:space="0" w:color="auto"/>
                <w:right w:val="none" w:sz="0" w:space="0" w:color="auto"/>
              </w:divBdr>
            </w:div>
            <w:div w:id="288167810">
              <w:marLeft w:val="0"/>
              <w:marRight w:val="0"/>
              <w:marTop w:val="0"/>
              <w:marBottom w:val="0"/>
              <w:divBdr>
                <w:top w:val="none" w:sz="0" w:space="0" w:color="auto"/>
                <w:left w:val="none" w:sz="0" w:space="0" w:color="auto"/>
                <w:bottom w:val="none" w:sz="0" w:space="0" w:color="auto"/>
                <w:right w:val="none" w:sz="0" w:space="0" w:color="auto"/>
              </w:divBdr>
            </w:div>
            <w:div w:id="1849175947">
              <w:marLeft w:val="0"/>
              <w:marRight w:val="0"/>
              <w:marTop w:val="0"/>
              <w:marBottom w:val="0"/>
              <w:divBdr>
                <w:top w:val="none" w:sz="0" w:space="0" w:color="auto"/>
                <w:left w:val="none" w:sz="0" w:space="0" w:color="auto"/>
                <w:bottom w:val="none" w:sz="0" w:space="0" w:color="auto"/>
                <w:right w:val="none" w:sz="0" w:space="0" w:color="auto"/>
              </w:divBdr>
            </w:div>
            <w:div w:id="172110652">
              <w:marLeft w:val="0"/>
              <w:marRight w:val="0"/>
              <w:marTop w:val="0"/>
              <w:marBottom w:val="0"/>
              <w:divBdr>
                <w:top w:val="none" w:sz="0" w:space="0" w:color="auto"/>
                <w:left w:val="none" w:sz="0" w:space="0" w:color="auto"/>
                <w:bottom w:val="none" w:sz="0" w:space="0" w:color="auto"/>
                <w:right w:val="none" w:sz="0" w:space="0" w:color="auto"/>
              </w:divBdr>
            </w:div>
            <w:div w:id="649479382">
              <w:marLeft w:val="0"/>
              <w:marRight w:val="0"/>
              <w:marTop w:val="0"/>
              <w:marBottom w:val="0"/>
              <w:divBdr>
                <w:top w:val="none" w:sz="0" w:space="0" w:color="auto"/>
                <w:left w:val="none" w:sz="0" w:space="0" w:color="auto"/>
                <w:bottom w:val="none" w:sz="0" w:space="0" w:color="auto"/>
                <w:right w:val="none" w:sz="0" w:space="0" w:color="auto"/>
              </w:divBdr>
            </w:div>
            <w:div w:id="1826051612">
              <w:marLeft w:val="0"/>
              <w:marRight w:val="0"/>
              <w:marTop w:val="0"/>
              <w:marBottom w:val="0"/>
              <w:divBdr>
                <w:top w:val="none" w:sz="0" w:space="0" w:color="auto"/>
                <w:left w:val="none" w:sz="0" w:space="0" w:color="auto"/>
                <w:bottom w:val="none" w:sz="0" w:space="0" w:color="auto"/>
                <w:right w:val="none" w:sz="0" w:space="0" w:color="auto"/>
              </w:divBdr>
            </w:div>
            <w:div w:id="4785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4311">
      <w:bodyDiv w:val="1"/>
      <w:marLeft w:val="0"/>
      <w:marRight w:val="0"/>
      <w:marTop w:val="0"/>
      <w:marBottom w:val="0"/>
      <w:divBdr>
        <w:top w:val="none" w:sz="0" w:space="0" w:color="auto"/>
        <w:left w:val="none" w:sz="0" w:space="0" w:color="auto"/>
        <w:bottom w:val="none" w:sz="0" w:space="0" w:color="auto"/>
        <w:right w:val="none" w:sz="0" w:space="0" w:color="auto"/>
      </w:divBdr>
    </w:div>
    <w:div w:id="1128549085">
      <w:bodyDiv w:val="1"/>
      <w:marLeft w:val="0"/>
      <w:marRight w:val="0"/>
      <w:marTop w:val="0"/>
      <w:marBottom w:val="0"/>
      <w:divBdr>
        <w:top w:val="none" w:sz="0" w:space="0" w:color="auto"/>
        <w:left w:val="none" w:sz="0" w:space="0" w:color="auto"/>
        <w:bottom w:val="none" w:sz="0" w:space="0" w:color="auto"/>
        <w:right w:val="none" w:sz="0" w:space="0" w:color="auto"/>
      </w:divBdr>
      <w:divsChild>
        <w:div w:id="285625281">
          <w:marLeft w:val="0"/>
          <w:marRight w:val="0"/>
          <w:marTop w:val="0"/>
          <w:marBottom w:val="0"/>
          <w:divBdr>
            <w:top w:val="none" w:sz="0" w:space="0" w:color="auto"/>
            <w:left w:val="none" w:sz="0" w:space="0" w:color="auto"/>
            <w:bottom w:val="none" w:sz="0" w:space="0" w:color="auto"/>
            <w:right w:val="none" w:sz="0" w:space="0" w:color="auto"/>
          </w:divBdr>
          <w:divsChild>
            <w:div w:id="511379866">
              <w:marLeft w:val="0"/>
              <w:marRight w:val="0"/>
              <w:marTop w:val="0"/>
              <w:marBottom w:val="0"/>
              <w:divBdr>
                <w:top w:val="none" w:sz="0" w:space="0" w:color="auto"/>
                <w:left w:val="none" w:sz="0" w:space="0" w:color="auto"/>
                <w:bottom w:val="none" w:sz="0" w:space="0" w:color="auto"/>
                <w:right w:val="none" w:sz="0" w:space="0" w:color="auto"/>
              </w:divBdr>
            </w:div>
            <w:div w:id="1637487435">
              <w:marLeft w:val="0"/>
              <w:marRight w:val="0"/>
              <w:marTop w:val="0"/>
              <w:marBottom w:val="0"/>
              <w:divBdr>
                <w:top w:val="none" w:sz="0" w:space="0" w:color="auto"/>
                <w:left w:val="none" w:sz="0" w:space="0" w:color="auto"/>
                <w:bottom w:val="none" w:sz="0" w:space="0" w:color="auto"/>
                <w:right w:val="none" w:sz="0" w:space="0" w:color="auto"/>
              </w:divBdr>
            </w:div>
            <w:div w:id="937567832">
              <w:marLeft w:val="0"/>
              <w:marRight w:val="0"/>
              <w:marTop w:val="0"/>
              <w:marBottom w:val="0"/>
              <w:divBdr>
                <w:top w:val="none" w:sz="0" w:space="0" w:color="auto"/>
                <w:left w:val="none" w:sz="0" w:space="0" w:color="auto"/>
                <w:bottom w:val="none" w:sz="0" w:space="0" w:color="auto"/>
                <w:right w:val="none" w:sz="0" w:space="0" w:color="auto"/>
              </w:divBdr>
            </w:div>
            <w:div w:id="608851438">
              <w:marLeft w:val="0"/>
              <w:marRight w:val="0"/>
              <w:marTop w:val="0"/>
              <w:marBottom w:val="0"/>
              <w:divBdr>
                <w:top w:val="none" w:sz="0" w:space="0" w:color="auto"/>
                <w:left w:val="none" w:sz="0" w:space="0" w:color="auto"/>
                <w:bottom w:val="none" w:sz="0" w:space="0" w:color="auto"/>
                <w:right w:val="none" w:sz="0" w:space="0" w:color="auto"/>
              </w:divBdr>
            </w:div>
            <w:div w:id="740520918">
              <w:marLeft w:val="0"/>
              <w:marRight w:val="0"/>
              <w:marTop w:val="0"/>
              <w:marBottom w:val="0"/>
              <w:divBdr>
                <w:top w:val="none" w:sz="0" w:space="0" w:color="auto"/>
                <w:left w:val="none" w:sz="0" w:space="0" w:color="auto"/>
                <w:bottom w:val="none" w:sz="0" w:space="0" w:color="auto"/>
                <w:right w:val="none" w:sz="0" w:space="0" w:color="auto"/>
              </w:divBdr>
            </w:div>
            <w:div w:id="5446894">
              <w:marLeft w:val="0"/>
              <w:marRight w:val="0"/>
              <w:marTop w:val="0"/>
              <w:marBottom w:val="0"/>
              <w:divBdr>
                <w:top w:val="none" w:sz="0" w:space="0" w:color="auto"/>
                <w:left w:val="none" w:sz="0" w:space="0" w:color="auto"/>
                <w:bottom w:val="none" w:sz="0" w:space="0" w:color="auto"/>
                <w:right w:val="none" w:sz="0" w:space="0" w:color="auto"/>
              </w:divBdr>
            </w:div>
            <w:div w:id="1951087716">
              <w:marLeft w:val="0"/>
              <w:marRight w:val="0"/>
              <w:marTop w:val="0"/>
              <w:marBottom w:val="0"/>
              <w:divBdr>
                <w:top w:val="none" w:sz="0" w:space="0" w:color="auto"/>
                <w:left w:val="none" w:sz="0" w:space="0" w:color="auto"/>
                <w:bottom w:val="none" w:sz="0" w:space="0" w:color="auto"/>
                <w:right w:val="none" w:sz="0" w:space="0" w:color="auto"/>
              </w:divBdr>
            </w:div>
            <w:div w:id="1829249619">
              <w:marLeft w:val="0"/>
              <w:marRight w:val="0"/>
              <w:marTop w:val="0"/>
              <w:marBottom w:val="0"/>
              <w:divBdr>
                <w:top w:val="none" w:sz="0" w:space="0" w:color="auto"/>
                <w:left w:val="none" w:sz="0" w:space="0" w:color="auto"/>
                <w:bottom w:val="none" w:sz="0" w:space="0" w:color="auto"/>
                <w:right w:val="none" w:sz="0" w:space="0" w:color="auto"/>
              </w:divBdr>
            </w:div>
            <w:div w:id="1702632579">
              <w:marLeft w:val="0"/>
              <w:marRight w:val="0"/>
              <w:marTop w:val="0"/>
              <w:marBottom w:val="0"/>
              <w:divBdr>
                <w:top w:val="none" w:sz="0" w:space="0" w:color="auto"/>
                <w:left w:val="none" w:sz="0" w:space="0" w:color="auto"/>
                <w:bottom w:val="none" w:sz="0" w:space="0" w:color="auto"/>
                <w:right w:val="none" w:sz="0" w:space="0" w:color="auto"/>
              </w:divBdr>
            </w:div>
            <w:div w:id="1863738027">
              <w:marLeft w:val="0"/>
              <w:marRight w:val="0"/>
              <w:marTop w:val="0"/>
              <w:marBottom w:val="0"/>
              <w:divBdr>
                <w:top w:val="none" w:sz="0" w:space="0" w:color="auto"/>
                <w:left w:val="none" w:sz="0" w:space="0" w:color="auto"/>
                <w:bottom w:val="none" w:sz="0" w:space="0" w:color="auto"/>
                <w:right w:val="none" w:sz="0" w:space="0" w:color="auto"/>
              </w:divBdr>
            </w:div>
            <w:div w:id="1520848768">
              <w:marLeft w:val="0"/>
              <w:marRight w:val="0"/>
              <w:marTop w:val="0"/>
              <w:marBottom w:val="0"/>
              <w:divBdr>
                <w:top w:val="none" w:sz="0" w:space="0" w:color="auto"/>
                <w:left w:val="none" w:sz="0" w:space="0" w:color="auto"/>
                <w:bottom w:val="none" w:sz="0" w:space="0" w:color="auto"/>
                <w:right w:val="none" w:sz="0" w:space="0" w:color="auto"/>
              </w:divBdr>
            </w:div>
            <w:div w:id="90904570">
              <w:marLeft w:val="0"/>
              <w:marRight w:val="0"/>
              <w:marTop w:val="0"/>
              <w:marBottom w:val="0"/>
              <w:divBdr>
                <w:top w:val="none" w:sz="0" w:space="0" w:color="auto"/>
                <w:left w:val="none" w:sz="0" w:space="0" w:color="auto"/>
                <w:bottom w:val="none" w:sz="0" w:space="0" w:color="auto"/>
                <w:right w:val="none" w:sz="0" w:space="0" w:color="auto"/>
              </w:divBdr>
            </w:div>
            <w:div w:id="1682585470">
              <w:marLeft w:val="0"/>
              <w:marRight w:val="0"/>
              <w:marTop w:val="0"/>
              <w:marBottom w:val="0"/>
              <w:divBdr>
                <w:top w:val="none" w:sz="0" w:space="0" w:color="auto"/>
                <w:left w:val="none" w:sz="0" w:space="0" w:color="auto"/>
                <w:bottom w:val="none" w:sz="0" w:space="0" w:color="auto"/>
                <w:right w:val="none" w:sz="0" w:space="0" w:color="auto"/>
              </w:divBdr>
            </w:div>
            <w:div w:id="1942640156">
              <w:marLeft w:val="0"/>
              <w:marRight w:val="0"/>
              <w:marTop w:val="0"/>
              <w:marBottom w:val="0"/>
              <w:divBdr>
                <w:top w:val="none" w:sz="0" w:space="0" w:color="auto"/>
                <w:left w:val="none" w:sz="0" w:space="0" w:color="auto"/>
                <w:bottom w:val="none" w:sz="0" w:space="0" w:color="auto"/>
                <w:right w:val="none" w:sz="0" w:space="0" w:color="auto"/>
              </w:divBdr>
            </w:div>
            <w:div w:id="5593657">
              <w:marLeft w:val="0"/>
              <w:marRight w:val="0"/>
              <w:marTop w:val="0"/>
              <w:marBottom w:val="0"/>
              <w:divBdr>
                <w:top w:val="none" w:sz="0" w:space="0" w:color="auto"/>
                <w:left w:val="none" w:sz="0" w:space="0" w:color="auto"/>
                <w:bottom w:val="none" w:sz="0" w:space="0" w:color="auto"/>
                <w:right w:val="none" w:sz="0" w:space="0" w:color="auto"/>
              </w:divBdr>
            </w:div>
            <w:div w:id="1848516301">
              <w:marLeft w:val="0"/>
              <w:marRight w:val="0"/>
              <w:marTop w:val="0"/>
              <w:marBottom w:val="0"/>
              <w:divBdr>
                <w:top w:val="none" w:sz="0" w:space="0" w:color="auto"/>
                <w:left w:val="none" w:sz="0" w:space="0" w:color="auto"/>
                <w:bottom w:val="none" w:sz="0" w:space="0" w:color="auto"/>
                <w:right w:val="none" w:sz="0" w:space="0" w:color="auto"/>
              </w:divBdr>
            </w:div>
            <w:div w:id="552931384">
              <w:marLeft w:val="0"/>
              <w:marRight w:val="0"/>
              <w:marTop w:val="0"/>
              <w:marBottom w:val="0"/>
              <w:divBdr>
                <w:top w:val="none" w:sz="0" w:space="0" w:color="auto"/>
                <w:left w:val="none" w:sz="0" w:space="0" w:color="auto"/>
                <w:bottom w:val="none" w:sz="0" w:space="0" w:color="auto"/>
                <w:right w:val="none" w:sz="0" w:space="0" w:color="auto"/>
              </w:divBdr>
            </w:div>
            <w:div w:id="1036127247">
              <w:marLeft w:val="0"/>
              <w:marRight w:val="0"/>
              <w:marTop w:val="0"/>
              <w:marBottom w:val="0"/>
              <w:divBdr>
                <w:top w:val="none" w:sz="0" w:space="0" w:color="auto"/>
                <w:left w:val="none" w:sz="0" w:space="0" w:color="auto"/>
                <w:bottom w:val="none" w:sz="0" w:space="0" w:color="auto"/>
                <w:right w:val="none" w:sz="0" w:space="0" w:color="auto"/>
              </w:divBdr>
            </w:div>
            <w:div w:id="478884652">
              <w:marLeft w:val="0"/>
              <w:marRight w:val="0"/>
              <w:marTop w:val="0"/>
              <w:marBottom w:val="0"/>
              <w:divBdr>
                <w:top w:val="none" w:sz="0" w:space="0" w:color="auto"/>
                <w:left w:val="none" w:sz="0" w:space="0" w:color="auto"/>
                <w:bottom w:val="none" w:sz="0" w:space="0" w:color="auto"/>
                <w:right w:val="none" w:sz="0" w:space="0" w:color="auto"/>
              </w:divBdr>
            </w:div>
            <w:div w:id="837768934">
              <w:marLeft w:val="0"/>
              <w:marRight w:val="0"/>
              <w:marTop w:val="0"/>
              <w:marBottom w:val="0"/>
              <w:divBdr>
                <w:top w:val="none" w:sz="0" w:space="0" w:color="auto"/>
                <w:left w:val="none" w:sz="0" w:space="0" w:color="auto"/>
                <w:bottom w:val="none" w:sz="0" w:space="0" w:color="auto"/>
                <w:right w:val="none" w:sz="0" w:space="0" w:color="auto"/>
              </w:divBdr>
            </w:div>
            <w:div w:id="1176194271">
              <w:marLeft w:val="0"/>
              <w:marRight w:val="0"/>
              <w:marTop w:val="0"/>
              <w:marBottom w:val="0"/>
              <w:divBdr>
                <w:top w:val="none" w:sz="0" w:space="0" w:color="auto"/>
                <w:left w:val="none" w:sz="0" w:space="0" w:color="auto"/>
                <w:bottom w:val="none" w:sz="0" w:space="0" w:color="auto"/>
                <w:right w:val="none" w:sz="0" w:space="0" w:color="auto"/>
              </w:divBdr>
            </w:div>
            <w:div w:id="615405632">
              <w:marLeft w:val="0"/>
              <w:marRight w:val="0"/>
              <w:marTop w:val="0"/>
              <w:marBottom w:val="0"/>
              <w:divBdr>
                <w:top w:val="none" w:sz="0" w:space="0" w:color="auto"/>
                <w:left w:val="none" w:sz="0" w:space="0" w:color="auto"/>
                <w:bottom w:val="none" w:sz="0" w:space="0" w:color="auto"/>
                <w:right w:val="none" w:sz="0" w:space="0" w:color="auto"/>
              </w:divBdr>
            </w:div>
            <w:div w:id="1003554075">
              <w:marLeft w:val="0"/>
              <w:marRight w:val="0"/>
              <w:marTop w:val="0"/>
              <w:marBottom w:val="0"/>
              <w:divBdr>
                <w:top w:val="none" w:sz="0" w:space="0" w:color="auto"/>
                <w:left w:val="none" w:sz="0" w:space="0" w:color="auto"/>
                <w:bottom w:val="none" w:sz="0" w:space="0" w:color="auto"/>
                <w:right w:val="none" w:sz="0" w:space="0" w:color="auto"/>
              </w:divBdr>
            </w:div>
            <w:div w:id="1624384523">
              <w:marLeft w:val="0"/>
              <w:marRight w:val="0"/>
              <w:marTop w:val="0"/>
              <w:marBottom w:val="0"/>
              <w:divBdr>
                <w:top w:val="none" w:sz="0" w:space="0" w:color="auto"/>
                <w:left w:val="none" w:sz="0" w:space="0" w:color="auto"/>
                <w:bottom w:val="none" w:sz="0" w:space="0" w:color="auto"/>
                <w:right w:val="none" w:sz="0" w:space="0" w:color="auto"/>
              </w:divBdr>
            </w:div>
            <w:div w:id="1486046566">
              <w:marLeft w:val="0"/>
              <w:marRight w:val="0"/>
              <w:marTop w:val="0"/>
              <w:marBottom w:val="0"/>
              <w:divBdr>
                <w:top w:val="none" w:sz="0" w:space="0" w:color="auto"/>
                <w:left w:val="none" w:sz="0" w:space="0" w:color="auto"/>
                <w:bottom w:val="none" w:sz="0" w:space="0" w:color="auto"/>
                <w:right w:val="none" w:sz="0" w:space="0" w:color="auto"/>
              </w:divBdr>
            </w:div>
            <w:div w:id="1711756593">
              <w:marLeft w:val="0"/>
              <w:marRight w:val="0"/>
              <w:marTop w:val="0"/>
              <w:marBottom w:val="0"/>
              <w:divBdr>
                <w:top w:val="none" w:sz="0" w:space="0" w:color="auto"/>
                <w:left w:val="none" w:sz="0" w:space="0" w:color="auto"/>
                <w:bottom w:val="none" w:sz="0" w:space="0" w:color="auto"/>
                <w:right w:val="none" w:sz="0" w:space="0" w:color="auto"/>
              </w:divBdr>
            </w:div>
            <w:div w:id="1267231945">
              <w:marLeft w:val="0"/>
              <w:marRight w:val="0"/>
              <w:marTop w:val="0"/>
              <w:marBottom w:val="0"/>
              <w:divBdr>
                <w:top w:val="none" w:sz="0" w:space="0" w:color="auto"/>
                <w:left w:val="none" w:sz="0" w:space="0" w:color="auto"/>
                <w:bottom w:val="none" w:sz="0" w:space="0" w:color="auto"/>
                <w:right w:val="none" w:sz="0" w:space="0" w:color="auto"/>
              </w:divBdr>
            </w:div>
            <w:div w:id="324750705">
              <w:marLeft w:val="0"/>
              <w:marRight w:val="0"/>
              <w:marTop w:val="0"/>
              <w:marBottom w:val="0"/>
              <w:divBdr>
                <w:top w:val="none" w:sz="0" w:space="0" w:color="auto"/>
                <w:left w:val="none" w:sz="0" w:space="0" w:color="auto"/>
                <w:bottom w:val="none" w:sz="0" w:space="0" w:color="auto"/>
                <w:right w:val="none" w:sz="0" w:space="0" w:color="auto"/>
              </w:divBdr>
            </w:div>
            <w:div w:id="2046131124">
              <w:marLeft w:val="0"/>
              <w:marRight w:val="0"/>
              <w:marTop w:val="0"/>
              <w:marBottom w:val="0"/>
              <w:divBdr>
                <w:top w:val="none" w:sz="0" w:space="0" w:color="auto"/>
                <w:left w:val="none" w:sz="0" w:space="0" w:color="auto"/>
                <w:bottom w:val="none" w:sz="0" w:space="0" w:color="auto"/>
                <w:right w:val="none" w:sz="0" w:space="0" w:color="auto"/>
              </w:divBdr>
            </w:div>
            <w:div w:id="1565261984">
              <w:marLeft w:val="0"/>
              <w:marRight w:val="0"/>
              <w:marTop w:val="0"/>
              <w:marBottom w:val="0"/>
              <w:divBdr>
                <w:top w:val="none" w:sz="0" w:space="0" w:color="auto"/>
                <w:left w:val="none" w:sz="0" w:space="0" w:color="auto"/>
                <w:bottom w:val="none" w:sz="0" w:space="0" w:color="auto"/>
                <w:right w:val="none" w:sz="0" w:space="0" w:color="auto"/>
              </w:divBdr>
            </w:div>
            <w:div w:id="1979652282">
              <w:marLeft w:val="0"/>
              <w:marRight w:val="0"/>
              <w:marTop w:val="0"/>
              <w:marBottom w:val="0"/>
              <w:divBdr>
                <w:top w:val="none" w:sz="0" w:space="0" w:color="auto"/>
                <w:left w:val="none" w:sz="0" w:space="0" w:color="auto"/>
                <w:bottom w:val="none" w:sz="0" w:space="0" w:color="auto"/>
                <w:right w:val="none" w:sz="0" w:space="0" w:color="auto"/>
              </w:divBdr>
            </w:div>
            <w:div w:id="837237131">
              <w:marLeft w:val="0"/>
              <w:marRight w:val="0"/>
              <w:marTop w:val="0"/>
              <w:marBottom w:val="0"/>
              <w:divBdr>
                <w:top w:val="none" w:sz="0" w:space="0" w:color="auto"/>
                <w:left w:val="none" w:sz="0" w:space="0" w:color="auto"/>
                <w:bottom w:val="none" w:sz="0" w:space="0" w:color="auto"/>
                <w:right w:val="none" w:sz="0" w:space="0" w:color="auto"/>
              </w:divBdr>
            </w:div>
            <w:div w:id="533083539">
              <w:marLeft w:val="0"/>
              <w:marRight w:val="0"/>
              <w:marTop w:val="0"/>
              <w:marBottom w:val="0"/>
              <w:divBdr>
                <w:top w:val="none" w:sz="0" w:space="0" w:color="auto"/>
                <w:left w:val="none" w:sz="0" w:space="0" w:color="auto"/>
                <w:bottom w:val="none" w:sz="0" w:space="0" w:color="auto"/>
                <w:right w:val="none" w:sz="0" w:space="0" w:color="auto"/>
              </w:divBdr>
            </w:div>
            <w:div w:id="1390349937">
              <w:marLeft w:val="0"/>
              <w:marRight w:val="0"/>
              <w:marTop w:val="0"/>
              <w:marBottom w:val="0"/>
              <w:divBdr>
                <w:top w:val="none" w:sz="0" w:space="0" w:color="auto"/>
                <w:left w:val="none" w:sz="0" w:space="0" w:color="auto"/>
                <w:bottom w:val="none" w:sz="0" w:space="0" w:color="auto"/>
                <w:right w:val="none" w:sz="0" w:space="0" w:color="auto"/>
              </w:divBdr>
            </w:div>
            <w:div w:id="2143189795">
              <w:marLeft w:val="0"/>
              <w:marRight w:val="0"/>
              <w:marTop w:val="0"/>
              <w:marBottom w:val="0"/>
              <w:divBdr>
                <w:top w:val="none" w:sz="0" w:space="0" w:color="auto"/>
                <w:left w:val="none" w:sz="0" w:space="0" w:color="auto"/>
                <w:bottom w:val="none" w:sz="0" w:space="0" w:color="auto"/>
                <w:right w:val="none" w:sz="0" w:space="0" w:color="auto"/>
              </w:divBdr>
            </w:div>
            <w:div w:id="755713216">
              <w:marLeft w:val="0"/>
              <w:marRight w:val="0"/>
              <w:marTop w:val="0"/>
              <w:marBottom w:val="0"/>
              <w:divBdr>
                <w:top w:val="none" w:sz="0" w:space="0" w:color="auto"/>
                <w:left w:val="none" w:sz="0" w:space="0" w:color="auto"/>
                <w:bottom w:val="none" w:sz="0" w:space="0" w:color="auto"/>
                <w:right w:val="none" w:sz="0" w:space="0" w:color="auto"/>
              </w:divBdr>
            </w:div>
            <w:div w:id="589240670">
              <w:marLeft w:val="0"/>
              <w:marRight w:val="0"/>
              <w:marTop w:val="0"/>
              <w:marBottom w:val="0"/>
              <w:divBdr>
                <w:top w:val="none" w:sz="0" w:space="0" w:color="auto"/>
                <w:left w:val="none" w:sz="0" w:space="0" w:color="auto"/>
                <w:bottom w:val="none" w:sz="0" w:space="0" w:color="auto"/>
                <w:right w:val="none" w:sz="0" w:space="0" w:color="auto"/>
              </w:divBdr>
            </w:div>
            <w:div w:id="989096315">
              <w:marLeft w:val="0"/>
              <w:marRight w:val="0"/>
              <w:marTop w:val="0"/>
              <w:marBottom w:val="0"/>
              <w:divBdr>
                <w:top w:val="none" w:sz="0" w:space="0" w:color="auto"/>
                <w:left w:val="none" w:sz="0" w:space="0" w:color="auto"/>
                <w:bottom w:val="none" w:sz="0" w:space="0" w:color="auto"/>
                <w:right w:val="none" w:sz="0" w:space="0" w:color="auto"/>
              </w:divBdr>
            </w:div>
            <w:div w:id="1207643202">
              <w:marLeft w:val="0"/>
              <w:marRight w:val="0"/>
              <w:marTop w:val="0"/>
              <w:marBottom w:val="0"/>
              <w:divBdr>
                <w:top w:val="none" w:sz="0" w:space="0" w:color="auto"/>
                <w:left w:val="none" w:sz="0" w:space="0" w:color="auto"/>
                <w:bottom w:val="none" w:sz="0" w:space="0" w:color="auto"/>
                <w:right w:val="none" w:sz="0" w:space="0" w:color="auto"/>
              </w:divBdr>
            </w:div>
            <w:div w:id="99644732">
              <w:marLeft w:val="0"/>
              <w:marRight w:val="0"/>
              <w:marTop w:val="0"/>
              <w:marBottom w:val="0"/>
              <w:divBdr>
                <w:top w:val="none" w:sz="0" w:space="0" w:color="auto"/>
                <w:left w:val="none" w:sz="0" w:space="0" w:color="auto"/>
                <w:bottom w:val="none" w:sz="0" w:space="0" w:color="auto"/>
                <w:right w:val="none" w:sz="0" w:space="0" w:color="auto"/>
              </w:divBdr>
            </w:div>
            <w:div w:id="738209648">
              <w:marLeft w:val="0"/>
              <w:marRight w:val="0"/>
              <w:marTop w:val="0"/>
              <w:marBottom w:val="0"/>
              <w:divBdr>
                <w:top w:val="none" w:sz="0" w:space="0" w:color="auto"/>
                <w:left w:val="none" w:sz="0" w:space="0" w:color="auto"/>
                <w:bottom w:val="none" w:sz="0" w:space="0" w:color="auto"/>
                <w:right w:val="none" w:sz="0" w:space="0" w:color="auto"/>
              </w:divBdr>
            </w:div>
            <w:div w:id="1954091999">
              <w:marLeft w:val="0"/>
              <w:marRight w:val="0"/>
              <w:marTop w:val="0"/>
              <w:marBottom w:val="0"/>
              <w:divBdr>
                <w:top w:val="none" w:sz="0" w:space="0" w:color="auto"/>
                <w:left w:val="none" w:sz="0" w:space="0" w:color="auto"/>
                <w:bottom w:val="none" w:sz="0" w:space="0" w:color="auto"/>
                <w:right w:val="none" w:sz="0" w:space="0" w:color="auto"/>
              </w:divBdr>
            </w:div>
            <w:div w:id="1846937720">
              <w:marLeft w:val="0"/>
              <w:marRight w:val="0"/>
              <w:marTop w:val="0"/>
              <w:marBottom w:val="0"/>
              <w:divBdr>
                <w:top w:val="none" w:sz="0" w:space="0" w:color="auto"/>
                <w:left w:val="none" w:sz="0" w:space="0" w:color="auto"/>
                <w:bottom w:val="none" w:sz="0" w:space="0" w:color="auto"/>
                <w:right w:val="none" w:sz="0" w:space="0" w:color="auto"/>
              </w:divBdr>
            </w:div>
            <w:div w:id="1930575744">
              <w:marLeft w:val="0"/>
              <w:marRight w:val="0"/>
              <w:marTop w:val="0"/>
              <w:marBottom w:val="0"/>
              <w:divBdr>
                <w:top w:val="none" w:sz="0" w:space="0" w:color="auto"/>
                <w:left w:val="none" w:sz="0" w:space="0" w:color="auto"/>
                <w:bottom w:val="none" w:sz="0" w:space="0" w:color="auto"/>
                <w:right w:val="none" w:sz="0" w:space="0" w:color="auto"/>
              </w:divBdr>
            </w:div>
            <w:div w:id="622881636">
              <w:marLeft w:val="0"/>
              <w:marRight w:val="0"/>
              <w:marTop w:val="0"/>
              <w:marBottom w:val="0"/>
              <w:divBdr>
                <w:top w:val="none" w:sz="0" w:space="0" w:color="auto"/>
                <w:left w:val="none" w:sz="0" w:space="0" w:color="auto"/>
                <w:bottom w:val="none" w:sz="0" w:space="0" w:color="auto"/>
                <w:right w:val="none" w:sz="0" w:space="0" w:color="auto"/>
              </w:divBdr>
            </w:div>
            <w:div w:id="59325350">
              <w:marLeft w:val="0"/>
              <w:marRight w:val="0"/>
              <w:marTop w:val="0"/>
              <w:marBottom w:val="0"/>
              <w:divBdr>
                <w:top w:val="none" w:sz="0" w:space="0" w:color="auto"/>
                <w:left w:val="none" w:sz="0" w:space="0" w:color="auto"/>
                <w:bottom w:val="none" w:sz="0" w:space="0" w:color="auto"/>
                <w:right w:val="none" w:sz="0" w:space="0" w:color="auto"/>
              </w:divBdr>
            </w:div>
            <w:div w:id="1545365685">
              <w:marLeft w:val="0"/>
              <w:marRight w:val="0"/>
              <w:marTop w:val="0"/>
              <w:marBottom w:val="0"/>
              <w:divBdr>
                <w:top w:val="none" w:sz="0" w:space="0" w:color="auto"/>
                <w:left w:val="none" w:sz="0" w:space="0" w:color="auto"/>
                <w:bottom w:val="none" w:sz="0" w:space="0" w:color="auto"/>
                <w:right w:val="none" w:sz="0" w:space="0" w:color="auto"/>
              </w:divBdr>
            </w:div>
            <w:div w:id="405078803">
              <w:marLeft w:val="0"/>
              <w:marRight w:val="0"/>
              <w:marTop w:val="0"/>
              <w:marBottom w:val="0"/>
              <w:divBdr>
                <w:top w:val="none" w:sz="0" w:space="0" w:color="auto"/>
                <w:left w:val="none" w:sz="0" w:space="0" w:color="auto"/>
                <w:bottom w:val="none" w:sz="0" w:space="0" w:color="auto"/>
                <w:right w:val="none" w:sz="0" w:space="0" w:color="auto"/>
              </w:divBdr>
            </w:div>
            <w:div w:id="1706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90443">
      <w:bodyDiv w:val="1"/>
      <w:marLeft w:val="0"/>
      <w:marRight w:val="0"/>
      <w:marTop w:val="0"/>
      <w:marBottom w:val="0"/>
      <w:divBdr>
        <w:top w:val="none" w:sz="0" w:space="0" w:color="auto"/>
        <w:left w:val="none" w:sz="0" w:space="0" w:color="auto"/>
        <w:bottom w:val="none" w:sz="0" w:space="0" w:color="auto"/>
        <w:right w:val="none" w:sz="0" w:space="0" w:color="auto"/>
      </w:divBdr>
    </w:div>
    <w:div w:id="1147236812">
      <w:bodyDiv w:val="1"/>
      <w:marLeft w:val="0"/>
      <w:marRight w:val="0"/>
      <w:marTop w:val="0"/>
      <w:marBottom w:val="0"/>
      <w:divBdr>
        <w:top w:val="none" w:sz="0" w:space="0" w:color="auto"/>
        <w:left w:val="none" w:sz="0" w:space="0" w:color="auto"/>
        <w:bottom w:val="none" w:sz="0" w:space="0" w:color="auto"/>
        <w:right w:val="none" w:sz="0" w:space="0" w:color="auto"/>
      </w:divBdr>
      <w:divsChild>
        <w:div w:id="826672450">
          <w:marLeft w:val="0"/>
          <w:marRight w:val="0"/>
          <w:marTop w:val="0"/>
          <w:marBottom w:val="0"/>
          <w:divBdr>
            <w:top w:val="none" w:sz="0" w:space="0" w:color="auto"/>
            <w:left w:val="none" w:sz="0" w:space="0" w:color="auto"/>
            <w:bottom w:val="none" w:sz="0" w:space="0" w:color="auto"/>
            <w:right w:val="none" w:sz="0" w:space="0" w:color="auto"/>
          </w:divBdr>
          <w:divsChild>
            <w:div w:id="1129738421">
              <w:marLeft w:val="0"/>
              <w:marRight w:val="0"/>
              <w:marTop w:val="0"/>
              <w:marBottom w:val="0"/>
              <w:divBdr>
                <w:top w:val="none" w:sz="0" w:space="0" w:color="auto"/>
                <w:left w:val="none" w:sz="0" w:space="0" w:color="auto"/>
                <w:bottom w:val="none" w:sz="0" w:space="0" w:color="auto"/>
                <w:right w:val="none" w:sz="0" w:space="0" w:color="auto"/>
              </w:divBdr>
            </w:div>
            <w:div w:id="107702368">
              <w:marLeft w:val="0"/>
              <w:marRight w:val="0"/>
              <w:marTop w:val="0"/>
              <w:marBottom w:val="0"/>
              <w:divBdr>
                <w:top w:val="none" w:sz="0" w:space="0" w:color="auto"/>
                <w:left w:val="none" w:sz="0" w:space="0" w:color="auto"/>
                <w:bottom w:val="none" w:sz="0" w:space="0" w:color="auto"/>
                <w:right w:val="none" w:sz="0" w:space="0" w:color="auto"/>
              </w:divBdr>
            </w:div>
            <w:div w:id="1441335339">
              <w:marLeft w:val="0"/>
              <w:marRight w:val="0"/>
              <w:marTop w:val="0"/>
              <w:marBottom w:val="0"/>
              <w:divBdr>
                <w:top w:val="none" w:sz="0" w:space="0" w:color="auto"/>
                <w:left w:val="none" w:sz="0" w:space="0" w:color="auto"/>
                <w:bottom w:val="none" w:sz="0" w:space="0" w:color="auto"/>
                <w:right w:val="none" w:sz="0" w:space="0" w:color="auto"/>
              </w:divBdr>
            </w:div>
            <w:div w:id="1931040271">
              <w:marLeft w:val="0"/>
              <w:marRight w:val="0"/>
              <w:marTop w:val="0"/>
              <w:marBottom w:val="0"/>
              <w:divBdr>
                <w:top w:val="none" w:sz="0" w:space="0" w:color="auto"/>
                <w:left w:val="none" w:sz="0" w:space="0" w:color="auto"/>
                <w:bottom w:val="none" w:sz="0" w:space="0" w:color="auto"/>
                <w:right w:val="none" w:sz="0" w:space="0" w:color="auto"/>
              </w:divBdr>
            </w:div>
            <w:div w:id="528681640">
              <w:marLeft w:val="0"/>
              <w:marRight w:val="0"/>
              <w:marTop w:val="0"/>
              <w:marBottom w:val="0"/>
              <w:divBdr>
                <w:top w:val="none" w:sz="0" w:space="0" w:color="auto"/>
                <w:left w:val="none" w:sz="0" w:space="0" w:color="auto"/>
                <w:bottom w:val="none" w:sz="0" w:space="0" w:color="auto"/>
                <w:right w:val="none" w:sz="0" w:space="0" w:color="auto"/>
              </w:divBdr>
            </w:div>
            <w:div w:id="1751192306">
              <w:marLeft w:val="0"/>
              <w:marRight w:val="0"/>
              <w:marTop w:val="0"/>
              <w:marBottom w:val="0"/>
              <w:divBdr>
                <w:top w:val="none" w:sz="0" w:space="0" w:color="auto"/>
                <w:left w:val="none" w:sz="0" w:space="0" w:color="auto"/>
                <w:bottom w:val="none" w:sz="0" w:space="0" w:color="auto"/>
                <w:right w:val="none" w:sz="0" w:space="0" w:color="auto"/>
              </w:divBdr>
            </w:div>
            <w:div w:id="1218932676">
              <w:marLeft w:val="0"/>
              <w:marRight w:val="0"/>
              <w:marTop w:val="0"/>
              <w:marBottom w:val="0"/>
              <w:divBdr>
                <w:top w:val="none" w:sz="0" w:space="0" w:color="auto"/>
                <w:left w:val="none" w:sz="0" w:space="0" w:color="auto"/>
                <w:bottom w:val="none" w:sz="0" w:space="0" w:color="auto"/>
                <w:right w:val="none" w:sz="0" w:space="0" w:color="auto"/>
              </w:divBdr>
            </w:div>
            <w:div w:id="1832983553">
              <w:marLeft w:val="0"/>
              <w:marRight w:val="0"/>
              <w:marTop w:val="0"/>
              <w:marBottom w:val="0"/>
              <w:divBdr>
                <w:top w:val="none" w:sz="0" w:space="0" w:color="auto"/>
                <w:left w:val="none" w:sz="0" w:space="0" w:color="auto"/>
                <w:bottom w:val="none" w:sz="0" w:space="0" w:color="auto"/>
                <w:right w:val="none" w:sz="0" w:space="0" w:color="auto"/>
              </w:divBdr>
            </w:div>
            <w:div w:id="1581209502">
              <w:marLeft w:val="0"/>
              <w:marRight w:val="0"/>
              <w:marTop w:val="0"/>
              <w:marBottom w:val="0"/>
              <w:divBdr>
                <w:top w:val="none" w:sz="0" w:space="0" w:color="auto"/>
                <w:left w:val="none" w:sz="0" w:space="0" w:color="auto"/>
                <w:bottom w:val="none" w:sz="0" w:space="0" w:color="auto"/>
                <w:right w:val="none" w:sz="0" w:space="0" w:color="auto"/>
              </w:divBdr>
            </w:div>
            <w:div w:id="1801918132">
              <w:marLeft w:val="0"/>
              <w:marRight w:val="0"/>
              <w:marTop w:val="0"/>
              <w:marBottom w:val="0"/>
              <w:divBdr>
                <w:top w:val="none" w:sz="0" w:space="0" w:color="auto"/>
                <w:left w:val="none" w:sz="0" w:space="0" w:color="auto"/>
                <w:bottom w:val="none" w:sz="0" w:space="0" w:color="auto"/>
                <w:right w:val="none" w:sz="0" w:space="0" w:color="auto"/>
              </w:divBdr>
            </w:div>
            <w:div w:id="2103717086">
              <w:marLeft w:val="0"/>
              <w:marRight w:val="0"/>
              <w:marTop w:val="0"/>
              <w:marBottom w:val="0"/>
              <w:divBdr>
                <w:top w:val="none" w:sz="0" w:space="0" w:color="auto"/>
                <w:left w:val="none" w:sz="0" w:space="0" w:color="auto"/>
                <w:bottom w:val="none" w:sz="0" w:space="0" w:color="auto"/>
                <w:right w:val="none" w:sz="0" w:space="0" w:color="auto"/>
              </w:divBdr>
            </w:div>
            <w:div w:id="1216700661">
              <w:marLeft w:val="0"/>
              <w:marRight w:val="0"/>
              <w:marTop w:val="0"/>
              <w:marBottom w:val="0"/>
              <w:divBdr>
                <w:top w:val="none" w:sz="0" w:space="0" w:color="auto"/>
                <w:left w:val="none" w:sz="0" w:space="0" w:color="auto"/>
                <w:bottom w:val="none" w:sz="0" w:space="0" w:color="auto"/>
                <w:right w:val="none" w:sz="0" w:space="0" w:color="auto"/>
              </w:divBdr>
            </w:div>
            <w:div w:id="909734830">
              <w:marLeft w:val="0"/>
              <w:marRight w:val="0"/>
              <w:marTop w:val="0"/>
              <w:marBottom w:val="0"/>
              <w:divBdr>
                <w:top w:val="none" w:sz="0" w:space="0" w:color="auto"/>
                <w:left w:val="none" w:sz="0" w:space="0" w:color="auto"/>
                <w:bottom w:val="none" w:sz="0" w:space="0" w:color="auto"/>
                <w:right w:val="none" w:sz="0" w:space="0" w:color="auto"/>
              </w:divBdr>
            </w:div>
            <w:div w:id="186526694">
              <w:marLeft w:val="0"/>
              <w:marRight w:val="0"/>
              <w:marTop w:val="0"/>
              <w:marBottom w:val="0"/>
              <w:divBdr>
                <w:top w:val="none" w:sz="0" w:space="0" w:color="auto"/>
                <w:left w:val="none" w:sz="0" w:space="0" w:color="auto"/>
                <w:bottom w:val="none" w:sz="0" w:space="0" w:color="auto"/>
                <w:right w:val="none" w:sz="0" w:space="0" w:color="auto"/>
              </w:divBdr>
            </w:div>
            <w:div w:id="1036083356">
              <w:marLeft w:val="0"/>
              <w:marRight w:val="0"/>
              <w:marTop w:val="0"/>
              <w:marBottom w:val="0"/>
              <w:divBdr>
                <w:top w:val="none" w:sz="0" w:space="0" w:color="auto"/>
                <w:left w:val="none" w:sz="0" w:space="0" w:color="auto"/>
                <w:bottom w:val="none" w:sz="0" w:space="0" w:color="auto"/>
                <w:right w:val="none" w:sz="0" w:space="0" w:color="auto"/>
              </w:divBdr>
            </w:div>
            <w:div w:id="1675763265">
              <w:marLeft w:val="0"/>
              <w:marRight w:val="0"/>
              <w:marTop w:val="0"/>
              <w:marBottom w:val="0"/>
              <w:divBdr>
                <w:top w:val="none" w:sz="0" w:space="0" w:color="auto"/>
                <w:left w:val="none" w:sz="0" w:space="0" w:color="auto"/>
                <w:bottom w:val="none" w:sz="0" w:space="0" w:color="auto"/>
                <w:right w:val="none" w:sz="0" w:space="0" w:color="auto"/>
              </w:divBdr>
            </w:div>
            <w:div w:id="606935013">
              <w:marLeft w:val="0"/>
              <w:marRight w:val="0"/>
              <w:marTop w:val="0"/>
              <w:marBottom w:val="0"/>
              <w:divBdr>
                <w:top w:val="none" w:sz="0" w:space="0" w:color="auto"/>
                <w:left w:val="none" w:sz="0" w:space="0" w:color="auto"/>
                <w:bottom w:val="none" w:sz="0" w:space="0" w:color="auto"/>
                <w:right w:val="none" w:sz="0" w:space="0" w:color="auto"/>
              </w:divBdr>
            </w:div>
            <w:div w:id="1066610645">
              <w:marLeft w:val="0"/>
              <w:marRight w:val="0"/>
              <w:marTop w:val="0"/>
              <w:marBottom w:val="0"/>
              <w:divBdr>
                <w:top w:val="none" w:sz="0" w:space="0" w:color="auto"/>
                <w:left w:val="none" w:sz="0" w:space="0" w:color="auto"/>
                <w:bottom w:val="none" w:sz="0" w:space="0" w:color="auto"/>
                <w:right w:val="none" w:sz="0" w:space="0" w:color="auto"/>
              </w:divBdr>
            </w:div>
            <w:div w:id="240025522">
              <w:marLeft w:val="0"/>
              <w:marRight w:val="0"/>
              <w:marTop w:val="0"/>
              <w:marBottom w:val="0"/>
              <w:divBdr>
                <w:top w:val="none" w:sz="0" w:space="0" w:color="auto"/>
                <w:left w:val="none" w:sz="0" w:space="0" w:color="auto"/>
                <w:bottom w:val="none" w:sz="0" w:space="0" w:color="auto"/>
                <w:right w:val="none" w:sz="0" w:space="0" w:color="auto"/>
              </w:divBdr>
            </w:div>
            <w:div w:id="2117824903">
              <w:marLeft w:val="0"/>
              <w:marRight w:val="0"/>
              <w:marTop w:val="0"/>
              <w:marBottom w:val="0"/>
              <w:divBdr>
                <w:top w:val="none" w:sz="0" w:space="0" w:color="auto"/>
                <w:left w:val="none" w:sz="0" w:space="0" w:color="auto"/>
                <w:bottom w:val="none" w:sz="0" w:space="0" w:color="auto"/>
                <w:right w:val="none" w:sz="0" w:space="0" w:color="auto"/>
              </w:divBdr>
            </w:div>
            <w:div w:id="1886915522">
              <w:marLeft w:val="0"/>
              <w:marRight w:val="0"/>
              <w:marTop w:val="0"/>
              <w:marBottom w:val="0"/>
              <w:divBdr>
                <w:top w:val="none" w:sz="0" w:space="0" w:color="auto"/>
                <w:left w:val="none" w:sz="0" w:space="0" w:color="auto"/>
                <w:bottom w:val="none" w:sz="0" w:space="0" w:color="auto"/>
                <w:right w:val="none" w:sz="0" w:space="0" w:color="auto"/>
              </w:divBdr>
            </w:div>
            <w:div w:id="551232447">
              <w:marLeft w:val="0"/>
              <w:marRight w:val="0"/>
              <w:marTop w:val="0"/>
              <w:marBottom w:val="0"/>
              <w:divBdr>
                <w:top w:val="none" w:sz="0" w:space="0" w:color="auto"/>
                <w:left w:val="none" w:sz="0" w:space="0" w:color="auto"/>
                <w:bottom w:val="none" w:sz="0" w:space="0" w:color="auto"/>
                <w:right w:val="none" w:sz="0" w:space="0" w:color="auto"/>
              </w:divBdr>
            </w:div>
            <w:div w:id="1803961785">
              <w:marLeft w:val="0"/>
              <w:marRight w:val="0"/>
              <w:marTop w:val="0"/>
              <w:marBottom w:val="0"/>
              <w:divBdr>
                <w:top w:val="none" w:sz="0" w:space="0" w:color="auto"/>
                <w:left w:val="none" w:sz="0" w:space="0" w:color="auto"/>
                <w:bottom w:val="none" w:sz="0" w:space="0" w:color="auto"/>
                <w:right w:val="none" w:sz="0" w:space="0" w:color="auto"/>
              </w:divBdr>
            </w:div>
            <w:div w:id="1728143383">
              <w:marLeft w:val="0"/>
              <w:marRight w:val="0"/>
              <w:marTop w:val="0"/>
              <w:marBottom w:val="0"/>
              <w:divBdr>
                <w:top w:val="none" w:sz="0" w:space="0" w:color="auto"/>
                <w:left w:val="none" w:sz="0" w:space="0" w:color="auto"/>
                <w:bottom w:val="none" w:sz="0" w:space="0" w:color="auto"/>
                <w:right w:val="none" w:sz="0" w:space="0" w:color="auto"/>
              </w:divBdr>
            </w:div>
            <w:div w:id="2007972143">
              <w:marLeft w:val="0"/>
              <w:marRight w:val="0"/>
              <w:marTop w:val="0"/>
              <w:marBottom w:val="0"/>
              <w:divBdr>
                <w:top w:val="none" w:sz="0" w:space="0" w:color="auto"/>
                <w:left w:val="none" w:sz="0" w:space="0" w:color="auto"/>
                <w:bottom w:val="none" w:sz="0" w:space="0" w:color="auto"/>
                <w:right w:val="none" w:sz="0" w:space="0" w:color="auto"/>
              </w:divBdr>
            </w:div>
            <w:div w:id="1464075607">
              <w:marLeft w:val="0"/>
              <w:marRight w:val="0"/>
              <w:marTop w:val="0"/>
              <w:marBottom w:val="0"/>
              <w:divBdr>
                <w:top w:val="none" w:sz="0" w:space="0" w:color="auto"/>
                <w:left w:val="none" w:sz="0" w:space="0" w:color="auto"/>
                <w:bottom w:val="none" w:sz="0" w:space="0" w:color="auto"/>
                <w:right w:val="none" w:sz="0" w:space="0" w:color="auto"/>
              </w:divBdr>
            </w:div>
            <w:div w:id="1665088857">
              <w:marLeft w:val="0"/>
              <w:marRight w:val="0"/>
              <w:marTop w:val="0"/>
              <w:marBottom w:val="0"/>
              <w:divBdr>
                <w:top w:val="none" w:sz="0" w:space="0" w:color="auto"/>
                <w:left w:val="none" w:sz="0" w:space="0" w:color="auto"/>
                <w:bottom w:val="none" w:sz="0" w:space="0" w:color="auto"/>
                <w:right w:val="none" w:sz="0" w:space="0" w:color="auto"/>
              </w:divBdr>
            </w:div>
            <w:div w:id="668406833">
              <w:marLeft w:val="0"/>
              <w:marRight w:val="0"/>
              <w:marTop w:val="0"/>
              <w:marBottom w:val="0"/>
              <w:divBdr>
                <w:top w:val="none" w:sz="0" w:space="0" w:color="auto"/>
                <w:left w:val="none" w:sz="0" w:space="0" w:color="auto"/>
                <w:bottom w:val="none" w:sz="0" w:space="0" w:color="auto"/>
                <w:right w:val="none" w:sz="0" w:space="0" w:color="auto"/>
              </w:divBdr>
            </w:div>
            <w:div w:id="963735620">
              <w:marLeft w:val="0"/>
              <w:marRight w:val="0"/>
              <w:marTop w:val="0"/>
              <w:marBottom w:val="0"/>
              <w:divBdr>
                <w:top w:val="none" w:sz="0" w:space="0" w:color="auto"/>
                <w:left w:val="none" w:sz="0" w:space="0" w:color="auto"/>
                <w:bottom w:val="none" w:sz="0" w:space="0" w:color="auto"/>
                <w:right w:val="none" w:sz="0" w:space="0" w:color="auto"/>
              </w:divBdr>
            </w:div>
            <w:div w:id="132140318">
              <w:marLeft w:val="0"/>
              <w:marRight w:val="0"/>
              <w:marTop w:val="0"/>
              <w:marBottom w:val="0"/>
              <w:divBdr>
                <w:top w:val="none" w:sz="0" w:space="0" w:color="auto"/>
                <w:left w:val="none" w:sz="0" w:space="0" w:color="auto"/>
                <w:bottom w:val="none" w:sz="0" w:space="0" w:color="auto"/>
                <w:right w:val="none" w:sz="0" w:space="0" w:color="auto"/>
              </w:divBdr>
            </w:div>
            <w:div w:id="236674705">
              <w:marLeft w:val="0"/>
              <w:marRight w:val="0"/>
              <w:marTop w:val="0"/>
              <w:marBottom w:val="0"/>
              <w:divBdr>
                <w:top w:val="none" w:sz="0" w:space="0" w:color="auto"/>
                <w:left w:val="none" w:sz="0" w:space="0" w:color="auto"/>
                <w:bottom w:val="none" w:sz="0" w:space="0" w:color="auto"/>
                <w:right w:val="none" w:sz="0" w:space="0" w:color="auto"/>
              </w:divBdr>
            </w:div>
            <w:div w:id="221448793">
              <w:marLeft w:val="0"/>
              <w:marRight w:val="0"/>
              <w:marTop w:val="0"/>
              <w:marBottom w:val="0"/>
              <w:divBdr>
                <w:top w:val="none" w:sz="0" w:space="0" w:color="auto"/>
                <w:left w:val="none" w:sz="0" w:space="0" w:color="auto"/>
                <w:bottom w:val="none" w:sz="0" w:space="0" w:color="auto"/>
                <w:right w:val="none" w:sz="0" w:space="0" w:color="auto"/>
              </w:divBdr>
            </w:div>
            <w:div w:id="2029479598">
              <w:marLeft w:val="0"/>
              <w:marRight w:val="0"/>
              <w:marTop w:val="0"/>
              <w:marBottom w:val="0"/>
              <w:divBdr>
                <w:top w:val="none" w:sz="0" w:space="0" w:color="auto"/>
                <w:left w:val="none" w:sz="0" w:space="0" w:color="auto"/>
                <w:bottom w:val="none" w:sz="0" w:space="0" w:color="auto"/>
                <w:right w:val="none" w:sz="0" w:space="0" w:color="auto"/>
              </w:divBdr>
            </w:div>
            <w:div w:id="1004017562">
              <w:marLeft w:val="0"/>
              <w:marRight w:val="0"/>
              <w:marTop w:val="0"/>
              <w:marBottom w:val="0"/>
              <w:divBdr>
                <w:top w:val="none" w:sz="0" w:space="0" w:color="auto"/>
                <w:left w:val="none" w:sz="0" w:space="0" w:color="auto"/>
                <w:bottom w:val="none" w:sz="0" w:space="0" w:color="auto"/>
                <w:right w:val="none" w:sz="0" w:space="0" w:color="auto"/>
              </w:divBdr>
            </w:div>
            <w:div w:id="1945839558">
              <w:marLeft w:val="0"/>
              <w:marRight w:val="0"/>
              <w:marTop w:val="0"/>
              <w:marBottom w:val="0"/>
              <w:divBdr>
                <w:top w:val="none" w:sz="0" w:space="0" w:color="auto"/>
                <w:left w:val="none" w:sz="0" w:space="0" w:color="auto"/>
                <w:bottom w:val="none" w:sz="0" w:space="0" w:color="auto"/>
                <w:right w:val="none" w:sz="0" w:space="0" w:color="auto"/>
              </w:divBdr>
            </w:div>
            <w:div w:id="1589541945">
              <w:marLeft w:val="0"/>
              <w:marRight w:val="0"/>
              <w:marTop w:val="0"/>
              <w:marBottom w:val="0"/>
              <w:divBdr>
                <w:top w:val="none" w:sz="0" w:space="0" w:color="auto"/>
                <w:left w:val="none" w:sz="0" w:space="0" w:color="auto"/>
                <w:bottom w:val="none" w:sz="0" w:space="0" w:color="auto"/>
                <w:right w:val="none" w:sz="0" w:space="0" w:color="auto"/>
              </w:divBdr>
            </w:div>
            <w:div w:id="1261907605">
              <w:marLeft w:val="0"/>
              <w:marRight w:val="0"/>
              <w:marTop w:val="0"/>
              <w:marBottom w:val="0"/>
              <w:divBdr>
                <w:top w:val="none" w:sz="0" w:space="0" w:color="auto"/>
                <w:left w:val="none" w:sz="0" w:space="0" w:color="auto"/>
                <w:bottom w:val="none" w:sz="0" w:space="0" w:color="auto"/>
                <w:right w:val="none" w:sz="0" w:space="0" w:color="auto"/>
              </w:divBdr>
            </w:div>
            <w:div w:id="325867338">
              <w:marLeft w:val="0"/>
              <w:marRight w:val="0"/>
              <w:marTop w:val="0"/>
              <w:marBottom w:val="0"/>
              <w:divBdr>
                <w:top w:val="none" w:sz="0" w:space="0" w:color="auto"/>
                <w:left w:val="none" w:sz="0" w:space="0" w:color="auto"/>
                <w:bottom w:val="none" w:sz="0" w:space="0" w:color="auto"/>
                <w:right w:val="none" w:sz="0" w:space="0" w:color="auto"/>
              </w:divBdr>
            </w:div>
            <w:div w:id="1710691326">
              <w:marLeft w:val="0"/>
              <w:marRight w:val="0"/>
              <w:marTop w:val="0"/>
              <w:marBottom w:val="0"/>
              <w:divBdr>
                <w:top w:val="none" w:sz="0" w:space="0" w:color="auto"/>
                <w:left w:val="none" w:sz="0" w:space="0" w:color="auto"/>
                <w:bottom w:val="none" w:sz="0" w:space="0" w:color="auto"/>
                <w:right w:val="none" w:sz="0" w:space="0" w:color="auto"/>
              </w:divBdr>
            </w:div>
            <w:div w:id="2127309130">
              <w:marLeft w:val="0"/>
              <w:marRight w:val="0"/>
              <w:marTop w:val="0"/>
              <w:marBottom w:val="0"/>
              <w:divBdr>
                <w:top w:val="none" w:sz="0" w:space="0" w:color="auto"/>
                <w:left w:val="none" w:sz="0" w:space="0" w:color="auto"/>
                <w:bottom w:val="none" w:sz="0" w:space="0" w:color="auto"/>
                <w:right w:val="none" w:sz="0" w:space="0" w:color="auto"/>
              </w:divBdr>
            </w:div>
            <w:div w:id="579799123">
              <w:marLeft w:val="0"/>
              <w:marRight w:val="0"/>
              <w:marTop w:val="0"/>
              <w:marBottom w:val="0"/>
              <w:divBdr>
                <w:top w:val="none" w:sz="0" w:space="0" w:color="auto"/>
                <w:left w:val="none" w:sz="0" w:space="0" w:color="auto"/>
                <w:bottom w:val="none" w:sz="0" w:space="0" w:color="auto"/>
                <w:right w:val="none" w:sz="0" w:space="0" w:color="auto"/>
              </w:divBdr>
            </w:div>
            <w:div w:id="1850095537">
              <w:marLeft w:val="0"/>
              <w:marRight w:val="0"/>
              <w:marTop w:val="0"/>
              <w:marBottom w:val="0"/>
              <w:divBdr>
                <w:top w:val="none" w:sz="0" w:space="0" w:color="auto"/>
                <w:left w:val="none" w:sz="0" w:space="0" w:color="auto"/>
                <w:bottom w:val="none" w:sz="0" w:space="0" w:color="auto"/>
                <w:right w:val="none" w:sz="0" w:space="0" w:color="auto"/>
              </w:divBdr>
            </w:div>
            <w:div w:id="613904678">
              <w:marLeft w:val="0"/>
              <w:marRight w:val="0"/>
              <w:marTop w:val="0"/>
              <w:marBottom w:val="0"/>
              <w:divBdr>
                <w:top w:val="none" w:sz="0" w:space="0" w:color="auto"/>
                <w:left w:val="none" w:sz="0" w:space="0" w:color="auto"/>
                <w:bottom w:val="none" w:sz="0" w:space="0" w:color="auto"/>
                <w:right w:val="none" w:sz="0" w:space="0" w:color="auto"/>
              </w:divBdr>
            </w:div>
            <w:div w:id="1503082599">
              <w:marLeft w:val="0"/>
              <w:marRight w:val="0"/>
              <w:marTop w:val="0"/>
              <w:marBottom w:val="0"/>
              <w:divBdr>
                <w:top w:val="none" w:sz="0" w:space="0" w:color="auto"/>
                <w:left w:val="none" w:sz="0" w:space="0" w:color="auto"/>
                <w:bottom w:val="none" w:sz="0" w:space="0" w:color="auto"/>
                <w:right w:val="none" w:sz="0" w:space="0" w:color="auto"/>
              </w:divBdr>
            </w:div>
            <w:div w:id="1622302097">
              <w:marLeft w:val="0"/>
              <w:marRight w:val="0"/>
              <w:marTop w:val="0"/>
              <w:marBottom w:val="0"/>
              <w:divBdr>
                <w:top w:val="none" w:sz="0" w:space="0" w:color="auto"/>
                <w:left w:val="none" w:sz="0" w:space="0" w:color="auto"/>
                <w:bottom w:val="none" w:sz="0" w:space="0" w:color="auto"/>
                <w:right w:val="none" w:sz="0" w:space="0" w:color="auto"/>
              </w:divBdr>
            </w:div>
            <w:div w:id="944653709">
              <w:marLeft w:val="0"/>
              <w:marRight w:val="0"/>
              <w:marTop w:val="0"/>
              <w:marBottom w:val="0"/>
              <w:divBdr>
                <w:top w:val="none" w:sz="0" w:space="0" w:color="auto"/>
                <w:left w:val="none" w:sz="0" w:space="0" w:color="auto"/>
                <w:bottom w:val="none" w:sz="0" w:space="0" w:color="auto"/>
                <w:right w:val="none" w:sz="0" w:space="0" w:color="auto"/>
              </w:divBdr>
            </w:div>
            <w:div w:id="1221403195">
              <w:marLeft w:val="0"/>
              <w:marRight w:val="0"/>
              <w:marTop w:val="0"/>
              <w:marBottom w:val="0"/>
              <w:divBdr>
                <w:top w:val="none" w:sz="0" w:space="0" w:color="auto"/>
                <w:left w:val="none" w:sz="0" w:space="0" w:color="auto"/>
                <w:bottom w:val="none" w:sz="0" w:space="0" w:color="auto"/>
                <w:right w:val="none" w:sz="0" w:space="0" w:color="auto"/>
              </w:divBdr>
            </w:div>
            <w:div w:id="968513698">
              <w:marLeft w:val="0"/>
              <w:marRight w:val="0"/>
              <w:marTop w:val="0"/>
              <w:marBottom w:val="0"/>
              <w:divBdr>
                <w:top w:val="none" w:sz="0" w:space="0" w:color="auto"/>
                <w:left w:val="none" w:sz="0" w:space="0" w:color="auto"/>
                <w:bottom w:val="none" w:sz="0" w:space="0" w:color="auto"/>
                <w:right w:val="none" w:sz="0" w:space="0" w:color="auto"/>
              </w:divBdr>
            </w:div>
            <w:div w:id="1586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06">
      <w:bodyDiv w:val="1"/>
      <w:marLeft w:val="0"/>
      <w:marRight w:val="0"/>
      <w:marTop w:val="0"/>
      <w:marBottom w:val="0"/>
      <w:divBdr>
        <w:top w:val="none" w:sz="0" w:space="0" w:color="auto"/>
        <w:left w:val="none" w:sz="0" w:space="0" w:color="auto"/>
        <w:bottom w:val="none" w:sz="0" w:space="0" w:color="auto"/>
        <w:right w:val="none" w:sz="0" w:space="0" w:color="auto"/>
      </w:divBdr>
    </w:div>
    <w:div w:id="1174494551">
      <w:bodyDiv w:val="1"/>
      <w:marLeft w:val="0"/>
      <w:marRight w:val="0"/>
      <w:marTop w:val="0"/>
      <w:marBottom w:val="0"/>
      <w:divBdr>
        <w:top w:val="none" w:sz="0" w:space="0" w:color="auto"/>
        <w:left w:val="none" w:sz="0" w:space="0" w:color="auto"/>
        <w:bottom w:val="none" w:sz="0" w:space="0" w:color="auto"/>
        <w:right w:val="none" w:sz="0" w:space="0" w:color="auto"/>
      </w:divBdr>
      <w:divsChild>
        <w:div w:id="2129276232">
          <w:marLeft w:val="0"/>
          <w:marRight w:val="0"/>
          <w:marTop w:val="0"/>
          <w:marBottom w:val="0"/>
          <w:divBdr>
            <w:top w:val="none" w:sz="0" w:space="0" w:color="auto"/>
            <w:left w:val="none" w:sz="0" w:space="0" w:color="auto"/>
            <w:bottom w:val="none" w:sz="0" w:space="0" w:color="auto"/>
            <w:right w:val="none" w:sz="0" w:space="0" w:color="auto"/>
          </w:divBdr>
          <w:divsChild>
            <w:div w:id="12064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9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092">
          <w:marLeft w:val="0"/>
          <w:marRight w:val="0"/>
          <w:marTop w:val="0"/>
          <w:marBottom w:val="0"/>
          <w:divBdr>
            <w:top w:val="none" w:sz="0" w:space="0" w:color="auto"/>
            <w:left w:val="none" w:sz="0" w:space="0" w:color="auto"/>
            <w:bottom w:val="none" w:sz="0" w:space="0" w:color="auto"/>
            <w:right w:val="none" w:sz="0" w:space="0" w:color="auto"/>
          </w:divBdr>
          <w:divsChild>
            <w:div w:id="759182998">
              <w:marLeft w:val="0"/>
              <w:marRight w:val="0"/>
              <w:marTop w:val="0"/>
              <w:marBottom w:val="0"/>
              <w:divBdr>
                <w:top w:val="none" w:sz="0" w:space="0" w:color="auto"/>
                <w:left w:val="none" w:sz="0" w:space="0" w:color="auto"/>
                <w:bottom w:val="none" w:sz="0" w:space="0" w:color="auto"/>
                <w:right w:val="none" w:sz="0" w:space="0" w:color="auto"/>
              </w:divBdr>
            </w:div>
            <w:div w:id="1092699830">
              <w:marLeft w:val="0"/>
              <w:marRight w:val="0"/>
              <w:marTop w:val="0"/>
              <w:marBottom w:val="0"/>
              <w:divBdr>
                <w:top w:val="none" w:sz="0" w:space="0" w:color="auto"/>
                <w:left w:val="none" w:sz="0" w:space="0" w:color="auto"/>
                <w:bottom w:val="none" w:sz="0" w:space="0" w:color="auto"/>
                <w:right w:val="none" w:sz="0" w:space="0" w:color="auto"/>
              </w:divBdr>
            </w:div>
            <w:div w:id="1608851786">
              <w:marLeft w:val="0"/>
              <w:marRight w:val="0"/>
              <w:marTop w:val="0"/>
              <w:marBottom w:val="0"/>
              <w:divBdr>
                <w:top w:val="none" w:sz="0" w:space="0" w:color="auto"/>
                <w:left w:val="none" w:sz="0" w:space="0" w:color="auto"/>
                <w:bottom w:val="none" w:sz="0" w:space="0" w:color="auto"/>
                <w:right w:val="none" w:sz="0" w:space="0" w:color="auto"/>
              </w:divBdr>
            </w:div>
            <w:div w:id="481240651">
              <w:marLeft w:val="0"/>
              <w:marRight w:val="0"/>
              <w:marTop w:val="0"/>
              <w:marBottom w:val="0"/>
              <w:divBdr>
                <w:top w:val="none" w:sz="0" w:space="0" w:color="auto"/>
                <w:left w:val="none" w:sz="0" w:space="0" w:color="auto"/>
                <w:bottom w:val="none" w:sz="0" w:space="0" w:color="auto"/>
                <w:right w:val="none" w:sz="0" w:space="0" w:color="auto"/>
              </w:divBdr>
            </w:div>
            <w:div w:id="252054700">
              <w:marLeft w:val="0"/>
              <w:marRight w:val="0"/>
              <w:marTop w:val="0"/>
              <w:marBottom w:val="0"/>
              <w:divBdr>
                <w:top w:val="none" w:sz="0" w:space="0" w:color="auto"/>
                <w:left w:val="none" w:sz="0" w:space="0" w:color="auto"/>
                <w:bottom w:val="none" w:sz="0" w:space="0" w:color="auto"/>
                <w:right w:val="none" w:sz="0" w:space="0" w:color="auto"/>
              </w:divBdr>
            </w:div>
            <w:div w:id="625890645">
              <w:marLeft w:val="0"/>
              <w:marRight w:val="0"/>
              <w:marTop w:val="0"/>
              <w:marBottom w:val="0"/>
              <w:divBdr>
                <w:top w:val="none" w:sz="0" w:space="0" w:color="auto"/>
                <w:left w:val="none" w:sz="0" w:space="0" w:color="auto"/>
                <w:bottom w:val="none" w:sz="0" w:space="0" w:color="auto"/>
                <w:right w:val="none" w:sz="0" w:space="0" w:color="auto"/>
              </w:divBdr>
            </w:div>
            <w:div w:id="932277317">
              <w:marLeft w:val="0"/>
              <w:marRight w:val="0"/>
              <w:marTop w:val="0"/>
              <w:marBottom w:val="0"/>
              <w:divBdr>
                <w:top w:val="none" w:sz="0" w:space="0" w:color="auto"/>
                <w:left w:val="none" w:sz="0" w:space="0" w:color="auto"/>
                <w:bottom w:val="none" w:sz="0" w:space="0" w:color="auto"/>
                <w:right w:val="none" w:sz="0" w:space="0" w:color="auto"/>
              </w:divBdr>
            </w:div>
            <w:div w:id="1173370948">
              <w:marLeft w:val="0"/>
              <w:marRight w:val="0"/>
              <w:marTop w:val="0"/>
              <w:marBottom w:val="0"/>
              <w:divBdr>
                <w:top w:val="none" w:sz="0" w:space="0" w:color="auto"/>
                <w:left w:val="none" w:sz="0" w:space="0" w:color="auto"/>
                <w:bottom w:val="none" w:sz="0" w:space="0" w:color="auto"/>
                <w:right w:val="none" w:sz="0" w:space="0" w:color="auto"/>
              </w:divBdr>
            </w:div>
            <w:div w:id="711151872">
              <w:marLeft w:val="0"/>
              <w:marRight w:val="0"/>
              <w:marTop w:val="0"/>
              <w:marBottom w:val="0"/>
              <w:divBdr>
                <w:top w:val="none" w:sz="0" w:space="0" w:color="auto"/>
                <w:left w:val="none" w:sz="0" w:space="0" w:color="auto"/>
                <w:bottom w:val="none" w:sz="0" w:space="0" w:color="auto"/>
                <w:right w:val="none" w:sz="0" w:space="0" w:color="auto"/>
              </w:divBdr>
            </w:div>
            <w:div w:id="2056468167">
              <w:marLeft w:val="0"/>
              <w:marRight w:val="0"/>
              <w:marTop w:val="0"/>
              <w:marBottom w:val="0"/>
              <w:divBdr>
                <w:top w:val="none" w:sz="0" w:space="0" w:color="auto"/>
                <w:left w:val="none" w:sz="0" w:space="0" w:color="auto"/>
                <w:bottom w:val="none" w:sz="0" w:space="0" w:color="auto"/>
                <w:right w:val="none" w:sz="0" w:space="0" w:color="auto"/>
              </w:divBdr>
            </w:div>
            <w:div w:id="311103777">
              <w:marLeft w:val="0"/>
              <w:marRight w:val="0"/>
              <w:marTop w:val="0"/>
              <w:marBottom w:val="0"/>
              <w:divBdr>
                <w:top w:val="none" w:sz="0" w:space="0" w:color="auto"/>
                <w:left w:val="none" w:sz="0" w:space="0" w:color="auto"/>
                <w:bottom w:val="none" w:sz="0" w:space="0" w:color="auto"/>
                <w:right w:val="none" w:sz="0" w:space="0" w:color="auto"/>
              </w:divBdr>
            </w:div>
            <w:div w:id="1001081355">
              <w:marLeft w:val="0"/>
              <w:marRight w:val="0"/>
              <w:marTop w:val="0"/>
              <w:marBottom w:val="0"/>
              <w:divBdr>
                <w:top w:val="none" w:sz="0" w:space="0" w:color="auto"/>
                <w:left w:val="none" w:sz="0" w:space="0" w:color="auto"/>
                <w:bottom w:val="none" w:sz="0" w:space="0" w:color="auto"/>
                <w:right w:val="none" w:sz="0" w:space="0" w:color="auto"/>
              </w:divBdr>
            </w:div>
            <w:div w:id="387802806">
              <w:marLeft w:val="0"/>
              <w:marRight w:val="0"/>
              <w:marTop w:val="0"/>
              <w:marBottom w:val="0"/>
              <w:divBdr>
                <w:top w:val="none" w:sz="0" w:space="0" w:color="auto"/>
                <w:left w:val="none" w:sz="0" w:space="0" w:color="auto"/>
                <w:bottom w:val="none" w:sz="0" w:space="0" w:color="auto"/>
                <w:right w:val="none" w:sz="0" w:space="0" w:color="auto"/>
              </w:divBdr>
            </w:div>
            <w:div w:id="2753066">
              <w:marLeft w:val="0"/>
              <w:marRight w:val="0"/>
              <w:marTop w:val="0"/>
              <w:marBottom w:val="0"/>
              <w:divBdr>
                <w:top w:val="none" w:sz="0" w:space="0" w:color="auto"/>
                <w:left w:val="none" w:sz="0" w:space="0" w:color="auto"/>
                <w:bottom w:val="none" w:sz="0" w:space="0" w:color="auto"/>
                <w:right w:val="none" w:sz="0" w:space="0" w:color="auto"/>
              </w:divBdr>
            </w:div>
            <w:div w:id="94205836">
              <w:marLeft w:val="0"/>
              <w:marRight w:val="0"/>
              <w:marTop w:val="0"/>
              <w:marBottom w:val="0"/>
              <w:divBdr>
                <w:top w:val="none" w:sz="0" w:space="0" w:color="auto"/>
                <w:left w:val="none" w:sz="0" w:space="0" w:color="auto"/>
                <w:bottom w:val="none" w:sz="0" w:space="0" w:color="auto"/>
                <w:right w:val="none" w:sz="0" w:space="0" w:color="auto"/>
              </w:divBdr>
            </w:div>
            <w:div w:id="1627856190">
              <w:marLeft w:val="0"/>
              <w:marRight w:val="0"/>
              <w:marTop w:val="0"/>
              <w:marBottom w:val="0"/>
              <w:divBdr>
                <w:top w:val="none" w:sz="0" w:space="0" w:color="auto"/>
                <w:left w:val="none" w:sz="0" w:space="0" w:color="auto"/>
                <w:bottom w:val="none" w:sz="0" w:space="0" w:color="auto"/>
                <w:right w:val="none" w:sz="0" w:space="0" w:color="auto"/>
              </w:divBdr>
            </w:div>
            <w:div w:id="1964800938">
              <w:marLeft w:val="0"/>
              <w:marRight w:val="0"/>
              <w:marTop w:val="0"/>
              <w:marBottom w:val="0"/>
              <w:divBdr>
                <w:top w:val="none" w:sz="0" w:space="0" w:color="auto"/>
                <w:left w:val="none" w:sz="0" w:space="0" w:color="auto"/>
                <w:bottom w:val="none" w:sz="0" w:space="0" w:color="auto"/>
                <w:right w:val="none" w:sz="0" w:space="0" w:color="auto"/>
              </w:divBdr>
            </w:div>
            <w:div w:id="1686638404">
              <w:marLeft w:val="0"/>
              <w:marRight w:val="0"/>
              <w:marTop w:val="0"/>
              <w:marBottom w:val="0"/>
              <w:divBdr>
                <w:top w:val="none" w:sz="0" w:space="0" w:color="auto"/>
                <w:left w:val="none" w:sz="0" w:space="0" w:color="auto"/>
                <w:bottom w:val="none" w:sz="0" w:space="0" w:color="auto"/>
                <w:right w:val="none" w:sz="0" w:space="0" w:color="auto"/>
              </w:divBdr>
            </w:div>
            <w:div w:id="811216235">
              <w:marLeft w:val="0"/>
              <w:marRight w:val="0"/>
              <w:marTop w:val="0"/>
              <w:marBottom w:val="0"/>
              <w:divBdr>
                <w:top w:val="none" w:sz="0" w:space="0" w:color="auto"/>
                <w:left w:val="none" w:sz="0" w:space="0" w:color="auto"/>
                <w:bottom w:val="none" w:sz="0" w:space="0" w:color="auto"/>
                <w:right w:val="none" w:sz="0" w:space="0" w:color="auto"/>
              </w:divBdr>
            </w:div>
            <w:div w:id="133524263">
              <w:marLeft w:val="0"/>
              <w:marRight w:val="0"/>
              <w:marTop w:val="0"/>
              <w:marBottom w:val="0"/>
              <w:divBdr>
                <w:top w:val="none" w:sz="0" w:space="0" w:color="auto"/>
                <w:left w:val="none" w:sz="0" w:space="0" w:color="auto"/>
                <w:bottom w:val="none" w:sz="0" w:space="0" w:color="auto"/>
                <w:right w:val="none" w:sz="0" w:space="0" w:color="auto"/>
              </w:divBdr>
            </w:div>
            <w:div w:id="1647587561">
              <w:marLeft w:val="0"/>
              <w:marRight w:val="0"/>
              <w:marTop w:val="0"/>
              <w:marBottom w:val="0"/>
              <w:divBdr>
                <w:top w:val="none" w:sz="0" w:space="0" w:color="auto"/>
                <w:left w:val="none" w:sz="0" w:space="0" w:color="auto"/>
                <w:bottom w:val="none" w:sz="0" w:space="0" w:color="auto"/>
                <w:right w:val="none" w:sz="0" w:space="0" w:color="auto"/>
              </w:divBdr>
            </w:div>
            <w:div w:id="1821724531">
              <w:marLeft w:val="0"/>
              <w:marRight w:val="0"/>
              <w:marTop w:val="0"/>
              <w:marBottom w:val="0"/>
              <w:divBdr>
                <w:top w:val="none" w:sz="0" w:space="0" w:color="auto"/>
                <w:left w:val="none" w:sz="0" w:space="0" w:color="auto"/>
                <w:bottom w:val="none" w:sz="0" w:space="0" w:color="auto"/>
                <w:right w:val="none" w:sz="0" w:space="0" w:color="auto"/>
              </w:divBdr>
            </w:div>
            <w:div w:id="392123545">
              <w:marLeft w:val="0"/>
              <w:marRight w:val="0"/>
              <w:marTop w:val="0"/>
              <w:marBottom w:val="0"/>
              <w:divBdr>
                <w:top w:val="none" w:sz="0" w:space="0" w:color="auto"/>
                <w:left w:val="none" w:sz="0" w:space="0" w:color="auto"/>
                <w:bottom w:val="none" w:sz="0" w:space="0" w:color="auto"/>
                <w:right w:val="none" w:sz="0" w:space="0" w:color="auto"/>
              </w:divBdr>
            </w:div>
            <w:div w:id="408768706">
              <w:marLeft w:val="0"/>
              <w:marRight w:val="0"/>
              <w:marTop w:val="0"/>
              <w:marBottom w:val="0"/>
              <w:divBdr>
                <w:top w:val="none" w:sz="0" w:space="0" w:color="auto"/>
                <w:left w:val="none" w:sz="0" w:space="0" w:color="auto"/>
                <w:bottom w:val="none" w:sz="0" w:space="0" w:color="auto"/>
                <w:right w:val="none" w:sz="0" w:space="0" w:color="auto"/>
              </w:divBdr>
            </w:div>
            <w:div w:id="918058487">
              <w:marLeft w:val="0"/>
              <w:marRight w:val="0"/>
              <w:marTop w:val="0"/>
              <w:marBottom w:val="0"/>
              <w:divBdr>
                <w:top w:val="none" w:sz="0" w:space="0" w:color="auto"/>
                <w:left w:val="none" w:sz="0" w:space="0" w:color="auto"/>
                <w:bottom w:val="none" w:sz="0" w:space="0" w:color="auto"/>
                <w:right w:val="none" w:sz="0" w:space="0" w:color="auto"/>
              </w:divBdr>
            </w:div>
            <w:div w:id="1099377826">
              <w:marLeft w:val="0"/>
              <w:marRight w:val="0"/>
              <w:marTop w:val="0"/>
              <w:marBottom w:val="0"/>
              <w:divBdr>
                <w:top w:val="none" w:sz="0" w:space="0" w:color="auto"/>
                <w:left w:val="none" w:sz="0" w:space="0" w:color="auto"/>
                <w:bottom w:val="none" w:sz="0" w:space="0" w:color="auto"/>
                <w:right w:val="none" w:sz="0" w:space="0" w:color="auto"/>
              </w:divBdr>
            </w:div>
            <w:div w:id="1350719568">
              <w:marLeft w:val="0"/>
              <w:marRight w:val="0"/>
              <w:marTop w:val="0"/>
              <w:marBottom w:val="0"/>
              <w:divBdr>
                <w:top w:val="none" w:sz="0" w:space="0" w:color="auto"/>
                <w:left w:val="none" w:sz="0" w:space="0" w:color="auto"/>
                <w:bottom w:val="none" w:sz="0" w:space="0" w:color="auto"/>
                <w:right w:val="none" w:sz="0" w:space="0" w:color="auto"/>
              </w:divBdr>
            </w:div>
            <w:div w:id="543635488">
              <w:marLeft w:val="0"/>
              <w:marRight w:val="0"/>
              <w:marTop w:val="0"/>
              <w:marBottom w:val="0"/>
              <w:divBdr>
                <w:top w:val="none" w:sz="0" w:space="0" w:color="auto"/>
                <w:left w:val="none" w:sz="0" w:space="0" w:color="auto"/>
                <w:bottom w:val="none" w:sz="0" w:space="0" w:color="auto"/>
                <w:right w:val="none" w:sz="0" w:space="0" w:color="auto"/>
              </w:divBdr>
            </w:div>
            <w:div w:id="1034115761">
              <w:marLeft w:val="0"/>
              <w:marRight w:val="0"/>
              <w:marTop w:val="0"/>
              <w:marBottom w:val="0"/>
              <w:divBdr>
                <w:top w:val="none" w:sz="0" w:space="0" w:color="auto"/>
                <w:left w:val="none" w:sz="0" w:space="0" w:color="auto"/>
                <w:bottom w:val="none" w:sz="0" w:space="0" w:color="auto"/>
                <w:right w:val="none" w:sz="0" w:space="0" w:color="auto"/>
              </w:divBdr>
            </w:div>
            <w:div w:id="1391222197">
              <w:marLeft w:val="0"/>
              <w:marRight w:val="0"/>
              <w:marTop w:val="0"/>
              <w:marBottom w:val="0"/>
              <w:divBdr>
                <w:top w:val="none" w:sz="0" w:space="0" w:color="auto"/>
                <w:left w:val="none" w:sz="0" w:space="0" w:color="auto"/>
                <w:bottom w:val="none" w:sz="0" w:space="0" w:color="auto"/>
                <w:right w:val="none" w:sz="0" w:space="0" w:color="auto"/>
              </w:divBdr>
            </w:div>
            <w:div w:id="151414175">
              <w:marLeft w:val="0"/>
              <w:marRight w:val="0"/>
              <w:marTop w:val="0"/>
              <w:marBottom w:val="0"/>
              <w:divBdr>
                <w:top w:val="none" w:sz="0" w:space="0" w:color="auto"/>
                <w:left w:val="none" w:sz="0" w:space="0" w:color="auto"/>
                <w:bottom w:val="none" w:sz="0" w:space="0" w:color="auto"/>
                <w:right w:val="none" w:sz="0" w:space="0" w:color="auto"/>
              </w:divBdr>
            </w:div>
            <w:div w:id="466701573">
              <w:marLeft w:val="0"/>
              <w:marRight w:val="0"/>
              <w:marTop w:val="0"/>
              <w:marBottom w:val="0"/>
              <w:divBdr>
                <w:top w:val="none" w:sz="0" w:space="0" w:color="auto"/>
                <w:left w:val="none" w:sz="0" w:space="0" w:color="auto"/>
                <w:bottom w:val="none" w:sz="0" w:space="0" w:color="auto"/>
                <w:right w:val="none" w:sz="0" w:space="0" w:color="auto"/>
              </w:divBdr>
            </w:div>
            <w:div w:id="1351906643">
              <w:marLeft w:val="0"/>
              <w:marRight w:val="0"/>
              <w:marTop w:val="0"/>
              <w:marBottom w:val="0"/>
              <w:divBdr>
                <w:top w:val="none" w:sz="0" w:space="0" w:color="auto"/>
                <w:left w:val="none" w:sz="0" w:space="0" w:color="auto"/>
                <w:bottom w:val="none" w:sz="0" w:space="0" w:color="auto"/>
                <w:right w:val="none" w:sz="0" w:space="0" w:color="auto"/>
              </w:divBdr>
            </w:div>
            <w:div w:id="683022783">
              <w:marLeft w:val="0"/>
              <w:marRight w:val="0"/>
              <w:marTop w:val="0"/>
              <w:marBottom w:val="0"/>
              <w:divBdr>
                <w:top w:val="none" w:sz="0" w:space="0" w:color="auto"/>
                <w:left w:val="none" w:sz="0" w:space="0" w:color="auto"/>
                <w:bottom w:val="none" w:sz="0" w:space="0" w:color="auto"/>
                <w:right w:val="none" w:sz="0" w:space="0" w:color="auto"/>
              </w:divBdr>
            </w:div>
            <w:div w:id="1325280674">
              <w:marLeft w:val="0"/>
              <w:marRight w:val="0"/>
              <w:marTop w:val="0"/>
              <w:marBottom w:val="0"/>
              <w:divBdr>
                <w:top w:val="none" w:sz="0" w:space="0" w:color="auto"/>
                <w:left w:val="none" w:sz="0" w:space="0" w:color="auto"/>
                <w:bottom w:val="none" w:sz="0" w:space="0" w:color="auto"/>
                <w:right w:val="none" w:sz="0" w:space="0" w:color="auto"/>
              </w:divBdr>
            </w:div>
            <w:div w:id="993223600">
              <w:marLeft w:val="0"/>
              <w:marRight w:val="0"/>
              <w:marTop w:val="0"/>
              <w:marBottom w:val="0"/>
              <w:divBdr>
                <w:top w:val="none" w:sz="0" w:space="0" w:color="auto"/>
                <w:left w:val="none" w:sz="0" w:space="0" w:color="auto"/>
                <w:bottom w:val="none" w:sz="0" w:space="0" w:color="auto"/>
                <w:right w:val="none" w:sz="0" w:space="0" w:color="auto"/>
              </w:divBdr>
            </w:div>
            <w:div w:id="36977856">
              <w:marLeft w:val="0"/>
              <w:marRight w:val="0"/>
              <w:marTop w:val="0"/>
              <w:marBottom w:val="0"/>
              <w:divBdr>
                <w:top w:val="none" w:sz="0" w:space="0" w:color="auto"/>
                <w:left w:val="none" w:sz="0" w:space="0" w:color="auto"/>
                <w:bottom w:val="none" w:sz="0" w:space="0" w:color="auto"/>
                <w:right w:val="none" w:sz="0" w:space="0" w:color="auto"/>
              </w:divBdr>
            </w:div>
            <w:div w:id="645551390">
              <w:marLeft w:val="0"/>
              <w:marRight w:val="0"/>
              <w:marTop w:val="0"/>
              <w:marBottom w:val="0"/>
              <w:divBdr>
                <w:top w:val="none" w:sz="0" w:space="0" w:color="auto"/>
                <w:left w:val="none" w:sz="0" w:space="0" w:color="auto"/>
                <w:bottom w:val="none" w:sz="0" w:space="0" w:color="auto"/>
                <w:right w:val="none" w:sz="0" w:space="0" w:color="auto"/>
              </w:divBdr>
            </w:div>
            <w:div w:id="144251021">
              <w:marLeft w:val="0"/>
              <w:marRight w:val="0"/>
              <w:marTop w:val="0"/>
              <w:marBottom w:val="0"/>
              <w:divBdr>
                <w:top w:val="none" w:sz="0" w:space="0" w:color="auto"/>
                <w:left w:val="none" w:sz="0" w:space="0" w:color="auto"/>
                <w:bottom w:val="none" w:sz="0" w:space="0" w:color="auto"/>
                <w:right w:val="none" w:sz="0" w:space="0" w:color="auto"/>
              </w:divBdr>
            </w:div>
            <w:div w:id="1911648661">
              <w:marLeft w:val="0"/>
              <w:marRight w:val="0"/>
              <w:marTop w:val="0"/>
              <w:marBottom w:val="0"/>
              <w:divBdr>
                <w:top w:val="none" w:sz="0" w:space="0" w:color="auto"/>
                <w:left w:val="none" w:sz="0" w:space="0" w:color="auto"/>
                <w:bottom w:val="none" w:sz="0" w:space="0" w:color="auto"/>
                <w:right w:val="none" w:sz="0" w:space="0" w:color="auto"/>
              </w:divBdr>
            </w:div>
            <w:div w:id="291984959">
              <w:marLeft w:val="0"/>
              <w:marRight w:val="0"/>
              <w:marTop w:val="0"/>
              <w:marBottom w:val="0"/>
              <w:divBdr>
                <w:top w:val="none" w:sz="0" w:space="0" w:color="auto"/>
                <w:left w:val="none" w:sz="0" w:space="0" w:color="auto"/>
                <w:bottom w:val="none" w:sz="0" w:space="0" w:color="auto"/>
                <w:right w:val="none" w:sz="0" w:space="0" w:color="auto"/>
              </w:divBdr>
            </w:div>
            <w:div w:id="1173452465">
              <w:marLeft w:val="0"/>
              <w:marRight w:val="0"/>
              <w:marTop w:val="0"/>
              <w:marBottom w:val="0"/>
              <w:divBdr>
                <w:top w:val="none" w:sz="0" w:space="0" w:color="auto"/>
                <w:left w:val="none" w:sz="0" w:space="0" w:color="auto"/>
                <w:bottom w:val="none" w:sz="0" w:space="0" w:color="auto"/>
                <w:right w:val="none" w:sz="0" w:space="0" w:color="auto"/>
              </w:divBdr>
            </w:div>
            <w:div w:id="248084122">
              <w:marLeft w:val="0"/>
              <w:marRight w:val="0"/>
              <w:marTop w:val="0"/>
              <w:marBottom w:val="0"/>
              <w:divBdr>
                <w:top w:val="none" w:sz="0" w:space="0" w:color="auto"/>
                <w:left w:val="none" w:sz="0" w:space="0" w:color="auto"/>
                <w:bottom w:val="none" w:sz="0" w:space="0" w:color="auto"/>
                <w:right w:val="none" w:sz="0" w:space="0" w:color="auto"/>
              </w:divBdr>
            </w:div>
            <w:div w:id="441192248">
              <w:marLeft w:val="0"/>
              <w:marRight w:val="0"/>
              <w:marTop w:val="0"/>
              <w:marBottom w:val="0"/>
              <w:divBdr>
                <w:top w:val="none" w:sz="0" w:space="0" w:color="auto"/>
                <w:left w:val="none" w:sz="0" w:space="0" w:color="auto"/>
                <w:bottom w:val="none" w:sz="0" w:space="0" w:color="auto"/>
                <w:right w:val="none" w:sz="0" w:space="0" w:color="auto"/>
              </w:divBdr>
            </w:div>
            <w:div w:id="1822379460">
              <w:marLeft w:val="0"/>
              <w:marRight w:val="0"/>
              <w:marTop w:val="0"/>
              <w:marBottom w:val="0"/>
              <w:divBdr>
                <w:top w:val="none" w:sz="0" w:space="0" w:color="auto"/>
                <w:left w:val="none" w:sz="0" w:space="0" w:color="auto"/>
                <w:bottom w:val="none" w:sz="0" w:space="0" w:color="auto"/>
                <w:right w:val="none" w:sz="0" w:space="0" w:color="auto"/>
              </w:divBdr>
            </w:div>
            <w:div w:id="2053531990">
              <w:marLeft w:val="0"/>
              <w:marRight w:val="0"/>
              <w:marTop w:val="0"/>
              <w:marBottom w:val="0"/>
              <w:divBdr>
                <w:top w:val="none" w:sz="0" w:space="0" w:color="auto"/>
                <w:left w:val="none" w:sz="0" w:space="0" w:color="auto"/>
                <w:bottom w:val="none" w:sz="0" w:space="0" w:color="auto"/>
                <w:right w:val="none" w:sz="0" w:space="0" w:color="auto"/>
              </w:divBdr>
            </w:div>
            <w:div w:id="728848089">
              <w:marLeft w:val="0"/>
              <w:marRight w:val="0"/>
              <w:marTop w:val="0"/>
              <w:marBottom w:val="0"/>
              <w:divBdr>
                <w:top w:val="none" w:sz="0" w:space="0" w:color="auto"/>
                <w:left w:val="none" w:sz="0" w:space="0" w:color="auto"/>
                <w:bottom w:val="none" w:sz="0" w:space="0" w:color="auto"/>
                <w:right w:val="none" w:sz="0" w:space="0" w:color="auto"/>
              </w:divBdr>
            </w:div>
            <w:div w:id="1979455998">
              <w:marLeft w:val="0"/>
              <w:marRight w:val="0"/>
              <w:marTop w:val="0"/>
              <w:marBottom w:val="0"/>
              <w:divBdr>
                <w:top w:val="none" w:sz="0" w:space="0" w:color="auto"/>
                <w:left w:val="none" w:sz="0" w:space="0" w:color="auto"/>
                <w:bottom w:val="none" w:sz="0" w:space="0" w:color="auto"/>
                <w:right w:val="none" w:sz="0" w:space="0" w:color="auto"/>
              </w:divBdr>
            </w:div>
            <w:div w:id="9791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77509">
      <w:bodyDiv w:val="1"/>
      <w:marLeft w:val="0"/>
      <w:marRight w:val="0"/>
      <w:marTop w:val="0"/>
      <w:marBottom w:val="0"/>
      <w:divBdr>
        <w:top w:val="none" w:sz="0" w:space="0" w:color="auto"/>
        <w:left w:val="none" w:sz="0" w:space="0" w:color="auto"/>
        <w:bottom w:val="none" w:sz="0" w:space="0" w:color="auto"/>
        <w:right w:val="none" w:sz="0" w:space="0" w:color="auto"/>
      </w:divBdr>
    </w:div>
    <w:div w:id="1201748912">
      <w:bodyDiv w:val="1"/>
      <w:marLeft w:val="0"/>
      <w:marRight w:val="0"/>
      <w:marTop w:val="0"/>
      <w:marBottom w:val="0"/>
      <w:divBdr>
        <w:top w:val="none" w:sz="0" w:space="0" w:color="auto"/>
        <w:left w:val="none" w:sz="0" w:space="0" w:color="auto"/>
        <w:bottom w:val="none" w:sz="0" w:space="0" w:color="auto"/>
        <w:right w:val="none" w:sz="0" w:space="0" w:color="auto"/>
      </w:divBdr>
    </w:div>
    <w:div w:id="1206330703">
      <w:bodyDiv w:val="1"/>
      <w:marLeft w:val="0"/>
      <w:marRight w:val="0"/>
      <w:marTop w:val="0"/>
      <w:marBottom w:val="0"/>
      <w:divBdr>
        <w:top w:val="none" w:sz="0" w:space="0" w:color="auto"/>
        <w:left w:val="none" w:sz="0" w:space="0" w:color="auto"/>
        <w:bottom w:val="none" w:sz="0" w:space="0" w:color="auto"/>
        <w:right w:val="none" w:sz="0" w:space="0" w:color="auto"/>
      </w:divBdr>
    </w:div>
    <w:div w:id="1212380318">
      <w:bodyDiv w:val="1"/>
      <w:marLeft w:val="0"/>
      <w:marRight w:val="0"/>
      <w:marTop w:val="0"/>
      <w:marBottom w:val="0"/>
      <w:divBdr>
        <w:top w:val="none" w:sz="0" w:space="0" w:color="auto"/>
        <w:left w:val="none" w:sz="0" w:space="0" w:color="auto"/>
        <w:bottom w:val="none" w:sz="0" w:space="0" w:color="auto"/>
        <w:right w:val="none" w:sz="0" w:space="0" w:color="auto"/>
      </w:divBdr>
      <w:divsChild>
        <w:div w:id="509639931">
          <w:marLeft w:val="0"/>
          <w:marRight w:val="0"/>
          <w:marTop w:val="0"/>
          <w:marBottom w:val="0"/>
          <w:divBdr>
            <w:top w:val="none" w:sz="0" w:space="0" w:color="auto"/>
            <w:left w:val="none" w:sz="0" w:space="0" w:color="auto"/>
            <w:bottom w:val="none" w:sz="0" w:space="0" w:color="auto"/>
            <w:right w:val="none" w:sz="0" w:space="0" w:color="auto"/>
          </w:divBdr>
          <w:divsChild>
            <w:div w:id="131599136">
              <w:marLeft w:val="0"/>
              <w:marRight w:val="0"/>
              <w:marTop w:val="0"/>
              <w:marBottom w:val="0"/>
              <w:divBdr>
                <w:top w:val="none" w:sz="0" w:space="0" w:color="auto"/>
                <w:left w:val="none" w:sz="0" w:space="0" w:color="auto"/>
                <w:bottom w:val="none" w:sz="0" w:space="0" w:color="auto"/>
                <w:right w:val="none" w:sz="0" w:space="0" w:color="auto"/>
              </w:divBdr>
            </w:div>
            <w:div w:id="1741252509">
              <w:marLeft w:val="0"/>
              <w:marRight w:val="0"/>
              <w:marTop w:val="0"/>
              <w:marBottom w:val="0"/>
              <w:divBdr>
                <w:top w:val="none" w:sz="0" w:space="0" w:color="auto"/>
                <w:left w:val="none" w:sz="0" w:space="0" w:color="auto"/>
                <w:bottom w:val="none" w:sz="0" w:space="0" w:color="auto"/>
                <w:right w:val="none" w:sz="0" w:space="0" w:color="auto"/>
              </w:divBdr>
            </w:div>
            <w:div w:id="593785103">
              <w:marLeft w:val="0"/>
              <w:marRight w:val="0"/>
              <w:marTop w:val="0"/>
              <w:marBottom w:val="0"/>
              <w:divBdr>
                <w:top w:val="none" w:sz="0" w:space="0" w:color="auto"/>
                <w:left w:val="none" w:sz="0" w:space="0" w:color="auto"/>
                <w:bottom w:val="none" w:sz="0" w:space="0" w:color="auto"/>
                <w:right w:val="none" w:sz="0" w:space="0" w:color="auto"/>
              </w:divBdr>
            </w:div>
            <w:div w:id="1974090443">
              <w:marLeft w:val="0"/>
              <w:marRight w:val="0"/>
              <w:marTop w:val="0"/>
              <w:marBottom w:val="0"/>
              <w:divBdr>
                <w:top w:val="none" w:sz="0" w:space="0" w:color="auto"/>
                <w:left w:val="none" w:sz="0" w:space="0" w:color="auto"/>
                <w:bottom w:val="none" w:sz="0" w:space="0" w:color="auto"/>
                <w:right w:val="none" w:sz="0" w:space="0" w:color="auto"/>
              </w:divBdr>
            </w:div>
            <w:div w:id="409697969">
              <w:marLeft w:val="0"/>
              <w:marRight w:val="0"/>
              <w:marTop w:val="0"/>
              <w:marBottom w:val="0"/>
              <w:divBdr>
                <w:top w:val="none" w:sz="0" w:space="0" w:color="auto"/>
                <w:left w:val="none" w:sz="0" w:space="0" w:color="auto"/>
                <w:bottom w:val="none" w:sz="0" w:space="0" w:color="auto"/>
                <w:right w:val="none" w:sz="0" w:space="0" w:color="auto"/>
              </w:divBdr>
            </w:div>
            <w:div w:id="210700947">
              <w:marLeft w:val="0"/>
              <w:marRight w:val="0"/>
              <w:marTop w:val="0"/>
              <w:marBottom w:val="0"/>
              <w:divBdr>
                <w:top w:val="none" w:sz="0" w:space="0" w:color="auto"/>
                <w:left w:val="none" w:sz="0" w:space="0" w:color="auto"/>
                <w:bottom w:val="none" w:sz="0" w:space="0" w:color="auto"/>
                <w:right w:val="none" w:sz="0" w:space="0" w:color="auto"/>
              </w:divBdr>
            </w:div>
            <w:div w:id="1191721830">
              <w:marLeft w:val="0"/>
              <w:marRight w:val="0"/>
              <w:marTop w:val="0"/>
              <w:marBottom w:val="0"/>
              <w:divBdr>
                <w:top w:val="none" w:sz="0" w:space="0" w:color="auto"/>
                <w:left w:val="none" w:sz="0" w:space="0" w:color="auto"/>
                <w:bottom w:val="none" w:sz="0" w:space="0" w:color="auto"/>
                <w:right w:val="none" w:sz="0" w:space="0" w:color="auto"/>
              </w:divBdr>
            </w:div>
            <w:div w:id="1575317454">
              <w:marLeft w:val="0"/>
              <w:marRight w:val="0"/>
              <w:marTop w:val="0"/>
              <w:marBottom w:val="0"/>
              <w:divBdr>
                <w:top w:val="none" w:sz="0" w:space="0" w:color="auto"/>
                <w:left w:val="none" w:sz="0" w:space="0" w:color="auto"/>
                <w:bottom w:val="none" w:sz="0" w:space="0" w:color="auto"/>
                <w:right w:val="none" w:sz="0" w:space="0" w:color="auto"/>
              </w:divBdr>
            </w:div>
            <w:div w:id="1228148154">
              <w:marLeft w:val="0"/>
              <w:marRight w:val="0"/>
              <w:marTop w:val="0"/>
              <w:marBottom w:val="0"/>
              <w:divBdr>
                <w:top w:val="none" w:sz="0" w:space="0" w:color="auto"/>
                <w:left w:val="none" w:sz="0" w:space="0" w:color="auto"/>
                <w:bottom w:val="none" w:sz="0" w:space="0" w:color="auto"/>
                <w:right w:val="none" w:sz="0" w:space="0" w:color="auto"/>
              </w:divBdr>
            </w:div>
            <w:div w:id="567763057">
              <w:marLeft w:val="0"/>
              <w:marRight w:val="0"/>
              <w:marTop w:val="0"/>
              <w:marBottom w:val="0"/>
              <w:divBdr>
                <w:top w:val="none" w:sz="0" w:space="0" w:color="auto"/>
                <w:left w:val="none" w:sz="0" w:space="0" w:color="auto"/>
                <w:bottom w:val="none" w:sz="0" w:space="0" w:color="auto"/>
                <w:right w:val="none" w:sz="0" w:space="0" w:color="auto"/>
              </w:divBdr>
            </w:div>
            <w:div w:id="1931812518">
              <w:marLeft w:val="0"/>
              <w:marRight w:val="0"/>
              <w:marTop w:val="0"/>
              <w:marBottom w:val="0"/>
              <w:divBdr>
                <w:top w:val="none" w:sz="0" w:space="0" w:color="auto"/>
                <w:left w:val="none" w:sz="0" w:space="0" w:color="auto"/>
                <w:bottom w:val="none" w:sz="0" w:space="0" w:color="auto"/>
                <w:right w:val="none" w:sz="0" w:space="0" w:color="auto"/>
              </w:divBdr>
            </w:div>
            <w:div w:id="1695838839">
              <w:marLeft w:val="0"/>
              <w:marRight w:val="0"/>
              <w:marTop w:val="0"/>
              <w:marBottom w:val="0"/>
              <w:divBdr>
                <w:top w:val="none" w:sz="0" w:space="0" w:color="auto"/>
                <w:left w:val="none" w:sz="0" w:space="0" w:color="auto"/>
                <w:bottom w:val="none" w:sz="0" w:space="0" w:color="auto"/>
                <w:right w:val="none" w:sz="0" w:space="0" w:color="auto"/>
              </w:divBdr>
            </w:div>
            <w:div w:id="1500464690">
              <w:marLeft w:val="0"/>
              <w:marRight w:val="0"/>
              <w:marTop w:val="0"/>
              <w:marBottom w:val="0"/>
              <w:divBdr>
                <w:top w:val="none" w:sz="0" w:space="0" w:color="auto"/>
                <w:left w:val="none" w:sz="0" w:space="0" w:color="auto"/>
                <w:bottom w:val="none" w:sz="0" w:space="0" w:color="auto"/>
                <w:right w:val="none" w:sz="0" w:space="0" w:color="auto"/>
              </w:divBdr>
            </w:div>
            <w:div w:id="1993485482">
              <w:marLeft w:val="0"/>
              <w:marRight w:val="0"/>
              <w:marTop w:val="0"/>
              <w:marBottom w:val="0"/>
              <w:divBdr>
                <w:top w:val="none" w:sz="0" w:space="0" w:color="auto"/>
                <w:left w:val="none" w:sz="0" w:space="0" w:color="auto"/>
                <w:bottom w:val="none" w:sz="0" w:space="0" w:color="auto"/>
                <w:right w:val="none" w:sz="0" w:space="0" w:color="auto"/>
              </w:divBdr>
            </w:div>
            <w:div w:id="166941487">
              <w:marLeft w:val="0"/>
              <w:marRight w:val="0"/>
              <w:marTop w:val="0"/>
              <w:marBottom w:val="0"/>
              <w:divBdr>
                <w:top w:val="none" w:sz="0" w:space="0" w:color="auto"/>
                <w:left w:val="none" w:sz="0" w:space="0" w:color="auto"/>
                <w:bottom w:val="none" w:sz="0" w:space="0" w:color="auto"/>
                <w:right w:val="none" w:sz="0" w:space="0" w:color="auto"/>
              </w:divBdr>
            </w:div>
            <w:div w:id="1655716072">
              <w:marLeft w:val="0"/>
              <w:marRight w:val="0"/>
              <w:marTop w:val="0"/>
              <w:marBottom w:val="0"/>
              <w:divBdr>
                <w:top w:val="none" w:sz="0" w:space="0" w:color="auto"/>
                <w:left w:val="none" w:sz="0" w:space="0" w:color="auto"/>
                <w:bottom w:val="none" w:sz="0" w:space="0" w:color="auto"/>
                <w:right w:val="none" w:sz="0" w:space="0" w:color="auto"/>
              </w:divBdr>
            </w:div>
            <w:div w:id="769198017">
              <w:marLeft w:val="0"/>
              <w:marRight w:val="0"/>
              <w:marTop w:val="0"/>
              <w:marBottom w:val="0"/>
              <w:divBdr>
                <w:top w:val="none" w:sz="0" w:space="0" w:color="auto"/>
                <w:left w:val="none" w:sz="0" w:space="0" w:color="auto"/>
                <w:bottom w:val="none" w:sz="0" w:space="0" w:color="auto"/>
                <w:right w:val="none" w:sz="0" w:space="0" w:color="auto"/>
              </w:divBdr>
            </w:div>
            <w:div w:id="862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6952">
      <w:bodyDiv w:val="1"/>
      <w:marLeft w:val="0"/>
      <w:marRight w:val="0"/>
      <w:marTop w:val="0"/>
      <w:marBottom w:val="0"/>
      <w:divBdr>
        <w:top w:val="none" w:sz="0" w:space="0" w:color="auto"/>
        <w:left w:val="none" w:sz="0" w:space="0" w:color="auto"/>
        <w:bottom w:val="none" w:sz="0" w:space="0" w:color="auto"/>
        <w:right w:val="none" w:sz="0" w:space="0" w:color="auto"/>
      </w:divBdr>
    </w:div>
    <w:div w:id="1234388439">
      <w:bodyDiv w:val="1"/>
      <w:marLeft w:val="0"/>
      <w:marRight w:val="0"/>
      <w:marTop w:val="0"/>
      <w:marBottom w:val="0"/>
      <w:divBdr>
        <w:top w:val="none" w:sz="0" w:space="0" w:color="auto"/>
        <w:left w:val="none" w:sz="0" w:space="0" w:color="auto"/>
        <w:bottom w:val="none" w:sz="0" w:space="0" w:color="auto"/>
        <w:right w:val="none" w:sz="0" w:space="0" w:color="auto"/>
      </w:divBdr>
      <w:divsChild>
        <w:div w:id="347486694">
          <w:marLeft w:val="0"/>
          <w:marRight w:val="0"/>
          <w:marTop w:val="0"/>
          <w:marBottom w:val="0"/>
          <w:divBdr>
            <w:top w:val="none" w:sz="0" w:space="0" w:color="auto"/>
            <w:left w:val="none" w:sz="0" w:space="0" w:color="auto"/>
            <w:bottom w:val="none" w:sz="0" w:space="0" w:color="auto"/>
            <w:right w:val="none" w:sz="0" w:space="0" w:color="auto"/>
          </w:divBdr>
          <w:divsChild>
            <w:div w:id="609242039">
              <w:marLeft w:val="0"/>
              <w:marRight w:val="0"/>
              <w:marTop w:val="0"/>
              <w:marBottom w:val="0"/>
              <w:divBdr>
                <w:top w:val="none" w:sz="0" w:space="0" w:color="auto"/>
                <w:left w:val="none" w:sz="0" w:space="0" w:color="auto"/>
                <w:bottom w:val="none" w:sz="0" w:space="0" w:color="auto"/>
                <w:right w:val="none" w:sz="0" w:space="0" w:color="auto"/>
              </w:divBdr>
            </w:div>
            <w:div w:id="1276449731">
              <w:marLeft w:val="0"/>
              <w:marRight w:val="0"/>
              <w:marTop w:val="0"/>
              <w:marBottom w:val="0"/>
              <w:divBdr>
                <w:top w:val="none" w:sz="0" w:space="0" w:color="auto"/>
                <w:left w:val="none" w:sz="0" w:space="0" w:color="auto"/>
                <w:bottom w:val="none" w:sz="0" w:space="0" w:color="auto"/>
                <w:right w:val="none" w:sz="0" w:space="0" w:color="auto"/>
              </w:divBdr>
            </w:div>
            <w:div w:id="985007568">
              <w:marLeft w:val="0"/>
              <w:marRight w:val="0"/>
              <w:marTop w:val="0"/>
              <w:marBottom w:val="0"/>
              <w:divBdr>
                <w:top w:val="none" w:sz="0" w:space="0" w:color="auto"/>
                <w:left w:val="none" w:sz="0" w:space="0" w:color="auto"/>
                <w:bottom w:val="none" w:sz="0" w:space="0" w:color="auto"/>
                <w:right w:val="none" w:sz="0" w:space="0" w:color="auto"/>
              </w:divBdr>
            </w:div>
            <w:div w:id="22826367">
              <w:marLeft w:val="0"/>
              <w:marRight w:val="0"/>
              <w:marTop w:val="0"/>
              <w:marBottom w:val="0"/>
              <w:divBdr>
                <w:top w:val="none" w:sz="0" w:space="0" w:color="auto"/>
                <w:left w:val="none" w:sz="0" w:space="0" w:color="auto"/>
                <w:bottom w:val="none" w:sz="0" w:space="0" w:color="auto"/>
                <w:right w:val="none" w:sz="0" w:space="0" w:color="auto"/>
              </w:divBdr>
            </w:div>
            <w:div w:id="516191168">
              <w:marLeft w:val="0"/>
              <w:marRight w:val="0"/>
              <w:marTop w:val="0"/>
              <w:marBottom w:val="0"/>
              <w:divBdr>
                <w:top w:val="none" w:sz="0" w:space="0" w:color="auto"/>
                <w:left w:val="none" w:sz="0" w:space="0" w:color="auto"/>
                <w:bottom w:val="none" w:sz="0" w:space="0" w:color="auto"/>
                <w:right w:val="none" w:sz="0" w:space="0" w:color="auto"/>
              </w:divBdr>
            </w:div>
            <w:div w:id="908150986">
              <w:marLeft w:val="0"/>
              <w:marRight w:val="0"/>
              <w:marTop w:val="0"/>
              <w:marBottom w:val="0"/>
              <w:divBdr>
                <w:top w:val="none" w:sz="0" w:space="0" w:color="auto"/>
                <w:left w:val="none" w:sz="0" w:space="0" w:color="auto"/>
                <w:bottom w:val="none" w:sz="0" w:space="0" w:color="auto"/>
                <w:right w:val="none" w:sz="0" w:space="0" w:color="auto"/>
              </w:divBdr>
            </w:div>
            <w:div w:id="269246776">
              <w:marLeft w:val="0"/>
              <w:marRight w:val="0"/>
              <w:marTop w:val="0"/>
              <w:marBottom w:val="0"/>
              <w:divBdr>
                <w:top w:val="none" w:sz="0" w:space="0" w:color="auto"/>
                <w:left w:val="none" w:sz="0" w:space="0" w:color="auto"/>
                <w:bottom w:val="none" w:sz="0" w:space="0" w:color="auto"/>
                <w:right w:val="none" w:sz="0" w:space="0" w:color="auto"/>
              </w:divBdr>
            </w:div>
            <w:div w:id="1265460164">
              <w:marLeft w:val="0"/>
              <w:marRight w:val="0"/>
              <w:marTop w:val="0"/>
              <w:marBottom w:val="0"/>
              <w:divBdr>
                <w:top w:val="none" w:sz="0" w:space="0" w:color="auto"/>
                <w:left w:val="none" w:sz="0" w:space="0" w:color="auto"/>
                <w:bottom w:val="none" w:sz="0" w:space="0" w:color="auto"/>
                <w:right w:val="none" w:sz="0" w:space="0" w:color="auto"/>
              </w:divBdr>
            </w:div>
            <w:div w:id="1908421935">
              <w:marLeft w:val="0"/>
              <w:marRight w:val="0"/>
              <w:marTop w:val="0"/>
              <w:marBottom w:val="0"/>
              <w:divBdr>
                <w:top w:val="none" w:sz="0" w:space="0" w:color="auto"/>
                <w:left w:val="none" w:sz="0" w:space="0" w:color="auto"/>
                <w:bottom w:val="none" w:sz="0" w:space="0" w:color="auto"/>
                <w:right w:val="none" w:sz="0" w:space="0" w:color="auto"/>
              </w:divBdr>
            </w:div>
            <w:div w:id="1939172952">
              <w:marLeft w:val="0"/>
              <w:marRight w:val="0"/>
              <w:marTop w:val="0"/>
              <w:marBottom w:val="0"/>
              <w:divBdr>
                <w:top w:val="none" w:sz="0" w:space="0" w:color="auto"/>
                <w:left w:val="none" w:sz="0" w:space="0" w:color="auto"/>
                <w:bottom w:val="none" w:sz="0" w:space="0" w:color="auto"/>
                <w:right w:val="none" w:sz="0" w:space="0" w:color="auto"/>
              </w:divBdr>
            </w:div>
            <w:div w:id="1500659734">
              <w:marLeft w:val="0"/>
              <w:marRight w:val="0"/>
              <w:marTop w:val="0"/>
              <w:marBottom w:val="0"/>
              <w:divBdr>
                <w:top w:val="none" w:sz="0" w:space="0" w:color="auto"/>
                <w:left w:val="none" w:sz="0" w:space="0" w:color="auto"/>
                <w:bottom w:val="none" w:sz="0" w:space="0" w:color="auto"/>
                <w:right w:val="none" w:sz="0" w:space="0" w:color="auto"/>
              </w:divBdr>
            </w:div>
            <w:div w:id="543716184">
              <w:marLeft w:val="0"/>
              <w:marRight w:val="0"/>
              <w:marTop w:val="0"/>
              <w:marBottom w:val="0"/>
              <w:divBdr>
                <w:top w:val="none" w:sz="0" w:space="0" w:color="auto"/>
                <w:left w:val="none" w:sz="0" w:space="0" w:color="auto"/>
                <w:bottom w:val="none" w:sz="0" w:space="0" w:color="auto"/>
                <w:right w:val="none" w:sz="0" w:space="0" w:color="auto"/>
              </w:divBdr>
            </w:div>
            <w:div w:id="399600584">
              <w:marLeft w:val="0"/>
              <w:marRight w:val="0"/>
              <w:marTop w:val="0"/>
              <w:marBottom w:val="0"/>
              <w:divBdr>
                <w:top w:val="none" w:sz="0" w:space="0" w:color="auto"/>
                <w:left w:val="none" w:sz="0" w:space="0" w:color="auto"/>
                <w:bottom w:val="none" w:sz="0" w:space="0" w:color="auto"/>
                <w:right w:val="none" w:sz="0" w:space="0" w:color="auto"/>
              </w:divBdr>
            </w:div>
            <w:div w:id="1924339454">
              <w:marLeft w:val="0"/>
              <w:marRight w:val="0"/>
              <w:marTop w:val="0"/>
              <w:marBottom w:val="0"/>
              <w:divBdr>
                <w:top w:val="none" w:sz="0" w:space="0" w:color="auto"/>
                <w:left w:val="none" w:sz="0" w:space="0" w:color="auto"/>
                <w:bottom w:val="none" w:sz="0" w:space="0" w:color="auto"/>
                <w:right w:val="none" w:sz="0" w:space="0" w:color="auto"/>
              </w:divBdr>
            </w:div>
            <w:div w:id="281350333">
              <w:marLeft w:val="0"/>
              <w:marRight w:val="0"/>
              <w:marTop w:val="0"/>
              <w:marBottom w:val="0"/>
              <w:divBdr>
                <w:top w:val="none" w:sz="0" w:space="0" w:color="auto"/>
                <w:left w:val="none" w:sz="0" w:space="0" w:color="auto"/>
                <w:bottom w:val="none" w:sz="0" w:space="0" w:color="auto"/>
                <w:right w:val="none" w:sz="0" w:space="0" w:color="auto"/>
              </w:divBdr>
            </w:div>
            <w:div w:id="568274545">
              <w:marLeft w:val="0"/>
              <w:marRight w:val="0"/>
              <w:marTop w:val="0"/>
              <w:marBottom w:val="0"/>
              <w:divBdr>
                <w:top w:val="none" w:sz="0" w:space="0" w:color="auto"/>
                <w:left w:val="none" w:sz="0" w:space="0" w:color="auto"/>
                <w:bottom w:val="none" w:sz="0" w:space="0" w:color="auto"/>
                <w:right w:val="none" w:sz="0" w:space="0" w:color="auto"/>
              </w:divBdr>
            </w:div>
            <w:div w:id="1126777833">
              <w:marLeft w:val="0"/>
              <w:marRight w:val="0"/>
              <w:marTop w:val="0"/>
              <w:marBottom w:val="0"/>
              <w:divBdr>
                <w:top w:val="none" w:sz="0" w:space="0" w:color="auto"/>
                <w:left w:val="none" w:sz="0" w:space="0" w:color="auto"/>
                <w:bottom w:val="none" w:sz="0" w:space="0" w:color="auto"/>
                <w:right w:val="none" w:sz="0" w:space="0" w:color="auto"/>
              </w:divBdr>
            </w:div>
            <w:div w:id="1642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936">
      <w:bodyDiv w:val="1"/>
      <w:marLeft w:val="0"/>
      <w:marRight w:val="0"/>
      <w:marTop w:val="0"/>
      <w:marBottom w:val="0"/>
      <w:divBdr>
        <w:top w:val="none" w:sz="0" w:space="0" w:color="auto"/>
        <w:left w:val="none" w:sz="0" w:space="0" w:color="auto"/>
        <w:bottom w:val="none" w:sz="0" w:space="0" w:color="auto"/>
        <w:right w:val="none" w:sz="0" w:space="0" w:color="auto"/>
      </w:divBdr>
      <w:divsChild>
        <w:div w:id="175703312">
          <w:marLeft w:val="0"/>
          <w:marRight w:val="0"/>
          <w:marTop w:val="0"/>
          <w:marBottom w:val="0"/>
          <w:divBdr>
            <w:top w:val="none" w:sz="0" w:space="0" w:color="auto"/>
            <w:left w:val="none" w:sz="0" w:space="0" w:color="auto"/>
            <w:bottom w:val="none" w:sz="0" w:space="0" w:color="auto"/>
            <w:right w:val="none" w:sz="0" w:space="0" w:color="auto"/>
          </w:divBdr>
          <w:divsChild>
            <w:div w:id="1029910796">
              <w:marLeft w:val="0"/>
              <w:marRight w:val="0"/>
              <w:marTop w:val="0"/>
              <w:marBottom w:val="0"/>
              <w:divBdr>
                <w:top w:val="none" w:sz="0" w:space="0" w:color="auto"/>
                <w:left w:val="none" w:sz="0" w:space="0" w:color="auto"/>
                <w:bottom w:val="none" w:sz="0" w:space="0" w:color="auto"/>
                <w:right w:val="none" w:sz="0" w:space="0" w:color="auto"/>
              </w:divBdr>
            </w:div>
            <w:div w:id="1099451259">
              <w:marLeft w:val="0"/>
              <w:marRight w:val="0"/>
              <w:marTop w:val="0"/>
              <w:marBottom w:val="0"/>
              <w:divBdr>
                <w:top w:val="none" w:sz="0" w:space="0" w:color="auto"/>
                <w:left w:val="none" w:sz="0" w:space="0" w:color="auto"/>
                <w:bottom w:val="none" w:sz="0" w:space="0" w:color="auto"/>
                <w:right w:val="none" w:sz="0" w:space="0" w:color="auto"/>
              </w:divBdr>
            </w:div>
            <w:div w:id="1296832203">
              <w:marLeft w:val="0"/>
              <w:marRight w:val="0"/>
              <w:marTop w:val="0"/>
              <w:marBottom w:val="0"/>
              <w:divBdr>
                <w:top w:val="none" w:sz="0" w:space="0" w:color="auto"/>
                <w:left w:val="none" w:sz="0" w:space="0" w:color="auto"/>
                <w:bottom w:val="none" w:sz="0" w:space="0" w:color="auto"/>
                <w:right w:val="none" w:sz="0" w:space="0" w:color="auto"/>
              </w:divBdr>
            </w:div>
            <w:div w:id="1825470817">
              <w:marLeft w:val="0"/>
              <w:marRight w:val="0"/>
              <w:marTop w:val="0"/>
              <w:marBottom w:val="0"/>
              <w:divBdr>
                <w:top w:val="none" w:sz="0" w:space="0" w:color="auto"/>
                <w:left w:val="none" w:sz="0" w:space="0" w:color="auto"/>
                <w:bottom w:val="none" w:sz="0" w:space="0" w:color="auto"/>
                <w:right w:val="none" w:sz="0" w:space="0" w:color="auto"/>
              </w:divBdr>
            </w:div>
            <w:div w:id="755400640">
              <w:marLeft w:val="0"/>
              <w:marRight w:val="0"/>
              <w:marTop w:val="0"/>
              <w:marBottom w:val="0"/>
              <w:divBdr>
                <w:top w:val="none" w:sz="0" w:space="0" w:color="auto"/>
                <w:left w:val="none" w:sz="0" w:space="0" w:color="auto"/>
                <w:bottom w:val="none" w:sz="0" w:space="0" w:color="auto"/>
                <w:right w:val="none" w:sz="0" w:space="0" w:color="auto"/>
              </w:divBdr>
            </w:div>
            <w:div w:id="512115902">
              <w:marLeft w:val="0"/>
              <w:marRight w:val="0"/>
              <w:marTop w:val="0"/>
              <w:marBottom w:val="0"/>
              <w:divBdr>
                <w:top w:val="none" w:sz="0" w:space="0" w:color="auto"/>
                <w:left w:val="none" w:sz="0" w:space="0" w:color="auto"/>
                <w:bottom w:val="none" w:sz="0" w:space="0" w:color="auto"/>
                <w:right w:val="none" w:sz="0" w:space="0" w:color="auto"/>
              </w:divBdr>
            </w:div>
            <w:div w:id="944993574">
              <w:marLeft w:val="0"/>
              <w:marRight w:val="0"/>
              <w:marTop w:val="0"/>
              <w:marBottom w:val="0"/>
              <w:divBdr>
                <w:top w:val="none" w:sz="0" w:space="0" w:color="auto"/>
                <w:left w:val="none" w:sz="0" w:space="0" w:color="auto"/>
                <w:bottom w:val="none" w:sz="0" w:space="0" w:color="auto"/>
                <w:right w:val="none" w:sz="0" w:space="0" w:color="auto"/>
              </w:divBdr>
            </w:div>
            <w:div w:id="1398554853">
              <w:marLeft w:val="0"/>
              <w:marRight w:val="0"/>
              <w:marTop w:val="0"/>
              <w:marBottom w:val="0"/>
              <w:divBdr>
                <w:top w:val="none" w:sz="0" w:space="0" w:color="auto"/>
                <w:left w:val="none" w:sz="0" w:space="0" w:color="auto"/>
                <w:bottom w:val="none" w:sz="0" w:space="0" w:color="auto"/>
                <w:right w:val="none" w:sz="0" w:space="0" w:color="auto"/>
              </w:divBdr>
            </w:div>
            <w:div w:id="843278223">
              <w:marLeft w:val="0"/>
              <w:marRight w:val="0"/>
              <w:marTop w:val="0"/>
              <w:marBottom w:val="0"/>
              <w:divBdr>
                <w:top w:val="none" w:sz="0" w:space="0" w:color="auto"/>
                <w:left w:val="none" w:sz="0" w:space="0" w:color="auto"/>
                <w:bottom w:val="none" w:sz="0" w:space="0" w:color="auto"/>
                <w:right w:val="none" w:sz="0" w:space="0" w:color="auto"/>
              </w:divBdr>
            </w:div>
            <w:div w:id="50740434">
              <w:marLeft w:val="0"/>
              <w:marRight w:val="0"/>
              <w:marTop w:val="0"/>
              <w:marBottom w:val="0"/>
              <w:divBdr>
                <w:top w:val="none" w:sz="0" w:space="0" w:color="auto"/>
                <w:left w:val="none" w:sz="0" w:space="0" w:color="auto"/>
                <w:bottom w:val="none" w:sz="0" w:space="0" w:color="auto"/>
                <w:right w:val="none" w:sz="0" w:space="0" w:color="auto"/>
              </w:divBdr>
            </w:div>
            <w:div w:id="1704790537">
              <w:marLeft w:val="0"/>
              <w:marRight w:val="0"/>
              <w:marTop w:val="0"/>
              <w:marBottom w:val="0"/>
              <w:divBdr>
                <w:top w:val="none" w:sz="0" w:space="0" w:color="auto"/>
                <w:left w:val="none" w:sz="0" w:space="0" w:color="auto"/>
                <w:bottom w:val="none" w:sz="0" w:space="0" w:color="auto"/>
                <w:right w:val="none" w:sz="0" w:space="0" w:color="auto"/>
              </w:divBdr>
            </w:div>
            <w:div w:id="2140301650">
              <w:marLeft w:val="0"/>
              <w:marRight w:val="0"/>
              <w:marTop w:val="0"/>
              <w:marBottom w:val="0"/>
              <w:divBdr>
                <w:top w:val="none" w:sz="0" w:space="0" w:color="auto"/>
                <w:left w:val="none" w:sz="0" w:space="0" w:color="auto"/>
                <w:bottom w:val="none" w:sz="0" w:space="0" w:color="auto"/>
                <w:right w:val="none" w:sz="0" w:space="0" w:color="auto"/>
              </w:divBdr>
            </w:div>
            <w:div w:id="467473747">
              <w:marLeft w:val="0"/>
              <w:marRight w:val="0"/>
              <w:marTop w:val="0"/>
              <w:marBottom w:val="0"/>
              <w:divBdr>
                <w:top w:val="none" w:sz="0" w:space="0" w:color="auto"/>
                <w:left w:val="none" w:sz="0" w:space="0" w:color="auto"/>
                <w:bottom w:val="none" w:sz="0" w:space="0" w:color="auto"/>
                <w:right w:val="none" w:sz="0" w:space="0" w:color="auto"/>
              </w:divBdr>
            </w:div>
            <w:div w:id="603927979">
              <w:marLeft w:val="0"/>
              <w:marRight w:val="0"/>
              <w:marTop w:val="0"/>
              <w:marBottom w:val="0"/>
              <w:divBdr>
                <w:top w:val="none" w:sz="0" w:space="0" w:color="auto"/>
                <w:left w:val="none" w:sz="0" w:space="0" w:color="auto"/>
                <w:bottom w:val="none" w:sz="0" w:space="0" w:color="auto"/>
                <w:right w:val="none" w:sz="0" w:space="0" w:color="auto"/>
              </w:divBdr>
            </w:div>
            <w:div w:id="35739075">
              <w:marLeft w:val="0"/>
              <w:marRight w:val="0"/>
              <w:marTop w:val="0"/>
              <w:marBottom w:val="0"/>
              <w:divBdr>
                <w:top w:val="none" w:sz="0" w:space="0" w:color="auto"/>
                <w:left w:val="none" w:sz="0" w:space="0" w:color="auto"/>
                <w:bottom w:val="none" w:sz="0" w:space="0" w:color="auto"/>
                <w:right w:val="none" w:sz="0" w:space="0" w:color="auto"/>
              </w:divBdr>
            </w:div>
            <w:div w:id="763502823">
              <w:marLeft w:val="0"/>
              <w:marRight w:val="0"/>
              <w:marTop w:val="0"/>
              <w:marBottom w:val="0"/>
              <w:divBdr>
                <w:top w:val="none" w:sz="0" w:space="0" w:color="auto"/>
                <w:left w:val="none" w:sz="0" w:space="0" w:color="auto"/>
                <w:bottom w:val="none" w:sz="0" w:space="0" w:color="auto"/>
                <w:right w:val="none" w:sz="0" w:space="0" w:color="auto"/>
              </w:divBdr>
            </w:div>
            <w:div w:id="1075125011">
              <w:marLeft w:val="0"/>
              <w:marRight w:val="0"/>
              <w:marTop w:val="0"/>
              <w:marBottom w:val="0"/>
              <w:divBdr>
                <w:top w:val="none" w:sz="0" w:space="0" w:color="auto"/>
                <w:left w:val="none" w:sz="0" w:space="0" w:color="auto"/>
                <w:bottom w:val="none" w:sz="0" w:space="0" w:color="auto"/>
                <w:right w:val="none" w:sz="0" w:space="0" w:color="auto"/>
              </w:divBdr>
            </w:div>
            <w:div w:id="715589239">
              <w:marLeft w:val="0"/>
              <w:marRight w:val="0"/>
              <w:marTop w:val="0"/>
              <w:marBottom w:val="0"/>
              <w:divBdr>
                <w:top w:val="none" w:sz="0" w:space="0" w:color="auto"/>
                <w:left w:val="none" w:sz="0" w:space="0" w:color="auto"/>
                <w:bottom w:val="none" w:sz="0" w:space="0" w:color="auto"/>
                <w:right w:val="none" w:sz="0" w:space="0" w:color="auto"/>
              </w:divBdr>
            </w:div>
            <w:div w:id="405999827">
              <w:marLeft w:val="0"/>
              <w:marRight w:val="0"/>
              <w:marTop w:val="0"/>
              <w:marBottom w:val="0"/>
              <w:divBdr>
                <w:top w:val="none" w:sz="0" w:space="0" w:color="auto"/>
                <w:left w:val="none" w:sz="0" w:space="0" w:color="auto"/>
                <w:bottom w:val="none" w:sz="0" w:space="0" w:color="auto"/>
                <w:right w:val="none" w:sz="0" w:space="0" w:color="auto"/>
              </w:divBdr>
            </w:div>
            <w:div w:id="147793603">
              <w:marLeft w:val="0"/>
              <w:marRight w:val="0"/>
              <w:marTop w:val="0"/>
              <w:marBottom w:val="0"/>
              <w:divBdr>
                <w:top w:val="none" w:sz="0" w:space="0" w:color="auto"/>
                <w:left w:val="none" w:sz="0" w:space="0" w:color="auto"/>
                <w:bottom w:val="none" w:sz="0" w:space="0" w:color="auto"/>
                <w:right w:val="none" w:sz="0" w:space="0" w:color="auto"/>
              </w:divBdr>
            </w:div>
            <w:div w:id="161899764">
              <w:marLeft w:val="0"/>
              <w:marRight w:val="0"/>
              <w:marTop w:val="0"/>
              <w:marBottom w:val="0"/>
              <w:divBdr>
                <w:top w:val="none" w:sz="0" w:space="0" w:color="auto"/>
                <w:left w:val="none" w:sz="0" w:space="0" w:color="auto"/>
                <w:bottom w:val="none" w:sz="0" w:space="0" w:color="auto"/>
                <w:right w:val="none" w:sz="0" w:space="0" w:color="auto"/>
              </w:divBdr>
            </w:div>
            <w:div w:id="70929398">
              <w:marLeft w:val="0"/>
              <w:marRight w:val="0"/>
              <w:marTop w:val="0"/>
              <w:marBottom w:val="0"/>
              <w:divBdr>
                <w:top w:val="none" w:sz="0" w:space="0" w:color="auto"/>
                <w:left w:val="none" w:sz="0" w:space="0" w:color="auto"/>
                <w:bottom w:val="none" w:sz="0" w:space="0" w:color="auto"/>
                <w:right w:val="none" w:sz="0" w:space="0" w:color="auto"/>
              </w:divBdr>
            </w:div>
            <w:div w:id="1299526836">
              <w:marLeft w:val="0"/>
              <w:marRight w:val="0"/>
              <w:marTop w:val="0"/>
              <w:marBottom w:val="0"/>
              <w:divBdr>
                <w:top w:val="none" w:sz="0" w:space="0" w:color="auto"/>
                <w:left w:val="none" w:sz="0" w:space="0" w:color="auto"/>
                <w:bottom w:val="none" w:sz="0" w:space="0" w:color="auto"/>
                <w:right w:val="none" w:sz="0" w:space="0" w:color="auto"/>
              </w:divBdr>
            </w:div>
            <w:div w:id="1754086615">
              <w:marLeft w:val="0"/>
              <w:marRight w:val="0"/>
              <w:marTop w:val="0"/>
              <w:marBottom w:val="0"/>
              <w:divBdr>
                <w:top w:val="none" w:sz="0" w:space="0" w:color="auto"/>
                <w:left w:val="none" w:sz="0" w:space="0" w:color="auto"/>
                <w:bottom w:val="none" w:sz="0" w:space="0" w:color="auto"/>
                <w:right w:val="none" w:sz="0" w:space="0" w:color="auto"/>
              </w:divBdr>
            </w:div>
            <w:div w:id="710498466">
              <w:marLeft w:val="0"/>
              <w:marRight w:val="0"/>
              <w:marTop w:val="0"/>
              <w:marBottom w:val="0"/>
              <w:divBdr>
                <w:top w:val="none" w:sz="0" w:space="0" w:color="auto"/>
                <w:left w:val="none" w:sz="0" w:space="0" w:color="auto"/>
                <w:bottom w:val="none" w:sz="0" w:space="0" w:color="auto"/>
                <w:right w:val="none" w:sz="0" w:space="0" w:color="auto"/>
              </w:divBdr>
            </w:div>
            <w:div w:id="1884977186">
              <w:marLeft w:val="0"/>
              <w:marRight w:val="0"/>
              <w:marTop w:val="0"/>
              <w:marBottom w:val="0"/>
              <w:divBdr>
                <w:top w:val="none" w:sz="0" w:space="0" w:color="auto"/>
                <w:left w:val="none" w:sz="0" w:space="0" w:color="auto"/>
                <w:bottom w:val="none" w:sz="0" w:space="0" w:color="auto"/>
                <w:right w:val="none" w:sz="0" w:space="0" w:color="auto"/>
              </w:divBdr>
            </w:div>
            <w:div w:id="1596939194">
              <w:marLeft w:val="0"/>
              <w:marRight w:val="0"/>
              <w:marTop w:val="0"/>
              <w:marBottom w:val="0"/>
              <w:divBdr>
                <w:top w:val="none" w:sz="0" w:space="0" w:color="auto"/>
                <w:left w:val="none" w:sz="0" w:space="0" w:color="auto"/>
                <w:bottom w:val="none" w:sz="0" w:space="0" w:color="auto"/>
                <w:right w:val="none" w:sz="0" w:space="0" w:color="auto"/>
              </w:divBdr>
            </w:div>
            <w:div w:id="94641241">
              <w:marLeft w:val="0"/>
              <w:marRight w:val="0"/>
              <w:marTop w:val="0"/>
              <w:marBottom w:val="0"/>
              <w:divBdr>
                <w:top w:val="none" w:sz="0" w:space="0" w:color="auto"/>
                <w:left w:val="none" w:sz="0" w:space="0" w:color="auto"/>
                <w:bottom w:val="none" w:sz="0" w:space="0" w:color="auto"/>
                <w:right w:val="none" w:sz="0" w:space="0" w:color="auto"/>
              </w:divBdr>
            </w:div>
            <w:div w:id="668726">
              <w:marLeft w:val="0"/>
              <w:marRight w:val="0"/>
              <w:marTop w:val="0"/>
              <w:marBottom w:val="0"/>
              <w:divBdr>
                <w:top w:val="none" w:sz="0" w:space="0" w:color="auto"/>
                <w:left w:val="none" w:sz="0" w:space="0" w:color="auto"/>
                <w:bottom w:val="none" w:sz="0" w:space="0" w:color="auto"/>
                <w:right w:val="none" w:sz="0" w:space="0" w:color="auto"/>
              </w:divBdr>
            </w:div>
            <w:div w:id="390730962">
              <w:marLeft w:val="0"/>
              <w:marRight w:val="0"/>
              <w:marTop w:val="0"/>
              <w:marBottom w:val="0"/>
              <w:divBdr>
                <w:top w:val="none" w:sz="0" w:space="0" w:color="auto"/>
                <w:left w:val="none" w:sz="0" w:space="0" w:color="auto"/>
                <w:bottom w:val="none" w:sz="0" w:space="0" w:color="auto"/>
                <w:right w:val="none" w:sz="0" w:space="0" w:color="auto"/>
              </w:divBdr>
            </w:div>
            <w:div w:id="1145507112">
              <w:marLeft w:val="0"/>
              <w:marRight w:val="0"/>
              <w:marTop w:val="0"/>
              <w:marBottom w:val="0"/>
              <w:divBdr>
                <w:top w:val="none" w:sz="0" w:space="0" w:color="auto"/>
                <w:left w:val="none" w:sz="0" w:space="0" w:color="auto"/>
                <w:bottom w:val="none" w:sz="0" w:space="0" w:color="auto"/>
                <w:right w:val="none" w:sz="0" w:space="0" w:color="auto"/>
              </w:divBdr>
            </w:div>
            <w:div w:id="1328288901">
              <w:marLeft w:val="0"/>
              <w:marRight w:val="0"/>
              <w:marTop w:val="0"/>
              <w:marBottom w:val="0"/>
              <w:divBdr>
                <w:top w:val="none" w:sz="0" w:space="0" w:color="auto"/>
                <w:left w:val="none" w:sz="0" w:space="0" w:color="auto"/>
                <w:bottom w:val="none" w:sz="0" w:space="0" w:color="auto"/>
                <w:right w:val="none" w:sz="0" w:space="0" w:color="auto"/>
              </w:divBdr>
            </w:div>
            <w:div w:id="1098720625">
              <w:marLeft w:val="0"/>
              <w:marRight w:val="0"/>
              <w:marTop w:val="0"/>
              <w:marBottom w:val="0"/>
              <w:divBdr>
                <w:top w:val="none" w:sz="0" w:space="0" w:color="auto"/>
                <w:left w:val="none" w:sz="0" w:space="0" w:color="auto"/>
                <w:bottom w:val="none" w:sz="0" w:space="0" w:color="auto"/>
                <w:right w:val="none" w:sz="0" w:space="0" w:color="auto"/>
              </w:divBdr>
            </w:div>
            <w:div w:id="72895474">
              <w:marLeft w:val="0"/>
              <w:marRight w:val="0"/>
              <w:marTop w:val="0"/>
              <w:marBottom w:val="0"/>
              <w:divBdr>
                <w:top w:val="none" w:sz="0" w:space="0" w:color="auto"/>
                <w:left w:val="none" w:sz="0" w:space="0" w:color="auto"/>
                <w:bottom w:val="none" w:sz="0" w:space="0" w:color="auto"/>
                <w:right w:val="none" w:sz="0" w:space="0" w:color="auto"/>
              </w:divBdr>
            </w:div>
            <w:div w:id="632295504">
              <w:marLeft w:val="0"/>
              <w:marRight w:val="0"/>
              <w:marTop w:val="0"/>
              <w:marBottom w:val="0"/>
              <w:divBdr>
                <w:top w:val="none" w:sz="0" w:space="0" w:color="auto"/>
                <w:left w:val="none" w:sz="0" w:space="0" w:color="auto"/>
                <w:bottom w:val="none" w:sz="0" w:space="0" w:color="auto"/>
                <w:right w:val="none" w:sz="0" w:space="0" w:color="auto"/>
              </w:divBdr>
            </w:div>
            <w:div w:id="1303198534">
              <w:marLeft w:val="0"/>
              <w:marRight w:val="0"/>
              <w:marTop w:val="0"/>
              <w:marBottom w:val="0"/>
              <w:divBdr>
                <w:top w:val="none" w:sz="0" w:space="0" w:color="auto"/>
                <w:left w:val="none" w:sz="0" w:space="0" w:color="auto"/>
                <w:bottom w:val="none" w:sz="0" w:space="0" w:color="auto"/>
                <w:right w:val="none" w:sz="0" w:space="0" w:color="auto"/>
              </w:divBdr>
            </w:div>
            <w:div w:id="59721458">
              <w:marLeft w:val="0"/>
              <w:marRight w:val="0"/>
              <w:marTop w:val="0"/>
              <w:marBottom w:val="0"/>
              <w:divBdr>
                <w:top w:val="none" w:sz="0" w:space="0" w:color="auto"/>
                <w:left w:val="none" w:sz="0" w:space="0" w:color="auto"/>
                <w:bottom w:val="none" w:sz="0" w:space="0" w:color="auto"/>
                <w:right w:val="none" w:sz="0" w:space="0" w:color="auto"/>
              </w:divBdr>
            </w:div>
            <w:div w:id="1217201752">
              <w:marLeft w:val="0"/>
              <w:marRight w:val="0"/>
              <w:marTop w:val="0"/>
              <w:marBottom w:val="0"/>
              <w:divBdr>
                <w:top w:val="none" w:sz="0" w:space="0" w:color="auto"/>
                <w:left w:val="none" w:sz="0" w:space="0" w:color="auto"/>
                <w:bottom w:val="none" w:sz="0" w:space="0" w:color="auto"/>
                <w:right w:val="none" w:sz="0" w:space="0" w:color="auto"/>
              </w:divBdr>
            </w:div>
            <w:div w:id="1598950718">
              <w:marLeft w:val="0"/>
              <w:marRight w:val="0"/>
              <w:marTop w:val="0"/>
              <w:marBottom w:val="0"/>
              <w:divBdr>
                <w:top w:val="none" w:sz="0" w:space="0" w:color="auto"/>
                <w:left w:val="none" w:sz="0" w:space="0" w:color="auto"/>
                <w:bottom w:val="none" w:sz="0" w:space="0" w:color="auto"/>
                <w:right w:val="none" w:sz="0" w:space="0" w:color="auto"/>
              </w:divBdr>
            </w:div>
            <w:div w:id="279386118">
              <w:marLeft w:val="0"/>
              <w:marRight w:val="0"/>
              <w:marTop w:val="0"/>
              <w:marBottom w:val="0"/>
              <w:divBdr>
                <w:top w:val="none" w:sz="0" w:space="0" w:color="auto"/>
                <w:left w:val="none" w:sz="0" w:space="0" w:color="auto"/>
                <w:bottom w:val="none" w:sz="0" w:space="0" w:color="auto"/>
                <w:right w:val="none" w:sz="0" w:space="0" w:color="auto"/>
              </w:divBdr>
            </w:div>
            <w:div w:id="774709910">
              <w:marLeft w:val="0"/>
              <w:marRight w:val="0"/>
              <w:marTop w:val="0"/>
              <w:marBottom w:val="0"/>
              <w:divBdr>
                <w:top w:val="none" w:sz="0" w:space="0" w:color="auto"/>
                <w:left w:val="none" w:sz="0" w:space="0" w:color="auto"/>
                <w:bottom w:val="none" w:sz="0" w:space="0" w:color="auto"/>
                <w:right w:val="none" w:sz="0" w:space="0" w:color="auto"/>
              </w:divBdr>
            </w:div>
            <w:div w:id="1511866853">
              <w:marLeft w:val="0"/>
              <w:marRight w:val="0"/>
              <w:marTop w:val="0"/>
              <w:marBottom w:val="0"/>
              <w:divBdr>
                <w:top w:val="none" w:sz="0" w:space="0" w:color="auto"/>
                <w:left w:val="none" w:sz="0" w:space="0" w:color="auto"/>
                <w:bottom w:val="none" w:sz="0" w:space="0" w:color="auto"/>
                <w:right w:val="none" w:sz="0" w:space="0" w:color="auto"/>
              </w:divBdr>
            </w:div>
            <w:div w:id="170873590">
              <w:marLeft w:val="0"/>
              <w:marRight w:val="0"/>
              <w:marTop w:val="0"/>
              <w:marBottom w:val="0"/>
              <w:divBdr>
                <w:top w:val="none" w:sz="0" w:space="0" w:color="auto"/>
                <w:left w:val="none" w:sz="0" w:space="0" w:color="auto"/>
                <w:bottom w:val="none" w:sz="0" w:space="0" w:color="auto"/>
                <w:right w:val="none" w:sz="0" w:space="0" w:color="auto"/>
              </w:divBdr>
            </w:div>
            <w:div w:id="976256518">
              <w:marLeft w:val="0"/>
              <w:marRight w:val="0"/>
              <w:marTop w:val="0"/>
              <w:marBottom w:val="0"/>
              <w:divBdr>
                <w:top w:val="none" w:sz="0" w:space="0" w:color="auto"/>
                <w:left w:val="none" w:sz="0" w:space="0" w:color="auto"/>
                <w:bottom w:val="none" w:sz="0" w:space="0" w:color="auto"/>
                <w:right w:val="none" w:sz="0" w:space="0" w:color="auto"/>
              </w:divBdr>
            </w:div>
            <w:div w:id="1350252028">
              <w:marLeft w:val="0"/>
              <w:marRight w:val="0"/>
              <w:marTop w:val="0"/>
              <w:marBottom w:val="0"/>
              <w:divBdr>
                <w:top w:val="none" w:sz="0" w:space="0" w:color="auto"/>
                <w:left w:val="none" w:sz="0" w:space="0" w:color="auto"/>
                <w:bottom w:val="none" w:sz="0" w:space="0" w:color="auto"/>
                <w:right w:val="none" w:sz="0" w:space="0" w:color="auto"/>
              </w:divBdr>
            </w:div>
            <w:div w:id="729960273">
              <w:marLeft w:val="0"/>
              <w:marRight w:val="0"/>
              <w:marTop w:val="0"/>
              <w:marBottom w:val="0"/>
              <w:divBdr>
                <w:top w:val="none" w:sz="0" w:space="0" w:color="auto"/>
                <w:left w:val="none" w:sz="0" w:space="0" w:color="auto"/>
                <w:bottom w:val="none" w:sz="0" w:space="0" w:color="auto"/>
                <w:right w:val="none" w:sz="0" w:space="0" w:color="auto"/>
              </w:divBdr>
            </w:div>
            <w:div w:id="82344407">
              <w:marLeft w:val="0"/>
              <w:marRight w:val="0"/>
              <w:marTop w:val="0"/>
              <w:marBottom w:val="0"/>
              <w:divBdr>
                <w:top w:val="none" w:sz="0" w:space="0" w:color="auto"/>
                <w:left w:val="none" w:sz="0" w:space="0" w:color="auto"/>
                <w:bottom w:val="none" w:sz="0" w:space="0" w:color="auto"/>
                <w:right w:val="none" w:sz="0" w:space="0" w:color="auto"/>
              </w:divBdr>
            </w:div>
            <w:div w:id="1310089932">
              <w:marLeft w:val="0"/>
              <w:marRight w:val="0"/>
              <w:marTop w:val="0"/>
              <w:marBottom w:val="0"/>
              <w:divBdr>
                <w:top w:val="none" w:sz="0" w:space="0" w:color="auto"/>
                <w:left w:val="none" w:sz="0" w:space="0" w:color="auto"/>
                <w:bottom w:val="none" w:sz="0" w:space="0" w:color="auto"/>
                <w:right w:val="none" w:sz="0" w:space="0" w:color="auto"/>
              </w:divBdr>
            </w:div>
            <w:div w:id="1180313713">
              <w:marLeft w:val="0"/>
              <w:marRight w:val="0"/>
              <w:marTop w:val="0"/>
              <w:marBottom w:val="0"/>
              <w:divBdr>
                <w:top w:val="none" w:sz="0" w:space="0" w:color="auto"/>
                <w:left w:val="none" w:sz="0" w:space="0" w:color="auto"/>
                <w:bottom w:val="none" w:sz="0" w:space="0" w:color="auto"/>
                <w:right w:val="none" w:sz="0" w:space="0" w:color="auto"/>
              </w:divBdr>
            </w:div>
            <w:div w:id="276638727">
              <w:marLeft w:val="0"/>
              <w:marRight w:val="0"/>
              <w:marTop w:val="0"/>
              <w:marBottom w:val="0"/>
              <w:divBdr>
                <w:top w:val="none" w:sz="0" w:space="0" w:color="auto"/>
                <w:left w:val="none" w:sz="0" w:space="0" w:color="auto"/>
                <w:bottom w:val="none" w:sz="0" w:space="0" w:color="auto"/>
                <w:right w:val="none" w:sz="0" w:space="0" w:color="auto"/>
              </w:divBdr>
            </w:div>
            <w:div w:id="322702226">
              <w:marLeft w:val="0"/>
              <w:marRight w:val="0"/>
              <w:marTop w:val="0"/>
              <w:marBottom w:val="0"/>
              <w:divBdr>
                <w:top w:val="none" w:sz="0" w:space="0" w:color="auto"/>
                <w:left w:val="none" w:sz="0" w:space="0" w:color="auto"/>
                <w:bottom w:val="none" w:sz="0" w:space="0" w:color="auto"/>
                <w:right w:val="none" w:sz="0" w:space="0" w:color="auto"/>
              </w:divBdr>
            </w:div>
            <w:div w:id="18583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9782">
      <w:bodyDiv w:val="1"/>
      <w:marLeft w:val="0"/>
      <w:marRight w:val="0"/>
      <w:marTop w:val="0"/>
      <w:marBottom w:val="0"/>
      <w:divBdr>
        <w:top w:val="none" w:sz="0" w:space="0" w:color="auto"/>
        <w:left w:val="none" w:sz="0" w:space="0" w:color="auto"/>
        <w:bottom w:val="none" w:sz="0" w:space="0" w:color="auto"/>
        <w:right w:val="none" w:sz="0" w:space="0" w:color="auto"/>
      </w:divBdr>
      <w:divsChild>
        <w:div w:id="33695509">
          <w:marLeft w:val="0"/>
          <w:marRight w:val="0"/>
          <w:marTop w:val="0"/>
          <w:marBottom w:val="0"/>
          <w:divBdr>
            <w:top w:val="none" w:sz="0" w:space="0" w:color="auto"/>
            <w:left w:val="single" w:sz="18" w:space="8" w:color="48A1FF"/>
            <w:bottom w:val="none" w:sz="0" w:space="0" w:color="auto"/>
            <w:right w:val="none" w:sz="0" w:space="0" w:color="auto"/>
          </w:divBdr>
          <w:divsChild>
            <w:div w:id="1637487847">
              <w:marLeft w:val="0"/>
              <w:marRight w:val="0"/>
              <w:marTop w:val="0"/>
              <w:marBottom w:val="0"/>
              <w:divBdr>
                <w:top w:val="none" w:sz="0" w:space="0" w:color="auto"/>
                <w:left w:val="none" w:sz="0" w:space="0" w:color="auto"/>
                <w:bottom w:val="none" w:sz="0" w:space="0" w:color="auto"/>
                <w:right w:val="none" w:sz="0" w:space="0" w:color="auto"/>
              </w:divBdr>
            </w:div>
          </w:divsChild>
        </w:div>
        <w:div w:id="1070736187">
          <w:marLeft w:val="0"/>
          <w:marRight w:val="0"/>
          <w:marTop w:val="0"/>
          <w:marBottom w:val="0"/>
          <w:divBdr>
            <w:top w:val="none" w:sz="0" w:space="0" w:color="auto"/>
            <w:left w:val="none" w:sz="0" w:space="0" w:color="auto"/>
            <w:bottom w:val="none" w:sz="0" w:space="0" w:color="auto"/>
            <w:right w:val="none" w:sz="0" w:space="0" w:color="auto"/>
          </w:divBdr>
          <w:divsChild>
            <w:div w:id="1381975797">
              <w:marLeft w:val="0"/>
              <w:marRight w:val="0"/>
              <w:marTop w:val="0"/>
              <w:marBottom w:val="0"/>
              <w:divBdr>
                <w:top w:val="none" w:sz="0" w:space="0" w:color="auto"/>
                <w:left w:val="none" w:sz="0" w:space="0" w:color="auto"/>
                <w:bottom w:val="none" w:sz="0" w:space="0" w:color="auto"/>
                <w:right w:val="none" w:sz="0" w:space="0" w:color="auto"/>
              </w:divBdr>
            </w:div>
          </w:divsChild>
        </w:div>
        <w:div w:id="231282768">
          <w:marLeft w:val="0"/>
          <w:marRight w:val="0"/>
          <w:marTop w:val="0"/>
          <w:marBottom w:val="0"/>
          <w:divBdr>
            <w:top w:val="none" w:sz="0" w:space="0" w:color="auto"/>
            <w:left w:val="none" w:sz="0" w:space="0" w:color="auto"/>
            <w:bottom w:val="none" w:sz="0" w:space="0" w:color="auto"/>
            <w:right w:val="none" w:sz="0" w:space="0" w:color="auto"/>
          </w:divBdr>
        </w:div>
      </w:divsChild>
    </w:div>
    <w:div w:id="1265069420">
      <w:bodyDiv w:val="1"/>
      <w:marLeft w:val="0"/>
      <w:marRight w:val="0"/>
      <w:marTop w:val="0"/>
      <w:marBottom w:val="0"/>
      <w:divBdr>
        <w:top w:val="none" w:sz="0" w:space="0" w:color="auto"/>
        <w:left w:val="none" w:sz="0" w:space="0" w:color="auto"/>
        <w:bottom w:val="none" w:sz="0" w:space="0" w:color="auto"/>
        <w:right w:val="none" w:sz="0" w:space="0" w:color="auto"/>
      </w:divBdr>
    </w:div>
    <w:div w:id="1282613414">
      <w:bodyDiv w:val="1"/>
      <w:marLeft w:val="0"/>
      <w:marRight w:val="0"/>
      <w:marTop w:val="0"/>
      <w:marBottom w:val="0"/>
      <w:divBdr>
        <w:top w:val="none" w:sz="0" w:space="0" w:color="auto"/>
        <w:left w:val="none" w:sz="0" w:space="0" w:color="auto"/>
        <w:bottom w:val="none" w:sz="0" w:space="0" w:color="auto"/>
        <w:right w:val="none" w:sz="0" w:space="0" w:color="auto"/>
      </w:divBdr>
      <w:divsChild>
        <w:div w:id="1953635148">
          <w:marLeft w:val="0"/>
          <w:marRight w:val="0"/>
          <w:marTop w:val="0"/>
          <w:marBottom w:val="0"/>
          <w:divBdr>
            <w:top w:val="none" w:sz="0" w:space="0" w:color="auto"/>
            <w:left w:val="none" w:sz="0" w:space="0" w:color="auto"/>
            <w:bottom w:val="none" w:sz="0" w:space="0" w:color="auto"/>
            <w:right w:val="none" w:sz="0" w:space="0" w:color="auto"/>
          </w:divBdr>
          <w:divsChild>
            <w:div w:id="908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8988">
      <w:bodyDiv w:val="1"/>
      <w:marLeft w:val="0"/>
      <w:marRight w:val="0"/>
      <w:marTop w:val="0"/>
      <w:marBottom w:val="0"/>
      <w:divBdr>
        <w:top w:val="none" w:sz="0" w:space="0" w:color="auto"/>
        <w:left w:val="none" w:sz="0" w:space="0" w:color="auto"/>
        <w:bottom w:val="none" w:sz="0" w:space="0" w:color="auto"/>
        <w:right w:val="none" w:sz="0" w:space="0" w:color="auto"/>
      </w:divBdr>
      <w:divsChild>
        <w:div w:id="246353800">
          <w:marLeft w:val="0"/>
          <w:marRight w:val="0"/>
          <w:marTop w:val="0"/>
          <w:marBottom w:val="0"/>
          <w:divBdr>
            <w:top w:val="none" w:sz="0" w:space="0" w:color="auto"/>
            <w:left w:val="none" w:sz="0" w:space="0" w:color="auto"/>
            <w:bottom w:val="none" w:sz="0" w:space="0" w:color="auto"/>
            <w:right w:val="none" w:sz="0" w:space="0" w:color="auto"/>
          </w:divBdr>
          <w:divsChild>
            <w:div w:id="1976642339">
              <w:marLeft w:val="0"/>
              <w:marRight w:val="0"/>
              <w:marTop w:val="0"/>
              <w:marBottom w:val="0"/>
              <w:divBdr>
                <w:top w:val="none" w:sz="0" w:space="0" w:color="auto"/>
                <w:left w:val="none" w:sz="0" w:space="0" w:color="auto"/>
                <w:bottom w:val="none" w:sz="0" w:space="0" w:color="auto"/>
                <w:right w:val="none" w:sz="0" w:space="0" w:color="auto"/>
              </w:divBdr>
            </w:div>
            <w:div w:id="2039550079">
              <w:marLeft w:val="0"/>
              <w:marRight w:val="0"/>
              <w:marTop w:val="0"/>
              <w:marBottom w:val="0"/>
              <w:divBdr>
                <w:top w:val="none" w:sz="0" w:space="0" w:color="auto"/>
                <w:left w:val="none" w:sz="0" w:space="0" w:color="auto"/>
                <w:bottom w:val="none" w:sz="0" w:space="0" w:color="auto"/>
                <w:right w:val="none" w:sz="0" w:space="0" w:color="auto"/>
              </w:divBdr>
            </w:div>
            <w:div w:id="1864785870">
              <w:marLeft w:val="0"/>
              <w:marRight w:val="0"/>
              <w:marTop w:val="0"/>
              <w:marBottom w:val="0"/>
              <w:divBdr>
                <w:top w:val="none" w:sz="0" w:space="0" w:color="auto"/>
                <w:left w:val="none" w:sz="0" w:space="0" w:color="auto"/>
                <w:bottom w:val="none" w:sz="0" w:space="0" w:color="auto"/>
                <w:right w:val="none" w:sz="0" w:space="0" w:color="auto"/>
              </w:divBdr>
            </w:div>
            <w:div w:id="214776124">
              <w:marLeft w:val="0"/>
              <w:marRight w:val="0"/>
              <w:marTop w:val="0"/>
              <w:marBottom w:val="0"/>
              <w:divBdr>
                <w:top w:val="none" w:sz="0" w:space="0" w:color="auto"/>
                <w:left w:val="none" w:sz="0" w:space="0" w:color="auto"/>
                <w:bottom w:val="none" w:sz="0" w:space="0" w:color="auto"/>
                <w:right w:val="none" w:sz="0" w:space="0" w:color="auto"/>
              </w:divBdr>
            </w:div>
            <w:div w:id="1287391312">
              <w:marLeft w:val="0"/>
              <w:marRight w:val="0"/>
              <w:marTop w:val="0"/>
              <w:marBottom w:val="0"/>
              <w:divBdr>
                <w:top w:val="none" w:sz="0" w:space="0" w:color="auto"/>
                <w:left w:val="none" w:sz="0" w:space="0" w:color="auto"/>
                <w:bottom w:val="none" w:sz="0" w:space="0" w:color="auto"/>
                <w:right w:val="none" w:sz="0" w:space="0" w:color="auto"/>
              </w:divBdr>
            </w:div>
            <w:div w:id="15756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5714">
      <w:bodyDiv w:val="1"/>
      <w:marLeft w:val="0"/>
      <w:marRight w:val="0"/>
      <w:marTop w:val="0"/>
      <w:marBottom w:val="0"/>
      <w:divBdr>
        <w:top w:val="none" w:sz="0" w:space="0" w:color="auto"/>
        <w:left w:val="none" w:sz="0" w:space="0" w:color="auto"/>
        <w:bottom w:val="none" w:sz="0" w:space="0" w:color="auto"/>
        <w:right w:val="none" w:sz="0" w:space="0" w:color="auto"/>
      </w:divBdr>
      <w:divsChild>
        <w:div w:id="1827897261">
          <w:marLeft w:val="0"/>
          <w:marRight w:val="0"/>
          <w:marTop w:val="0"/>
          <w:marBottom w:val="0"/>
          <w:divBdr>
            <w:top w:val="none" w:sz="0" w:space="0" w:color="auto"/>
            <w:left w:val="none" w:sz="0" w:space="0" w:color="auto"/>
            <w:bottom w:val="none" w:sz="0" w:space="0" w:color="auto"/>
            <w:right w:val="none" w:sz="0" w:space="0" w:color="auto"/>
          </w:divBdr>
          <w:divsChild>
            <w:div w:id="814302302">
              <w:marLeft w:val="0"/>
              <w:marRight w:val="0"/>
              <w:marTop w:val="0"/>
              <w:marBottom w:val="0"/>
              <w:divBdr>
                <w:top w:val="none" w:sz="0" w:space="0" w:color="auto"/>
                <w:left w:val="none" w:sz="0" w:space="0" w:color="auto"/>
                <w:bottom w:val="none" w:sz="0" w:space="0" w:color="auto"/>
                <w:right w:val="none" w:sz="0" w:space="0" w:color="auto"/>
              </w:divBdr>
            </w:div>
            <w:div w:id="1896310449">
              <w:marLeft w:val="0"/>
              <w:marRight w:val="0"/>
              <w:marTop w:val="0"/>
              <w:marBottom w:val="0"/>
              <w:divBdr>
                <w:top w:val="none" w:sz="0" w:space="0" w:color="auto"/>
                <w:left w:val="none" w:sz="0" w:space="0" w:color="auto"/>
                <w:bottom w:val="none" w:sz="0" w:space="0" w:color="auto"/>
                <w:right w:val="none" w:sz="0" w:space="0" w:color="auto"/>
              </w:divBdr>
            </w:div>
            <w:div w:id="1064789605">
              <w:marLeft w:val="0"/>
              <w:marRight w:val="0"/>
              <w:marTop w:val="0"/>
              <w:marBottom w:val="0"/>
              <w:divBdr>
                <w:top w:val="none" w:sz="0" w:space="0" w:color="auto"/>
                <w:left w:val="none" w:sz="0" w:space="0" w:color="auto"/>
                <w:bottom w:val="none" w:sz="0" w:space="0" w:color="auto"/>
                <w:right w:val="none" w:sz="0" w:space="0" w:color="auto"/>
              </w:divBdr>
            </w:div>
            <w:div w:id="1285038327">
              <w:marLeft w:val="0"/>
              <w:marRight w:val="0"/>
              <w:marTop w:val="0"/>
              <w:marBottom w:val="0"/>
              <w:divBdr>
                <w:top w:val="none" w:sz="0" w:space="0" w:color="auto"/>
                <w:left w:val="none" w:sz="0" w:space="0" w:color="auto"/>
                <w:bottom w:val="none" w:sz="0" w:space="0" w:color="auto"/>
                <w:right w:val="none" w:sz="0" w:space="0" w:color="auto"/>
              </w:divBdr>
            </w:div>
            <w:div w:id="754010057">
              <w:marLeft w:val="0"/>
              <w:marRight w:val="0"/>
              <w:marTop w:val="0"/>
              <w:marBottom w:val="0"/>
              <w:divBdr>
                <w:top w:val="none" w:sz="0" w:space="0" w:color="auto"/>
                <w:left w:val="none" w:sz="0" w:space="0" w:color="auto"/>
                <w:bottom w:val="none" w:sz="0" w:space="0" w:color="auto"/>
                <w:right w:val="none" w:sz="0" w:space="0" w:color="auto"/>
              </w:divBdr>
            </w:div>
            <w:div w:id="1667352">
              <w:marLeft w:val="0"/>
              <w:marRight w:val="0"/>
              <w:marTop w:val="0"/>
              <w:marBottom w:val="0"/>
              <w:divBdr>
                <w:top w:val="none" w:sz="0" w:space="0" w:color="auto"/>
                <w:left w:val="none" w:sz="0" w:space="0" w:color="auto"/>
                <w:bottom w:val="none" w:sz="0" w:space="0" w:color="auto"/>
                <w:right w:val="none" w:sz="0" w:space="0" w:color="auto"/>
              </w:divBdr>
            </w:div>
            <w:div w:id="1100683937">
              <w:marLeft w:val="0"/>
              <w:marRight w:val="0"/>
              <w:marTop w:val="0"/>
              <w:marBottom w:val="0"/>
              <w:divBdr>
                <w:top w:val="none" w:sz="0" w:space="0" w:color="auto"/>
                <w:left w:val="none" w:sz="0" w:space="0" w:color="auto"/>
                <w:bottom w:val="none" w:sz="0" w:space="0" w:color="auto"/>
                <w:right w:val="none" w:sz="0" w:space="0" w:color="auto"/>
              </w:divBdr>
            </w:div>
            <w:div w:id="436875596">
              <w:marLeft w:val="0"/>
              <w:marRight w:val="0"/>
              <w:marTop w:val="0"/>
              <w:marBottom w:val="0"/>
              <w:divBdr>
                <w:top w:val="none" w:sz="0" w:space="0" w:color="auto"/>
                <w:left w:val="none" w:sz="0" w:space="0" w:color="auto"/>
                <w:bottom w:val="none" w:sz="0" w:space="0" w:color="auto"/>
                <w:right w:val="none" w:sz="0" w:space="0" w:color="auto"/>
              </w:divBdr>
            </w:div>
            <w:div w:id="953486511">
              <w:marLeft w:val="0"/>
              <w:marRight w:val="0"/>
              <w:marTop w:val="0"/>
              <w:marBottom w:val="0"/>
              <w:divBdr>
                <w:top w:val="none" w:sz="0" w:space="0" w:color="auto"/>
                <w:left w:val="none" w:sz="0" w:space="0" w:color="auto"/>
                <w:bottom w:val="none" w:sz="0" w:space="0" w:color="auto"/>
                <w:right w:val="none" w:sz="0" w:space="0" w:color="auto"/>
              </w:divBdr>
            </w:div>
            <w:div w:id="786386075">
              <w:marLeft w:val="0"/>
              <w:marRight w:val="0"/>
              <w:marTop w:val="0"/>
              <w:marBottom w:val="0"/>
              <w:divBdr>
                <w:top w:val="none" w:sz="0" w:space="0" w:color="auto"/>
                <w:left w:val="none" w:sz="0" w:space="0" w:color="auto"/>
                <w:bottom w:val="none" w:sz="0" w:space="0" w:color="auto"/>
                <w:right w:val="none" w:sz="0" w:space="0" w:color="auto"/>
              </w:divBdr>
            </w:div>
            <w:div w:id="1718702636">
              <w:marLeft w:val="0"/>
              <w:marRight w:val="0"/>
              <w:marTop w:val="0"/>
              <w:marBottom w:val="0"/>
              <w:divBdr>
                <w:top w:val="none" w:sz="0" w:space="0" w:color="auto"/>
                <w:left w:val="none" w:sz="0" w:space="0" w:color="auto"/>
                <w:bottom w:val="none" w:sz="0" w:space="0" w:color="auto"/>
                <w:right w:val="none" w:sz="0" w:space="0" w:color="auto"/>
              </w:divBdr>
            </w:div>
            <w:div w:id="1957516751">
              <w:marLeft w:val="0"/>
              <w:marRight w:val="0"/>
              <w:marTop w:val="0"/>
              <w:marBottom w:val="0"/>
              <w:divBdr>
                <w:top w:val="none" w:sz="0" w:space="0" w:color="auto"/>
                <w:left w:val="none" w:sz="0" w:space="0" w:color="auto"/>
                <w:bottom w:val="none" w:sz="0" w:space="0" w:color="auto"/>
                <w:right w:val="none" w:sz="0" w:space="0" w:color="auto"/>
              </w:divBdr>
            </w:div>
            <w:div w:id="1996104828">
              <w:marLeft w:val="0"/>
              <w:marRight w:val="0"/>
              <w:marTop w:val="0"/>
              <w:marBottom w:val="0"/>
              <w:divBdr>
                <w:top w:val="none" w:sz="0" w:space="0" w:color="auto"/>
                <w:left w:val="none" w:sz="0" w:space="0" w:color="auto"/>
                <w:bottom w:val="none" w:sz="0" w:space="0" w:color="auto"/>
                <w:right w:val="none" w:sz="0" w:space="0" w:color="auto"/>
              </w:divBdr>
            </w:div>
            <w:div w:id="893732179">
              <w:marLeft w:val="0"/>
              <w:marRight w:val="0"/>
              <w:marTop w:val="0"/>
              <w:marBottom w:val="0"/>
              <w:divBdr>
                <w:top w:val="none" w:sz="0" w:space="0" w:color="auto"/>
                <w:left w:val="none" w:sz="0" w:space="0" w:color="auto"/>
                <w:bottom w:val="none" w:sz="0" w:space="0" w:color="auto"/>
                <w:right w:val="none" w:sz="0" w:space="0" w:color="auto"/>
              </w:divBdr>
            </w:div>
            <w:div w:id="583802188">
              <w:marLeft w:val="0"/>
              <w:marRight w:val="0"/>
              <w:marTop w:val="0"/>
              <w:marBottom w:val="0"/>
              <w:divBdr>
                <w:top w:val="none" w:sz="0" w:space="0" w:color="auto"/>
                <w:left w:val="none" w:sz="0" w:space="0" w:color="auto"/>
                <w:bottom w:val="none" w:sz="0" w:space="0" w:color="auto"/>
                <w:right w:val="none" w:sz="0" w:space="0" w:color="auto"/>
              </w:divBdr>
            </w:div>
            <w:div w:id="1881357519">
              <w:marLeft w:val="0"/>
              <w:marRight w:val="0"/>
              <w:marTop w:val="0"/>
              <w:marBottom w:val="0"/>
              <w:divBdr>
                <w:top w:val="none" w:sz="0" w:space="0" w:color="auto"/>
                <w:left w:val="none" w:sz="0" w:space="0" w:color="auto"/>
                <w:bottom w:val="none" w:sz="0" w:space="0" w:color="auto"/>
                <w:right w:val="none" w:sz="0" w:space="0" w:color="auto"/>
              </w:divBdr>
            </w:div>
            <w:div w:id="1983535229">
              <w:marLeft w:val="0"/>
              <w:marRight w:val="0"/>
              <w:marTop w:val="0"/>
              <w:marBottom w:val="0"/>
              <w:divBdr>
                <w:top w:val="none" w:sz="0" w:space="0" w:color="auto"/>
                <w:left w:val="none" w:sz="0" w:space="0" w:color="auto"/>
                <w:bottom w:val="none" w:sz="0" w:space="0" w:color="auto"/>
                <w:right w:val="none" w:sz="0" w:space="0" w:color="auto"/>
              </w:divBdr>
            </w:div>
            <w:div w:id="1209956846">
              <w:marLeft w:val="0"/>
              <w:marRight w:val="0"/>
              <w:marTop w:val="0"/>
              <w:marBottom w:val="0"/>
              <w:divBdr>
                <w:top w:val="none" w:sz="0" w:space="0" w:color="auto"/>
                <w:left w:val="none" w:sz="0" w:space="0" w:color="auto"/>
                <w:bottom w:val="none" w:sz="0" w:space="0" w:color="auto"/>
                <w:right w:val="none" w:sz="0" w:space="0" w:color="auto"/>
              </w:divBdr>
            </w:div>
            <w:div w:id="1052847146">
              <w:marLeft w:val="0"/>
              <w:marRight w:val="0"/>
              <w:marTop w:val="0"/>
              <w:marBottom w:val="0"/>
              <w:divBdr>
                <w:top w:val="none" w:sz="0" w:space="0" w:color="auto"/>
                <w:left w:val="none" w:sz="0" w:space="0" w:color="auto"/>
                <w:bottom w:val="none" w:sz="0" w:space="0" w:color="auto"/>
                <w:right w:val="none" w:sz="0" w:space="0" w:color="auto"/>
              </w:divBdr>
            </w:div>
            <w:div w:id="1351684687">
              <w:marLeft w:val="0"/>
              <w:marRight w:val="0"/>
              <w:marTop w:val="0"/>
              <w:marBottom w:val="0"/>
              <w:divBdr>
                <w:top w:val="none" w:sz="0" w:space="0" w:color="auto"/>
                <w:left w:val="none" w:sz="0" w:space="0" w:color="auto"/>
                <w:bottom w:val="none" w:sz="0" w:space="0" w:color="auto"/>
                <w:right w:val="none" w:sz="0" w:space="0" w:color="auto"/>
              </w:divBdr>
            </w:div>
            <w:div w:id="2045717028">
              <w:marLeft w:val="0"/>
              <w:marRight w:val="0"/>
              <w:marTop w:val="0"/>
              <w:marBottom w:val="0"/>
              <w:divBdr>
                <w:top w:val="none" w:sz="0" w:space="0" w:color="auto"/>
                <w:left w:val="none" w:sz="0" w:space="0" w:color="auto"/>
                <w:bottom w:val="none" w:sz="0" w:space="0" w:color="auto"/>
                <w:right w:val="none" w:sz="0" w:space="0" w:color="auto"/>
              </w:divBdr>
            </w:div>
            <w:div w:id="806623727">
              <w:marLeft w:val="0"/>
              <w:marRight w:val="0"/>
              <w:marTop w:val="0"/>
              <w:marBottom w:val="0"/>
              <w:divBdr>
                <w:top w:val="none" w:sz="0" w:space="0" w:color="auto"/>
                <w:left w:val="none" w:sz="0" w:space="0" w:color="auto"/>
                <w:bottom w:val="none" w:sz="0" w:space="0" w:color="auto"/>
                <w:right w:val="none" w:sz="0" w:space="0" w:color="auto"/>
              </w:divBdr>
            </w:div>
            <w:div w:id="4721409">
              <w:marLeft w:val="0"/>
              <w:marRight w:val="0"/>
              <w:marTop w:val="0"/>
              <w:marBottom w:val="0"/>
              <w:divBdr>
                <w:top w:val="none" w:sz="0" w:space="0" w:color="auto"/>
                <w:left w:val="none" w:sz="0" w:space="0" w:color="auto"/>
                <w:bottom w:val="none" w:sz="0" w:space="0" w:color="auto"/>
                <w:right w:val="none" w:sz="0" w:space="0" w:color="auto"/>
              </w:divBdr>
            </w:div>
            <w:div w:id="606813828">
              <w:marLeft w:val="0"/>
              <w:marRight w:val="0"/>
              <w:marTop w:val="0"/>
              <w:marBottom w:val="0"/>
              <w:divBdr>
                <w:top w:val="none" w:sz="0" w:space="0" w:color="auto"/>
                <w:left w:val="none" w:sz="0" w:space="0" w:color="auto"/>
                <w:bottom w:val="none" w:sz="0" w:space="0" w:color="auto"/>
                <w:right w:val="none" w:sz="0" w:space="0" w:color="auto"/>
              </w:divBdr>
            </w:div>
            <w:div w:id="1599754929">
              <w:marLeft w:val="0"/>
              <w:marRight w:val="0"/>
              <w:marTop w:val="0"/>
              <w:marBottom w:val="0"/>
              <w:divBdr>
                <w:top w:val="none" w:sz="0" w:space="0" w:color="auto"/>
                <w:left w:val="none" w:sz="0" w:space="0" w:color="auto"/>
                <w:bottom w:val="none" w:sz="0" w:space="0" w:color="auto"/>
                <w:right w:val="none" w:sz="0" w:space="0" w:color="auto"/>
              </w:divBdr>
            </w:div>
            <w:div w:id="2101877251">
              <w:marLeft w:val="0"/>
              <w:marRight w:val="0"/>
              <w:marTop w:val="0"/>
              <w:marBottom w:val="0"/>
              <w:divBdr>
                <w:top w:val="none" w:sz="0" w:space="0" w:color="auto"/>
                <w:left w:val="none" w:sz="0" w:space="0" w:color="auto"/>
                <w:bottom w:val="none" w:sz="0" w:space="0" w:color="auto"/>
                <w:right w:val="none" w:sz="0" w:space="0" w:color="auto"/>
              </w:divBdr>
            </w:div>
            <w:div w:id="2075009359">
              <w:marLeft w:val="0"/>
              <w:marRight w:val="0"/>
              <w:marTop w:val="0"/>
              <w:marBottom w:val="0"/>
              <w:divBdr>
                <w:top w:val="none" w:sz="0" w:space="0" w:color="auto"/>
                <w:left w:val="none" w:sz="0" w:space="0" w:color="auto"/>
                <w:bottom w:val="none" w:sz="0" w:space="0" w:color="auto"/>
                <w:right w:val="none" w:sz="0" w:space="0" w:color="auto"/>
              </w:divBdr>
            </w:div>
            <w:div w:id="1946844783">
              <w:marLeft w:val="0"/>
              <w:marRight w:val="0"/>
              <w:marTop w:val="0"/>
              <w:marBottom w:val="0"/>
              <w:divBdr>
                <w:top w:val="none" w:sz="0" w:space="0" w:color="auto"/>
                <w:left w:val="none" w:sz="0" w:space="0" w:color="auto"/>
                <w:bottom w:val="none" w:sz="0" w:space="0" w:color="auto"/>
                <w:right w:val="none" w:sz="0" w:space="0" w:color="auto"/>
              </w:divBdr>
            </w:div>
            <w:div w:id="537354922">
              <w:marLeft w:val="0"/>
              <w:marRight w:val="0"/>
              <w:marTop w:val="0"/>
              <w:marBottom w:val="0"/>
              <w:divBdr>
                <w:top w:val="none" w:sz="0" w:space="0" w:color="auto"/>
                <w:left w:val="none" w:sz="0" w:space="0" w:color="auto"/>
                <w:bottom w:val="none" w:sz="0" w:space="0" w:color="auto"/>
                <w:right w:val="none" w:sz="0" w:space="0" w:color="auto"/>
              </w:divBdr>
            </w:div>
            <w:div w:id="1248346565">
              <w:marLeft w:val="0"/>
              <w:marRight w:val="0"/>
              <w:marTop w:val="0"/>
              <w:marBottom w:val="0"/>
              <w:divBdr>
                <w:top w:val="none" w:sz="0" w:space="0" w:color="auto"/>
                <w:left w:val="none" w:sz="0" w:space="0" w:color="auto"/>
                <w:bottom w:val="none" w:sz="0" w:space="0" w:color="auto"/>
                <w:right w:val="none" w:sz="0" w:space="0" w:color="auto"/>
              </w:divBdr>
            </w:div>
            <w:div w:id="1013918266">
              <w:marLeft w:val="0"/>
              <w:marRight w:val="0"/>
              <w:marTop w:val="0"/>
              <w:marBottom w:val="0"/>
              <w:divBdr>
                <w:top w:val="none" w:sz="0" w:space="0" w:color="auto"/>
                <w:left w:val="none" w:sz="0" w:space="0" w:color="auto"/>
                <w:bottom w:val="none" w:sz="0" w:space="0" w:color="auto"/>
                <w:right w:val="none" w:sz="0" w:space="0" w:color="auto"/>
              </w:divBdr>
            </w:div>
            <w:div w:id="2053843662">
              <w:marLeft w:val="0"/>
              <w:marRight w:val="0"/>
              <w:marTop w:val="0"/>
              <w:marBottom w:val="0"/>
              <w:divBdr>
                <w:top w:val="none" w:sz="0" w:space="0" w:color="auto"/>
                <w:left w:val="none" w:sz="0" w:space="0" w:color="auto"/>
                <w:bottom w:val="none" w:sz="0" w:space="0" w:color="auto"/>
                <w:right w:val="none" w:sz="0" w:space="0" w:color="auto"/>
              </w:divBdr>
            </w:div>
            <w:div w:id="11842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15988141">
      <w:bodyDiv w:val="1"/>
      <w:marLeft w:val="0"/>
      <w:marRight w:val="0"/>
      <w:marTop w:val="0"/>
      <w:marBottom w:val="0"/>
      <w:divBdr>
        <w:top w:val="none" w:sz="0" w:space="0" w:color="auto"/>
        <w:left w:val="none" w:sz="0" w:space="0" w:color="auto"/>
        <w:bottom w:val="none" w:sz="0" w:space="0" w:color="auto"/>
        <w:right w:val="none" w:sz="0" w:space="0" w:color="auto"/>
      </w:divBdr>
      <w:divsChild>
        <w:div w:id="1990136692">
          <w:marLeft w:val="0"/>
          <w:marRight w:val="0"/>
          <w:marTop w:val="0"/>
          <w:marBottom w:val="0"/>
          <w:divBdr>
            <w:top w:val="none" w:sz="0" w:space="0" w:color="auto"/>
            <w:left w:val="none" w:sz="0" w:space="0" w:color="auto"/>
            <w:bottom w:val="none" w:sz="0" w:space="0" w:color="auto"/>
            <w:right w:val="none" w:sz="0" w:space="0" w:color="auto"/>
          </w:divBdr>
          <w:divsChild>
            <w:div w:id="2005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4851">
      <w:bodyDiv w:val="1"/>
      <w:marLeft w:val="0"/>
      <w:marRight w:val="0"/>
      <w:marTop w:val="0"/>
      <w:marBottom w:val="0"/>
      <w:divBdr>
        <w:top w:val="none" w:sz="0" w:space="0" w:color="auto"/>
        <w:left w:val="none" w:sz="0" w:space="0" w:color="auto"/>
        <w:bottom w:val="none" w:sz="0" w:space="0" w:color="auto"/>
        <w:right w:val="none" w:sz="0" w:space="0" w:color="auto"/>
      </w:divBdr>
      <w:divsChild>
        <w:div w:id="1580628966">
          <w:marLeft w:val="0"/>
          <w:marRight w:val="0"/>
          <w:marTop w:val="0"/>
          <w:marBottom w:val="0"/>
          <w:divBdr>
            <w:top w:val="none" w:sz="0" w:space="0" w:color="auto"/>
            <w:left w:val="none" w:sz="0" w:space="0" w:color="auto"/>
            <w:bottom w:val="none" w:sz="0" w:space="0" w:color="auto"/>
            <w:right w:val="none" w:sz="0" w:space="0" w:color="auto"/>
          </w:divBdr>
          <w:divsChild>
            <w:div w:id="2127001620">
              <w:marLeft w:val="0"/>
              <w:marRight w:val="0"/>
              <w:marTop w:val="0"/>
              <w:marBottom w:val="0"/>
              <w:divBdr>
                <w:top w:val="none" w:sz="0" w:space="0" w:color="auto"/>
                <w:left w:val="none" w:sz="0" w:space="0" w:color="auto"/>
                <w:bottom w:val="none" w:sz="0" w:space="0" w:color="auto"/>
                <w:right w:val="none" w:sz="0" w:space="0" w:color="auto"/>
              </w:divBdr>
            </w:div>
            <w:div w:id="1054543079">
              <w:marLeft w:val="0"/>
              <w:marRight w:val="0"/>
              <w:marTop w:val="0"/>
              <w:marBottom w:val="0"/>
              <w:divBdr>
                <w:top w:val="none" w:sz="0" w:space="0" w:color="auto"/>
                <w:left w:val="none" w:sz="0" w:space="0" w:color="auto"/>
                <w:bottom w:val="none" w:sz="0" w:space="0" w:color="auto"/>
                <w:right w:val="none" w:sz="0" w:space="0" w:color="auto"/>
              </w:divBdr>
            </w:div>
            <w:div w:id="181403998">
              <w:marLeft w:val="0"/>
              <w:marRight w:val="0"/>
              <w:marTop w:val="0"/>
              <w:marBottom w:val="0"/>
              <w:divBdr>
                <w:top w:val="none" w:sz="0" w:space="0" w:color="auto"/>
                <w:left w:val="none" w:sz="0" w:space="0" w:color="auto"/>
                <w:bottom w:val="none" w:sz="0" w:space="0" w:color="auto"/>
                <w:right w:val="none" w:sz="0" w:space="0" w:color="auto"/>
              </w:divBdr>
            </w:div>
            <w:div w:id="213742040">
              <w:marLeft w:val="0"/>
              <w:marRight w:val="0"/>
              <w:marTop w:val="0"/>
              <w:marBottom w:val="0"/>
              <w:divBdr>
                <w:top w:val="none" w:sz="0" w:space="0" w:color="auto"/>
                <w:left w:val="none" w:sz="0" w:space="0" w:color="auto"/>
                <w:bottom w:val="none" w:sz="0" w:space="0" w:color="auto"/>
                <w:right w:val="none" w:sz="0" w:space="0" w:color="auto"/>
              </w:divBdr>
            </w:div>
            <w:div w:id="80106086">
              <w:marLeft w:val="0"/>
              <w:marRight w:val="0"/>
              <w:marTop w:val="0"/>
              <w:marBottom w:val="0"/>
              <w:divBdr>
                <w:top w:val="none" w:sz="0" w:space="0" w:color="auto"/>
                <w:left w:val="none" w:sz="0" w:space="0" w:color="auto"/>
                <w:bottom w:val="none" w:sz="0" w:space="0" w:color="auto"/>
                <w:right w:val="none" w:sz="0" w:space="0" w:color="auto"/>
              </w:divBdr>
            </w:div>
            <w:div w:id="623463111">
              <w:marLeft w:val="0"/>
              <w:marRight w:val="0"/>
              <w:marTop w:val="0"/>
              <w:marBottom w:val="0"/>
              <w:divBdr>
                <w:top w:val="none" w:sz="0" w:space="0" w:color="auto"/>
                <w:left w:val="none" w:sz="0" w:space="0" w:color="auto"/>
                <w:bottom w:val="none" w:sz="0" w:space="0" w:color="auto"/>
                <w:right w:val="none" w:sz="0" w:space="0" w:color="auto"/>
              </w:divBdr>
            </w:div>
            <w:div w:id="1076900939">
              <w:marLeft w:val="0"/>
              <w:marRight w:val="0"/>
              <w:marTop w:val="0"/>
              <w:marBottom w:val="0"/>
              <w:divBdr>
                <w:top w:val="none" w:sz="0" w:space="0" w:color="auto"/>
                <w:left w:val="none" w:sz="0" w:space="0" w:color="auto"/>
                <w:bottom w:val="none" w:sz="0" w:space="0" w:color="auto"/>
                <w:right w:val="none" w:sz="0" w:space="0" w:color="auto"/>
              </w:divBdr>
            </w:div>
            <w:div w:id="1049455924">
              <w:marLeft w:val="0"/>
              <w:marRight w:val="0"/>
              <w:marTop w:val="0"/>
              <w:marBottom w:val="0"/>
              <w:divBdr>
                <w:top w:val="none" w:sz="0" w:space="0" w:color="auto"/>
                <w:left w:val="none" w:sz="0" w:space="0" w:color="auto"/>
                <w:bottom w:val="none" w:sz="0" w:space="0" w:color="auto"/>
                <w:right w:val="none" w:sz="0" w:space="0" w:color="auto"/>
              </w:divBdr>
            </w:div>
            <w:div w:id="2069913632">
              <w:marLeft w:val="0"/>
              <w:marRight w:val="0"/>
              <w:marTop w:val="0"/>
              <w:marBottom w:val="0"/>
              <w:divBdr>
                <w:top w:val="none" w:sz="0" w:space="0" w:color="auto"/>
                <w:left w:val="none" w:sz="0" w:space="0" w:color="auto"/>
                <w:bottom w:val="none" w:sz="0" w:space="0" w:color="auto"/>
                <w:right w:val="none" w:sz="0" w:space="0" w:color="auto"/>
              </w:divBdr>
            </w:div>
            <w:div w:id="1197351188">
              <w:marLeft w:val="0"/>
              <w:marRight w:val="0"/>
              <w:marTop w:val="0"/>
              <w:marBottom w:val="0"/>
              <w:divBdr>
                <w:top w:val="none" w:sz="0" w:space="0" w:color="auto"/>
                <w:left w:val="none" w:sz="0" w:space="0" w:color="auto"/>
                <w:bottom w:val="none" w:sz="0" w:space="0" w:color="auto"/>
                <w:right w:val="none" w:sz="0" w:space="0" w:color="auto"/>
              </w:divBdr>
            </w:div>
            <w:div w:id="360593563">
              <w:marLeft w:val="0"/>
              <w:marRight w:val="0"/>
              <w:marTop w:val="0"/>
              <w:marBottom w:val="0"/>
              <w:divBdr>
                <w:top w:val="none" w:sz="0" w:space="0" w:color="auto"/>
                <w:left w:val="none" w:sz="0" w:space="0" w:color="auto"/>
                <w:bottom w:val="none" w:sz="0" w:space="0" w:color="auto"/>
                <w:right w:val="none" w:sz="0" w:space="0" w:color="auto"/>
              </w:divBdr>
            </w:div>
            <w:div w:id="566496696">
              <w:marLeft w:val="0"/>
              <w:marRight w:val="0"/>
              <w:marTop w:val="0"/>
              <w:marBottom w:val="0"/>
              <w:divBdr>
                <w:top w:val="none" w:sz="0" w:space="0" w:color="auto"/>
                <w:left w:val="none" w:sz="0" w:space="0" w:color="auto"/>
                <w:bottom w:val="none" w:sz="0" w:space="0" w:color="auto"/>
                <w:right w:val="none" w:sz="0" w:space="0" w:color="auto"/>
              </w:divBdr>
            </w:div>
            <w:div w:id="1311981999">
              <w:marLeft w:val="0"/>
              <w:marRight w:val="0"/>
              <w:marTop w:val="0"/>
              <w:marBottom w:val="0"/>
              <w:divBdr>
                <w:top w:val="none" w:sz="0" w:space="0" w:color="auto"/>
                <w:left w:val="none" w:sz="0" w:space="0" w:color="auto"/>
                <w:bottom w:val="none" w:sz="0" w:space="0" w:color="auto"/>
                <w:right w:val="none" w:sz="0" w:space="0" w:color="auto"/>
              </w:divBdr>
            </w:div>
            <w:div w:id="1984043292">
              <w:marLeft w:val="0"/>
              <w:marRight w:val="0"/>
              <w:marTop w:val="0"/>
              <w:marBottom w:val="0"/>
              <w:divBdr>
                <w:top w:val="none" w:sz="0" w:space="0" w:color="auto"/>
                <w:left w:val="none" w:sz="0" w:space="0" w:color="auto"/>
                <w:bottom w:val="none" w:sz="0" w:space="0" w:color="auto"/>
                <w:right w:val="none" w:sz="0" w:space="0" w:color="auto"/>
              </w:divBdr>
            </w:div>
            <w:div w:id="1248422434">
              <w:marLeft w:val="0"/>
              <w:marRight w:val="0"/>
              <w:marTop w:val="0"/>
              <w:marBottom w:val="0"/>
              <w:divBdr>
                <w:top w:val="none" w:sz="0" w:space="0" w:color="auto"/>
                <w:left w:val="none" w:sz="0" w:space="0" w:color="auto"/>
                <w:bottom w:val="none" w:sz="0" w:space="0" w:color="auto"/>
                <w:right w:val="none" w:sz="0" w:space="0" w:color="auto"/>
              </w:divBdr>
            </w:div>
            <w:div w:id="946500995">
              <w:marLeft w:val="0"/>
              <w:marRight w:val="0"/>
              <w:marTop w:val="0"/>
              <w:marBottom w:val="0"/>
              <w:divBdr>
                <w:top w:val="none" w:sz="0" w:space="0" w:color="auto"/>
                <w:left w:val="none" w:sz="0" w:space="0" w:color="auto"/>
                <w:bottom w:val="none" w:sz="0" w:space="0" w:color="auto"/>
                <w:right w:val="none" w:sz="0" w:space="0" w:color="auto"/>
              </w:divBdr>
            </w:div>
            <w:div w:id="1151827265">
              <w:marLeft w:val="0"/>
              <w:marRight w:val="0"/>
              <w:marTop w:val="0"/>
              <w:marBottom w:val="0"/>
              <w:divBdr>
                <w:top w:val="none" w:sz="0" w:space="0" w:color="auto"/>
                <w:left w:val="none" w:sz="0" w:space="0" w:color="auto"/>
                <w:bottom w:val="none" w:sz="0" w:space="0" w:color="auto"/>
                <w:right w:val="none" w:sz="0" w:space="0" w:color="auto"/>
              </w:divBdr>
            </w:div>
            <w:div w:id="1212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7636">
      <w:bodyDiv w:val="1"/>
      <w:marLeft w:val="0"/>
      <w:marRight w:val="0"/>
      <w:marTop w:val="0"/>
      <w:marBottom w:val="0"/>
      <w:divBdr>
        <w:top w:val="none" w:sz="0" w:space="0" w:color="auto"/>
        <w:left w:val="none" w:sz="0" w:space="0" w:color="auto"/>
        <w:bottom w:val="none" w:sz="0" w:space="0" w:color="auto"/>
        <w:right w:val="none" w:sz="0" w:space="0" w:color="auto"/>
      </w:divBdr>
    </w:div>
    <w:div w:id="1345354423">
      <w:bodyDiv w:val="1"/>
      <w:marLeft w:val="0"/>
      <w:marRight w:val="0"/>
      <w:marTop w:val="0"/>
      <w:marBottom w:val="0"/>
      <w:divBdr>
        <w:top w:val="none" w:sz="0" w:space="0" w:color="auto"/>
        <w:left w:val="none" w:sz="0" w:space="0" w:color="auto"/>
        <w:bottom w:val="none" w:sz="0" w:space="0" w:color="auto"/>
        <w:right w:val="none" w:sz="0" w:space="0" w:color="auto"/>
      </w:divBdr>
    </w:div>
    <w:div w:id="1362978349">
      <w:bodyDiv w:val="1"/>
      <w:marLeft w:val="0"/>
      <w:marRight w:val="0"/>
      <w:marTop w:val="0"/>
      <w:marBottom w:val="0"/>
      <w:divBdr>
        <w:top w:val="none" w:sz="0" w:space="0" w:color="auto"/>
        <w:left w:val="none" w:sz="0" w:space="0" w:color="auto"/>
        <w:bottom w:val="none" w:sz="0" w:space="0" w:color="auto"/>
        <w:right w:val="none" w:sz="0" w:space="0" w:color="auto"/>
      </w:divBdr>
    </w:div>
    <w:div w:id="1369794557">
      <w:bodyDiv w:val="1"/>
      <w:marLeft w:val="0"/>
      <w:marRight w:val="0"/>
      <w:marTop w:val="0"/>
      <w:marBottom w:val="0"/>
      <w:divBdr>
        <w:top w:val="none" w:sz="0" w:space="0" w:color="auto"/>
        <w:left w:val="none" w:sz="0" w:space="0" w:color="auto"/>
        <w:bottom w:val="none" w:sz="0" w:space="0" w:color="auto"/>
        <w:right w:val="none" w:sz="0" w:space="0" w:color="auto"/>
      </w:divBdr>
      <w:divsChild>
        <w:div w:id="1643005001">
          <w:marLeft w:val="0"/>
          <w:marRight w:val="0"/>
          <w:marTop w:val="0"/>
          <w:marBottom w:val="0"/>
          <w:divBdr>
            <w:top w:val="none" w:sz="0" w:space="0" w:color="auto"/>
            <w:left w:val="none" w:sz="0" w:space="0" w:color="auto"/>
            <w:bottom w:val="none" w:sz="0" w:space="0" w:color="auto"/>
            <w:right w:val="none" w:sz="0" w:space="0" w:color="auto"/>
          </w:divBdr>
          <w:divsChild>
            <w:div w:id="1835996889">
              <w:marLeft w:val="0"/>
              <w:marRight w:val="0"/>
              <w:marTop w:val="0"/>
              <w:marBottom w:val="0"/>
              <w:divBdr>
                <w:top w:val="none" w:sz="0" w:space="0" w:color="auto"/>
                <w:left w:val="none" w:sz="0" w:space="0" w:color="auto"/>
                <w:bottom w:val="none" w:sz="0" w:space="0" w:color="auto"/>
                <w:right w:val="none" w:sz="0" w:space="0" w:color="auto"/>
              </w:divBdr>
            </w:div>
            <w:div w:id="178399089">
              <w:marLeft w:val="0"/>
              <w:marRight w:val="0"/>
              <w:marTop w:val="0"/>
              <w:marBottom w:val="0"/>
              <w:divBdr>
                <w:top w:val="none" w:sz="0" w:space="0" w:color="auto"/>
                <w:left w:val="none" w:sz="0" w:space="0" w:color="auto"/>
                <w:bottom w:val="none" w:sz="0" w:space="0" w:color="auto"/>
                <w:right w:val="none" w:sz="0" w:space="0" w:color="auto"/>
              </w:divBdr>
            </w:div>
            <w:div w:id="1031689718">
              <w:marLeft w:val="0"/>
              <w:marRight w:val="0"/>
              <w:marTop w:val="0"/>
              <w:marBottom w:val="0"/>
              <w:divBdr>
                <w:top w:val="none" w:sz="0" w:space="0" w:color="auto"/>
                <w:left w:val="none" w:sz="0" w:space="0" w:color="auto"/>
                <w:bottom w:val="none" w:sz="0" w:space="0" w:color="auto"/>
                <w:right w:val="none" w:sz="0" w:space="0" w:color="auto"/>
              </w:divBdr>
            </w:div>
            <w:div w:id="1666937472">
              <w:marLeft w:val="0"/>
              <w:marRight w:val="0"/>
              <w:marTop w:val="0"/>
              <w:marBottom w:val="0"/>
              <w:divBdr>
                <w:top w:val="none" w:sz="0" w:space="0" w:color="auto"/>
                <w:left w:val="none" w:sz="0" w:space="0" w:color="auto"/>
                <w:bottom w:val="none" w:sz="0" w:space="0" w:color="auto"/>
                <w:right w:val="none" w:sz="0" w:space="0" w:color="auto"/>
              </w:divBdr>
            </w:div>
            <w:div w:id="812598723">
              <w:marLeft w:val="0"/>
              <w:marRight w:val="0"/>
              <w:marTop w:val="0"/>
              <w:marBottom w:val="0"/>
              <w:divBdr>
                <w:top w:val="none" w:sz="0" w:space="0" w:color="auto"/>
                <w:left w:val="none" w:sz="0" w:space="0" w:color="auto"/>
                <w:bottom w:val="none" w:sz="0" w:space="0" w:color="auto"/>
                <w:right w:val="none" w:sz="0" w:space="0" w:color="auto"/>
              </w:divBdr>
            </w:div>
            <w:div w:id="1441799995">
              <w:marLeft w:val="0"/>
              <w:marRight w:val="0"/>
              <w:marTop w:val="0"/>
              <w:marBottom w:val="0"/>
              <w:divBdr>
                <w:top w:val="none" w:sz="0" w:space="0" w:color="auto"/>
                <w:left w:val="none" w:sz="0" w:space="0" w:color="auto"/>
                <w:bottom w:val="none" w:sz="0" w:space="0" w:color="auto"/>
                <w:right w:val="none" w:sz="0" w:space="0" w:color="auto"/>
              </w:divBdr>
            </w:div>
            <w:div w:id="651912513">
              <w:marLeft w:val="0"/>
              <w:marRight w:val="0"/>
              <w:marTop w:val="0"/>
              <w:marBottom w:val="0"/>
              <w:divBdr>
                <w:top w:val="none" w:sz="0" w:space="0" w:color="auto"/>
                <w:left w:val="none" w:sz="0" w:space="0" w:color="auto"/>
                <w:bottom w:val="none" w:sz="0" w:space="0" w:color="auto"/>
                <w:right w:val="none" w:sz="0" w:space="0" w:color="auto"/>
              </w:divBdr>
            </w:div>
            <w:div w:id="272634039">
              <w:marLeft w:val="0"/>
              <w:marRight w:val="0"/>
              <w:marTop w:val="0"/>
              <w:marBottom w:val="0"/>
              <w:divBdr>
                <w:top w:val="none" w:sz="0" w:space="0" w:color="auto"/>
                <w:left w:val="none" w:sz="0" w:space="0" w:color="auto"/>
                <w:bottom w:val="none" w:sz="0" w:space="0" w:color="auto"/>
                <w:right w:val="none" w:sz="0" w:space="0" w:color="auto"/>
              </w:divBdr>
            </w:div>
            <w:div w:id="1025256221">
              <w:marLeft w:val="0"/>
              <w:marRight w:val="0"/>
              <w:marTop w:val="0"/>
              <w:marBottom w:val="0"/>
              <w:divBdr>
                <w:top w:val="none" w:sz="0" w:space="0" w:color="auto"/>
                <w:left w:val="none" w:sz="0" w:space="0" w:color="auto"/>
                <w:bottom w:val="none" w:sz="0" w:space="0" w:color="auto"/>
                <w:right w:val="none" w:sz="0" w:space="0" w:color="auto"/>
              </w:divBdr>
            </w:div>
            <w:div w:id="305746529">
              <w:marLeft w:val="0"/>
              <w:marRight w:val="0"/>
              <w:marTop w:val="0"/>
              <w:marBottom w:val="0"/>
              <w:divBdr>
                <w:top w:val="none" w:sz="0" w:space="0" w:color="auto"/>
                <w:left w:val="none" w:sz="0" w:space="0" w:color="auto"/>
                <w:bottom w:val="none" w:sz="0" w:space="0" w:color="auto"/>
                <w:right w:val="none" w:sz="0" w:space="0" w:color="auto"/>
              </w:divBdr>
            </w:div>
            <w:div w:id="2138447991">
              <w:marLeft w:val="0"/>
              <w:marRight w:val="0"/>
              <w:marTop w:val="0"/>
              <w:marBottom w:val="0"/>
              <w:divBdr>
                <w:top w:val="none" w:sz="0" w:space="0" w:color="auto"/>
                <w:left w:val="none" w:sz="0" w:space="0" w:color="auto"/>
                <w:bottom w:val="none" w:sz="0" w:space="0" w:color="auto"/>
                <w:right w:val="none" w:sz="0" w:space="0" w:color="auto"/>
              </w:divBdr>
            </w:div>
            <w:div w:id="2062359283">
              <w:marLeft w:val="0"/>
              <w:marRight w:val="0"/>
              <w:marTop w:val="0"/>
              <w:marBottom w:val="0"/>
              <w:divBdr>
                <w:top w:val="none" w:sz="0" w:space="0" w:color="auto"/>
                <w:left w:val="none" w:sz="0" w:space="0" w:color="auto"/>
                <w:bottom w:val="none" w:sz="0" w:space="0" w:color="auto"/>
                <w:right w:val="none" w:sz="0" w:space="0" w:color="auto"/>
              </w:divBdr>
            </w:div>
            <w:div w:id="2001038092">
              <w:marLeft w:val="0"/>
              <w:marRight w:val="0"/>
              <w:marTop w:val="0"/>
              <w:marBottom w:val="0"/>
              <w:divBdr>
                <w:top w:val="none" w:sz="0" w:space="0" w:color="auto"/>
                <w:left w:val="none" w:sz="0" w:space="0" w:color="auto"/>
                <w:bottom w:val="none" w:sz="0" w:space="0" w:color="auto"/>
                <w:right w:val="none" w:sz="0" w:space="0" w:color="auto"/>
              </w:divBdr>
            </w:div>
            <w:div w:id="1642343427">
              <w:marLeft w:val="0"/>
              <w:marRight w:val="0"/>
              <w:marTop w:val="0"/>
              <w:marBottom w:val="0"/>
              <w:divBdr>
                <w:top w:val="none" w:sz="0" w:space="0" w:color="auto"/>
                <w:left w:val="none" w:sz="0" w:space="0" w:color="auto"/>
                <w:bottom w:val="none" w:sz="0" w:space="0" w:color="auto"/>
                <w:right w:val="none" w:sz="0" w:space="0" w:color="auto"/>
              </w:divBdr>
            </w:div>
            <w:div w:id="96482524">
              <w:marLeft w:val="0"/>
              <w:marRight w:val="0"/>
              <w:marTop w:val="0"/>
              <w:marBottom w:val="0"/>
              <w:divBdr>
                <w:top w:val="none" w:sz="0" w:space="0" w:color="auto"/>
                <w:left w:val="none" w:sz="0" w:space="0" w:color="auto"/>
                <w:bottom w:val="none" w:sz="0" w:space="0" w:color="auto"/>
                <w:right w:val="none" w:sz="0" w:space="0" w:color="auto"/>
              </w:divBdr>
            </w:div>
            <w:div w:id="20725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447">
      <w:bodyDiv w:val="1"/>
      <w:marLeft w:val="0"/>
      <w:marRight w:val="0"/>
      <w:marTop w:val="0"/>
      <w:marBottom w:val="0"/>
      <w:divBdr>
        <w:top w:val="none" w:sz="0" w:space="0" w:color="auto"/>
        <w:left w:val="none" w:sz="0" w:space="0" w:color="auto"/>
        <w:bottom w:val="none" w:sz="0" w:space="0" w:color="auto"/>
        <w:right w:val="none" w:sz="0" w:space="0" w:color="auto"/>
      </w:divBdr>
    </w:div>
    <w:div w:id="1395810214">
      <w:bodyDiv w:val="1"/>
      <w:marLeft w:val="0"/>
      <w:marRight w:val="0"/>
      <w:marTop w:val="0"/>
      <w:marBottom w:val="0"/>
      <w:divBdr>
        <w:top w:val="none" w:sz="0" w:space="0" w:color="auto"/>
        <w:left w:val="none" w:sz="0" w:space="0" w:color="auto"/>
        <w:bottom w:val="none" w:sz="0" w:space="0" w:color="auto"/>
        <w:right w:val="none" w:sz="0" w:space="0" w:color="auto"/>
      </w:divBdr>
      <w:divsChild>
        <w:div w:id="1901986031">
          <w:marLeft w:val="0"/>
          <w:marRight w:val="0"/>
          <w:marTop w:val="0"/>
          <w:marBottom w:val="0"/>
          <w:divBdr>
            <w:top w:val="none" w:sz="0" w:space="0" w:color="auto"/>
            <w:left w:val="none" w:sz="0" w:space="0" w:color="auto"/>
            <w:bottom w:val="none" w:sz="0" w:space="0" w:color="auto"/>
            <w:right w:val="none" w:sz="0" w:space="0" w:color="auto"/>
          </w:divBdr>
          <w:divsChild>
            <w:div w:id="17203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1916">
      <w:bodyDiv w:val="1"/>
      <w:marLeft w:val="0"/>
      <w:marRight w:val="0"/>
      <w:marTop w:val="0"/>
      <w:marBottom w:val="0"/>
      <w:divBdr>
        <w:top w:val="none" w:sz="0" w:space="0" w:color="auto"/>
        <w:left w:val="none" w:sz="0" w:space="0" w:color="auto"/>
        <w:bottom w:val="none" w:sz="0" w:space="0" w:color="auto"/>
        <w:right w:val="none" w:sz="0" w:space="0" w:color="auto"/>
      </w:divBdr>
      <w:divsChild>
        <w:div w:id="1102149319">
          <w:marLeft w:val="0"/>
          <w:marRight w:val="0"/>
          <w:marTop w:val="0"/>
          <w:marBottom w:val="0"/>
          <w:divBdr>
            <w:top w:val="none" w:sz="0" w:space="0" w:color="auto"/>
            <w:left w:val="none" w:sz="0" w:space="0" w:color="auto"/>
            <w:bottom w:val="none" w:sz="0" w:space="0" w:color="auto"/>
            <w:right w:val="none" w:sz="0" w:space="0" w:color="auto"/>
          </w:divBdr>
          <w:divsChild>
            <w:div w:id="1935017852">
              <w:marLeft w:val="0"/>
              <w:marRight w:val="0"/>
              <w:marTop w:val="0"/>
              <w:marBottom w:val="0"/>
              <w:divBdr>
                <w:top w:val="none" w:sz="0" w:space="0" w:color="auto"/>
                <w:left w:val="none" w:sz="0" w:space="0" w:color="auto"/>
                <w:bottom w:val="none" w:sz="0" w:space="0" w:color="auto"/>
                <w:right w:val="none" w:sz="0" w:space="0" w:color="auto"/>
              </w:divBdr>
            </w:div>
            <w:div w:id="693961925">
              <w:marLeft w:val="0"/>
              <w:marRight w:val="0"/>
              <w:marTop w:val="0"/>
              <w:marBottom w:val="0"/>
              <w:divBdr>
                <w:top w:val="none" w:sz="0" w:space="0" w:color="auto"/>
                <w:left w:val="none" w:sz="0" w:space="0" w:color="auto"/>
                <w:bottom w:val="none" w:sz="0" w:space="0" w:color="auto"/>
                <w:right w:val="none" w:sz="0" w:space="0" w:color="auto"/>
              </w:divBdr>
            </w:div>
            <w:div w:id="146283571">
              <w:marLeft w:val="0"/>
              <w:marRight w:val="0"/>
              <w:marTop w:val="0"/>
              <w:marBottom w:val="0"/>
              <w:divBdr>
                <w:top w:val="none" w:sz="0" w:space="0" w:color="auto"/>
                <w:left w:val="none" w:sz="0" w:space="0" w:color="auto"/>
                <w:bottom w:val="none" w:sz="0" w:space="0" w:color="auto"/>
                <w:right w:val="none" w:sz="0" w:space="0" w:color="auto"/>
              </w:divBdr>
            </w:div>
            <w:div w:id="1457945899">
              <w:marLeft w:val="0"/>
              <w:marRight w:val="0"/>
              <w:marTop w:val="0"/>
              <w:marBottom w:val="0"/>
              <w:divBdr>
                <w:top w:val="none" w:sz="0" w:space="0" w:color="auto"/>
                <w:left w:val="none" w:sz="0" w:space="0" w:color="auto"/>
                <w:bottom w:val="none" w:sz="0" w:space="0" w:color="auto"/>
                <w:right w:val="none" w:sz="0" w:space="0" w:color="auto"/>
              </w:divBdr>
            </w:div>
            <w:div w:id="165946552">
              <w:marLeft w:val="0"/>
              <w:marRight w:val="0"/>
              <w:marTop w:val="0"/>
              <w:marBottom w:val="0"/>
              <w:divBdr>
                <w:top w:val="none" w:sz="0" w:space="0" w:color="auto"/>
                <w:left w:val="none" w:sz="0" w:space="0" w:color="auto"/>
                <w:bottom w:val="none" w:sz="0" w:space="0" w:color="auto"/>
                <w:right w:val="none" w:sz="0" w:space="0" w:color="auto"/>
              </w:divBdr>
            </w:div>
            <w:div w:id="1072582290">
              <w:marLeft w:val="0"/>
              <w:marRight w:val="0"/>
              <w:marTop w:val="0"/>
              <w:marBottom w:val="0"/>
              <w:divBdr>
                <w:top w:val="none" w:sz="0" w:space="0" w:color="auto"/>
                <w:left w:val="none" w:sz="0" w:space="0" w:color="auto"/>
                <w:bottom w:val="none" w:sz="0" w:space="0" w:color="auto"/>
                <w:right w:val="none" w:sz="0" w:space="0" w:color="auto"/>
              </w:divBdr>
            </w:div>
            <w:div w:id="1667586468">
              <w:marLeft w:val="0"/>
              <w:marRight w:val="0"/>
              <w:marTop w:val="0"/>
              <w:marBottom w:val="0"/>
              <w:divBdr>
                <w:top w:val="none" w:sz="0" w:space="0" w:color="auto"/>
                <w:left w:val="none" w:sz="0" w:space="0" w:color="auto"/>
                <w:bottom w:val="none" w:sz="0" w:space="0" w:color="auto"/>
                <w:right w:val="none" w:sz="0" w:space="0" w:color="auto"/>
              </w:divBdr>
            </w:div>
            <w:div w:id="8485265">
              <w:marLeft w:val="0"/>
              <w:marRight w:val="0"/>
              <w:marTop w:val="0"/>
              <w:marBottom w:val="0"/>
              <w:divBdr>
                <w:top w:val="none" w:sz="0" w:space="0" w:color="auto"/>
                <w:left w:val="none" w:sz="0" w:space="0" w:color="auto"/>
                <w:bottom w:val="none" w:sz="0" w:space="0" w:color="auto"/>
                <w:right w:val="none" w:sz="0" w:space="0" w:color="auto"/>
              </w:divBdr>
            </w:div>
            <w:div w:id="1800565332">
              <w:marLeft w:val="0"/>
              <w:marRight w:val="0"/>
              <w:marTop w:val="0"/>
              <w:marBottom w:val="0"/>
              <w:divBdr>
                <w:top w:val="none" w:sz="0" w:space="0" w:color="auto"/>
                <w:left w:val="none" w:sz="0" w:space="0" w:color="auto"/>
                <w:bottom w:val="none" w:sz="0" w:space="0" w:color="auto"/>
                <w:right w:val="none" w:sz="0" w:space="0" w:color="auto"/>
              </w:divBdr>
            </w:div>
            <w:div w:id="775490029">
              <w:marLeft w:val="0"/>
              <w:marRight w:val="0"/>
              <w:marTop w:val="0"/>
              <w:marBottom w:val="0"/>
              <w:divBdr>
                <w:top w:val="none" w:sz="0" w:space="0" w:color="auto"/>
                <w:left w:val="none" w:sz="0" w:space="0" w:color="auto"/>
                <w:bottom w:val="none" w:sz="0" w:space="0" w:color="auto"/>
                <w:right w:val="none" w:sz="0" w:space="0" w:color="auto"/>
              </w:divBdr>
            </w:div>
            <w:div w:id="1154028509">
              <w:marLeft w:val="0"/>
              <w:marRight w:val="0"/>
              <w:marTop w:val="0"/>
              <w:marBottom w:val="0"/>
              <w:divBdr>
                <w:top w:val="none" w:sz="0" w:space="0" w:color="auto"/>
                <w:left w:val="none" w:sz="0" w:space="0" w:color="auto"/>
                <w:bottom w:val="none" w:sz="0" w:space="0" w:color="auto"/>
                <w:right w:val="none" w:sz="0" w:space="0" w:color="auto"/>
              </w:divBdr>
            </w:div>
            <w:div w:id="577176019">
              <w:marLeft w:val="0"/>
              <w:marRight w:val="0"/>
              <w:marTop w:val="0"/>
              <w:marBottom w:val="0"/>
              <w:divBdr>
                <w:top w:val="none" w:sz="0" w:space="0" w:color="auto"/>
                <w:left w:val="none" w:sz="0" w:space="0" w:color="auto"/>
                <w:bottom w:val="none" w:sz="0" w:space="0" w:color="auto"/>
                <w:right w:val="none" w:sz="0" w:space="0" w:color="auto"/>
              </w:divBdr>
            </w:div>
            <w:div w:id="1959215772">
              <w:marLeft w:val="0"/>
              <w:marRight w:val="0"/>
              <w:marTop w:val="0"/>
              <w:marBottom w:val="0"/>
              <w:divBdr>
                <w:top w:val="none" w:sz="0" w:space="0" w:color="auto"/>
                <w:left w:val="none" w:sz="0" w:space="0" w:color="auto"/>
                <w:bottom w:val="none" w:sz="0" w:space="0" w:color="auto"/>
                <w:right w:val="none" w:sz="0" w:space="0" w:color="auto"/>
              </w:divBdr>
            </w:div>
            <w:div w:id="14622937">
              <w:marLeft w:val="0"/>
              <w:marRight w:val="0"/>
              <w:marTop w:val="0"/>
              <w:marBottom w:val="0"/>
              <w:divBdr>
                <w:top w:val="none" w:sz="0" w:space="0" w:color="auto"/>
                <w:left w:val="none" w:sz="0" w:space="0" w:color="auto"/>
                <w:bottom w:val="none" w:sz="0" w:space="0" w:color="auto"/>
                <w:right w:val="none" w:sz="0" w:space="0" w:color="auto"/>
              </w:divBdr>
            </w:div>
            <w:div w:id="696663729">
              <w:marLeft w:val="0"/>
              <w:marRight w:val="0"/>
              <w:marTop w:val="0"/>
              <w:marBottom w:val="0"/>
              <w:divBdr>
                <w:top w:val="none" w:sz="0" w:space="0" w:color="auto"/>
                <w:left w:val="none" w:sz="0" w:space="0" w:color="auto"/>
                <w:bottom w:val="none" w:sz="0" w:space="0" w:color="auto"/>
                <w:right w:val="none" w:sz="0" w:space="0" w:color="auto"/>
              </w:divBdr>
            </w:div>
            <w:div w:id="735586825">
              <w:marLeft w:val="0"/>
              <w:marRight w:val="0"/>
              <w:marTop w:val="0"/>
              <w:marBottom w:val="0"/>
              <w:divBdr>
                <w:top w:val="none" w:sz="0" w:space="0" w:color="auto"/>
                <w:left w:val="none" w:sz="0" w:space="0" w:color="auto"/>
                <w:bottom w:val="none" w:sz="0" w:space="0" w:color="auto"/>
                <w:right w:val="none" w:sz="0" w:space="0" w:color="auto"/>
              </w:divBdr>
            </w:div>
            <w:div w:id="584994018">
              <w:marLeft w:val="0"/>
              <w:marRight w:val="0"/>
              <w:marTop w:val="0"/>
              <w:marBottom w:val="0"/>
              <w:divBdr>
                <w:top w:val="none" w:sz="0" w:space="0" w:color="auto"/>
                <w:left w:val="none" w:sz="0" w:space="0" w:color="auto"/>
                <w:bottom w:val="none" w:sz="0" w:space="0" w:color="auto"/>
                <w:right w:val="none" w:sz="0" w:space="0" w:color="auto"/>
              </w:divBdr>
            </w:div>
            <w:div w:id="165948594">
              <w:marLeft w:val="0"/>
              <w:marRight w:val="0"/>
              <w:marTop w:val="0"/>
              <w:marBottom w:val="0"/>
              <w:divBdr>
                <w:top w:val="none" w:sz="0" w:space="0" w:color="auto"/>
                <w:left w:val="none" w:sz="0" w:space="0" w:color="auto"/>
                <w:bottom w:val="none" w:sz="0" w:space="0" w:color="auto"/>
                <w:right w:val="none" w:sz="0" w:space="0" w:color="auto"/>
              </w:divBdr>
            </w:div>
            <w:div w:id="740905778">
              <w:marLeft w:val="0"/>
              <w:marRight w:val="0"/>
              <w:marTop w:val="0"/>
              <w:marBottom w:val="0"/>
              <w:divBdr>
                <w:top w:val="none" w:sz="0" w:space="0" w:color="auto"/>
                <w:left w:val="none" w:sz="0" w:space="0" w:color="auto"/>
                <w:bottom w:val="none" w:sz="0" w:space="0" w:color="auto"/>
                <w:right w:val="none" w:sz="0" w:space="0" w:color="auto"/>
              </w:divBdr>
            </w:div>
            <w:div w:id="1282305794">
              <w:marLeft w:val="0"/>
              <w:marRight w:val="0"/>
              <w:marTop w:val="0"/>
              <w:marBottom w:val="0"/>
              <w:divBdr>
                <w:top w:val="none" w:sz="0" w:space="0" w:color="auto"/>
                <w:left w:val="none" w:sz="0" w:space="0" w:color="auto"/>
                <w:bottom w:val="none" w:sz="0" w:space="0" w:color="auto"/>
                <w:right w:val="none" w:sz="0" w:space="0" w:color="auto"/>
              </w:divBdr>
            </w:div>
            <w:div w:id="1292587319">
              <w:marLeft w:val="0"/>
              <w:marRight w:val="0"/>
              <w:marTop w:val="0"/>
              <w:marBottom w:val="0"/>
              <w:divBdr>
                <w:top w:val="none" w:sz="0" w:space="0" w:color="auto"/>
                <w:left w:val="none" w:sz="0" w:space="0" w:color="auto"/>
                <w:bottom w:val="none" w:sz="0" w:space="0" w:color="auto"/>
                <w:right w:val="none" w:sz="0" w:space="0" w:color="auto"/>
              </w:divBdr>
            </w:div>
            <w:div w:id="1378701562">
              <w:marLeft w:val="0"/>
              <w:marRight w:val="0"/>
              <w:marTop w:val="0"/>
              <w:marBottom w:val="0"/>
              <w:divBdr>
                <w:top w:val="none" w:sz="0" w:space="0" w:color="auto"/>
                <w:left w:val="none" w:sz="0" w:space="0" w:color="auto"/>
                <w:bottom w:val="none" w:sz="0" w:space="0" w:color="auto"/>
                <w:right w:val="none" w:sz="0" w:space="0" w:color="auto"/>
              </w:divBdr>
            </w:div>
            <w:div w:id="611933635">
              <w:marLeft w:val="0"/>
              <w:marRight w:val="0"/>
              <w:marTop w:val="0"/>
              <w:marBottom w:val="0"/>
              <w:divBdr>
                <w:top w:val="none" w:sz="0" w:space="0" w:color="auto"/>
                <w:left w:val="none" w:sz="0" w:space="0" w:color="auto"/>
                <w:bottom w:val="none" w:sz="0" w:space="0" w:color="auto"/>
                <w:right w:val="none" w:sz="0" w:space="0" w:color="auto"/>
              </w:divBdr>
            </w:div>
            <w:div w:id="421073406">
              <w:marLeft w:val="0"/>
              <w:marRight w:val="0"/>
              <w:marTop w:val="0"/>
              <w:marBottom w:val="0"/>
              <w:divBdr>
                <w:top w:val="none" w:sz="0" w:space="0" w:color="auto"/>
                <w:left w:val="none" w:sz="0" w:space="0" w:color="auto"/>
                <w:bottom w:val="none" w:sz="0" w:space="0" w:color="auto"/>
                <w:right w:val="none" w:sz="0" w:space="0" w:color="auto"/>
              </w:divBdr>
            </w:div>
            <w:div w:id="1553225453">
              <w:marLeft w:val="0"/>
              <w:marRight w:val="0"/>
              <w:marTop w:val="0"/>
              <w:marBottom w:val="0"/>
              <w:divBdr>
                <w:top w:val="none" w:sz="0" w:space="0" w:color="auto"/>
                <w:left w:val="none" w:sz="0" w:space="0" w:color="auto"/>
                <w:bottom w:val="none" w:sz="0" w:space="0" w:color="auto"/>
                <w:right w:val="none" w:sz="0" w:space="0" w:color="auto"/>
              </w:divBdr>
            </w:div>
            <w:div w:id="1784305710">
              <w:marLeft w:val="0"/>
              <w:marRight w:val="0"/>
              <w:marTop w:val="0"/>
              <w:marBottom w:val="0"/>
              <w:divBdr>
                <w:top w:val="none" w:sz="0" w:space="0" w:color="auto"/>
                <w:left w:val="none" w:sz="0" w:space="0" w:color="auto"/>
                <w:bottom w:val="none" w:sz="0" w:space="0" w:color="auto"/>
                <w:right w:val="none" w:sz="0" w:space="0" w:color="auto"/>
              </w:divBdr>
            </w:div>
            <w:div w:id="225190444">
              <w:marLeft w:val="0"/>
              <w:marRight w:val="0"/>
              <w:marTop w:val="0"/>
              <w:marBottom w:val="0"/>
              <w:divBdr>
                <w:top w:val="none" w:sz="0" w:space="0" w:color="auto"/>
                <w:left w:val="none" w:sz="0" w:space="0" w:color="auto"/>
                <w:bottom w:val="none" w:sz="0" w:space="0" w:color="auto"/>
                <w:right w:val="none" w:sz="0" w:space="0" w:color="auto"/>
              </w:divBdr>
            </w:div>
            <w:div w:id="189225599">
              <w:marLeft w:val="0"/>
              <w:marRight w:val="0"/>
              <w:marTop w:val="0"/>
              <w:marBottom w:val="0"/>
              <w:divBdr>
                <w:top w:val="none" w:sz="0" w:space="0" w:color="auto"/>
                <w:left w:val="none" w:sz="0" w:space="0" w:color="auto"/>
                <w:bottom w:val="none" w:sz="0" w:space="0" w:color="auto"/>
                <w:right w:val="none" w:sz="0" w:space="0" w:color="auto"/>
              </w:divBdr>
            </w:div>
            <w:div w:id="1523517765">
              <w:marLeft w:val="0"/>
              <w:marRight w:val="0"/>
              <w:marTop w:val="0"/>
              <w:marBottom w:val="0"/>
              <w:divBdr>
                <w:top w:val="none" w:sz="0" w:space="0" w:color="auto"/>
                <w:left w:val="none" w:sz="0" w:space="0" w:color="auto"/>
                <w:bottom w:val="none" w:sz="0" w:space="0" w:color="auto"/>
                <w:right w:val="none" w:sz="0" w:space="0" w:color="auto"/>
              </w:divBdr>
            </w:div>
            <w:div w:id="477579541">
              <w:marLeft w:val="0"/>
              <w:marRight w:val="0"/>
              <w:marTop w:val="0"/>
              <w:marBottom w:val="0"/>
              <w:divBdr>
                <w:top w:val="none" w:sz="0" w:space="0" w:color="auto"/>
                <w:left w:val="none" w:sz="0" w:space="0" w:color="auto"/>
                <w:bottom w:val="none" w:sz="0" w:space="0" w:color="auto"/>
                <w:right w:val="none" w:sz="0" w:space="0" w:color="auto"/>
              </w:divBdr>
            </w:div>
            <w:div w:id="968432365">
              <w:marLeft w:val="0"/>
              <w:marRight w:val="0"/>
              <w:marTop w:val="0"/>
              <w:marBottom w:val="0"/>
              <w:divBdr>
                <w:top w:val="none" w:sz="0" w:space="0" w:color="auto"/>
                <w:left w:val="none" w:sz="0" w:space="0" w:color="auto"/>
                <w:bottom w:val="none" w:sz="0" w:space="0" w:color="auto"/>
                <w:right w:val="none" w:sz="0" w:space="0" w:color="auto"/>
              </w:divBdr>
            </w:div>
            <w:div w:id="2090613733">
              <w:marLeft w:val="0"/>
              <w:marRight w:val="0"/>
              <w:marTop w:val="0"/>
              <w:marBottom w:val="0"/>
              <w:divBdr>
                <w:top w:val="none" w:sz="0" w:space="0" w:color="auto"/>
                <w:left w:val="none" w:sz="0" w:space="0" w:color="auto"/>
                <w:bottom w:val="none" w:sz="0" w:space="0" w:color="auto"/>
                <w:right w:val="none" w:sz="0" w:space="0" w:color="auto"/>
              </w:divBdr>
            </w:div>
            <w:div w:id="13209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9149">
      <w:bodyDiv w:val="1"/>
      <w:marLeft w:val="0"/>
      <w:marRight w:val="0"/>
      <w:marTop w:val="0"/>
      <w:marBottom w:val="0"/>
      <w:divBdr>
        <w:top w:val="none" w:sz="0" w:space="0" w:color="auto"/>
        <w:left w:val="none" w:sz="0" w:space="0" w:color="auto"/>
        <w:bottom w:val="none" w:sz="0" w:space="0" w:color="auto"/>
        <w:right w:val="none" w:sz="0" w:space="0" w:color="auto"/>
      </w:divBdr>
      <w:divsChild>
        <w:div w:id="1181511096">
          <w:marLeft w:val="0"/>
          <w:marRight w:val="0"/>
          <w:marTop w:val="0"/>
          <w:marBottom w:val="0"/>
          <w:divBdr>
            <w:top w:val="none" w:sz="0" w:space="0" w:color="auto"/>
            <w:left w:val="none" w:sz="0" w:space="0" w:color="auto"/>
            <w:bottom w:val="none" w:sz="0" w:space="0" w:color="auto"/>
            <w:right w:val="none" w:sz="0" w:space="0" w:color="auto"/>
          </w:divBdr>
          <w:divsChild>
            <w:div w:id="1168398851">
              <w:marLeft w:val="0"/>
              <w:marRight w:val="0"/>
              <w:marTop w:val="0"/>
              <w:marBottom w:val="0"/>
              <w:divBdr>
                <w:top w:val="none" w:sz="0" w:space="0" w:color="auto"/>
                <w:left w:val="none" w:sz="0" w:space="0" w:color="auto"/>
                <w:bottom w:val="none" w:sz="0" w:space="0" w:color="auto"/>
                <w:right w:val="none" w:sz="0" w:space="0" w:color="auto"/>
              </w:divBdr>
            </w:div>
            <w:div w:id="1486894097">
              <w:marLeft w:val="0"/>
              <w:marRight w:val="0"/>
              <w:marTop w:val="0"/>
              <w:marBottom w:val="0"/>
              <w:divBdr>
                <w:top w:val="none" w:sz="0" w:space="0" w:color="auto"/>
                <w:left w:val="none" w:sz="0" w:space="0" w:color="auto"/>
                <w:bottom w:val="none" w:sz="0" w:space="0" w:color="auto"/>
                <w:right w:val="none" w:sz="0" w:space="0" w:color="auto"/>
              </w:divBdr>
            </w:div>
            <w:div w:id="397170222">
              <w:marLeft w:val="0"/>
              <w:marRight w:val="0"/>
              <w:marTop w:val="0"/>
              <w:marBottom w:val="0"/>
              <w:divBdr>
                <w:top w:val="none" w:sz="0" w:space="0" w:color="auto"/>
                <w:left w:val="none" w:sz="0" w:space="0" w:color="auto"/>
                <w:bottom w:val="none" w:sz="0" w:space="0" w:color="auto"/>
                <w:right w:val="none" w:sz="0" w:space="0" w:color="auto"/>
              </w:divBdr>
            </w:div>
            <w:div w:id="1157116633">
              <w:marLeft w:val="0"/>
              <w:marRight w:val="0"/>
              <w:marTop w:val="0"/>
              <w:marBottom w:val="0"/>
              <w:divBdr>
                <w:top w:val="none" w:sz="0" w:space="0" w:color="auto"/>
                <w:left w:val="none" w:sz="0" w:space="0" w:color="auto"/>
                <w:bottom w:val="none" w:sz="0" w:space="0" w:color="auto"/>
                <w:right w:val="none" w:sz="0" w:space="0" w:color="auto"/>
              </w:divBdr>
            </w:div>
            <w:div w:id="127513727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751777389">
              <w:marLeft w:val="0"/>
              <w:marRight w:val="0"/>
              <w:marTop w:val="0"/>
              <w:marBottom w:val="0"/>
              <w:divBdr>
                <w:top w:val="none" w:sz="0" w:space="0" w:color="auto"/>
                <w:left w:val="none" w:sz="0" w:space="0" w:color="auto"/>
                <w:bottom w:val="none" w:sz="0" w:space="0" w:color="auto"/>
                <w:right w:val="none" w:sz="0" w:space="0" w:color="auto"/>
              </w:divBdr>
            </w:div>
            <w:div w:id="21326280">
              <w:marLeft w:val="0"/>
              <w:marRight w:val="0"/>
              <w:marTop w:val="0"/>
              <w:marBottom w:val="0"/>
              <w:divBdr>
                <w:top w:val="none" w:sz="0" w:space="0" w:color="auto"/>
                <w:left w:val="none" w:sz="0" w:space="0" w:color="auto"/>
                <w:bottom w:val="none" w:sz="0" w:space="0" w:color="auto"/>
                <w:right w:val="none" w:sz="0" w:space="0" w:color="auto"/>
              </w:divBdr>
            </w:div>
            <w:div w:id="1239098453">
              <w:marLeft w:val="0"/>
              <w:marRight w:val="0"/>
              <w:marTop w:val="0"/>
              <w:marBottom w:val="0"/>
              <w:divBdr>
                <w:top w:val="none" w:sz="0" w:space="0" w:color="auto"/>
                <w:left w:val="none" w:sz="0" w:space="0" w:color="auto"/>
                <w:bottom w:val="none" w:sz="0" w:space="0" w:color="auto"/>
                <w:right w:val="none" w:sz="0" w:space="0" w:color="auto"/>
              </w:divBdr>
            </w:div>
            <w:div w:id="1492910932">
              <w:marLeft w:val="0"/>
              <w:marRight w:val="0"/>
              <w:marTop w:val="0"/>
              <w:marBottom w:val="0"/>
              <w:divBdr>
                <w:top w:val="none" w:sz="0" w:space="0" w:color="auto"/>
                <w:left w:val="none" w:sz="0" w:space="0" w:color="auto"/>
                <w:bottom w:val="none" w:sz="0" w:space="0" w:color="auto"/>
                <w:right w:val="none" w:sz="0" w:space="0" w:color="auto"/>
              </w:divBdr>
            </w:div>
            <w:div w:id="607851746">
              <w:marLeft w:val="0"/>
              <w:marRight w:val="0"/>
              <w:marTop w:val="0"/>
              <w:marBottom w:val="0"/>
              <w:divBdr>
                <w:top w:val="none" w:sz="0" w:space="0" w:color="auto"/>
                <w:left w:val="none" w:sz="0" w:space="0" w:color="auto"/>
                <w:bottom w:val="none" w:sz="0" w:space="0" w:color="auto"/>
                <w:right w:val="none" w:sz="0" w:space="0" w:color="auto"/>
              </w:divBdr>
            </w:div>
            <w:div w:id="574516091">
              <w:marLeft w:val="0"/>
              <w:marRight w:val="0"/>
              <w:marTop w:val="0"/>
              <w:marBottom w:val="0"/>
              <w:divBdr>
                <w:top w:val="none" w:sz="0" w:space="0" w:color="auto"/>
                <w:left w:val="none" w:sz="0" w:space="0" w:color="auto"/>
                <w:bottom w:val="none" w:sz="0" w:space="0" w:color="auto"/>
                <w:right w:val="none" w:sz="0" w:space="0" w:color="auto"/>
              </w:divBdr>
            </w:div>
            <w:div w:id="2091196535">
              <w:marLeft w:val="0"/>
              <w:marRight w:val="0"/>
              <w:marTop w:val="0"/>
              <w:marBottom w:val="0"/>
              <w:divBdr>
                <w:top w:val="none" w:sz="0" w:space="0" w:color="auto"/>
                <w:left w:val="none" w:sz="0" w:space="0" w:color="auto"/>
                <w:bottom w:val="none" w:sz="0" w:space="0" w:color="auto"/>
                <w:right w:val="none" w:sz="0" w:space="0" w:color="auto"/>
              </w:divBdr>
            </w:div>
            <w:div w:id="21784750">
              <w:marLeft w:val="0"/>
              <w:marRight w:val="0"/>
              <w:marTop w:val="0"/>
              <w:marBottom w:val="0"/>
              <w:divBdr>
                <w:top w:val="none" w:sz="0" w:space="0" w:color="auto"/>
                <w:left w:val="none" w:sz="0" w:space="0" w:color="auto"/>
                <w:bottom w:val="none" w:sz="0" w:space="0" w:color="auto"/>
                <w:right w:val="none" w:sz="0" w:space="0" w:color="auto"/>
              </w:divBdr>
            </w:div>
            <w:div w:id="2109616926">
              <w:marLeft w:val="0"/>
              <w:marRight w:val="0"/>
              <w:marTop w:val="0"/>
              <w:marBottom w:val="0"/>
              <w:divBdr>
                <w:top w:val="none" w:sz="0" w:space="0" w:color="auto"/>
                <w:left w:val="none" w:sz="0" w:space="0" w:color="auto"/>
                <w:bottom w:val="none" w:sz="0" w:space="0" w:color="auto"/>
                <w:right w:val="none" w:sz="0" w:space="0" w:color="auto"/>
              </w:divBdr>
            </w:div>
            <w:div w:id="517474377">
              <w:marLeft w:val="0"/>
              <w:marRight w:val="0"/>
              <w:marTop w:val="0"/>
              <w:marBottom w:val="0"/>
              <w:divBdr>
                <w:top w:val="none" w:sz="0" w:space="0" w:color="auto"/>
                <w:left w:val="none" w:sz="0" w:space="0" w:color="auto"/>
                <w:bottom w:val="none" w:sz="0" w:space="0" w:color="auto"/>
                <w:right w:val="none" w:sz="0" w:space="0" w:color="auto"/>
              </w:divBdr>
            </w:div>
            <w:div w:id="1353458739">
              <w:marLeft w:val="0"/>
              <w:marRight w:val="0"/>
              <w:marTop w:val="0"/>
              <w:marBottom w:val="0"/>
              <w:divBdr>
                <w:top w:val="none" w:sz="0" w:space="0" w:color="auto"/>
                <w:left w:val="none" w:sz="0" w:space="0" w:color="auto"/>
                <w:bottom w:val="none" w:sz="0" w:space="0" w:color="auto"/>
                <w:right w:val="none" w:sz="0" w:space="0" w:color="auto"/>
              </w:divBdr>
            </w:div>
            <w:div w:id="1482968375">
              <w:marLeft w:val="0"/>
              <w:marRight w:val="0"/>
              <w:marTop w:val="0"/>
              <w:marBottom w:val="0"/>
              <w:divBdr>
                <w:top w:val="none" w:sz="0" w:space="0" w:color="auto"/>
                <w:left w:val="none" w:sz="0" w:space="0" w:color="auto"/>
                <w:bottom w:val="none" w:sz="0" w:space="0" w:color="auto"/>
                <w:right w:val="none" w:sz="0" w:space="0" w:color="auto"/>
              </w:divBdr>
            </w:div>
            <w:div w:id="1314798791">
              <w:marLeft w:val="0"/>
              <w:marRight w:val="0"/>
              <w:marTop w:val="0"/>
              <w:marBottom w:val="0"/>
              <w:divBdr>
                <w:top w:val="none" w:sz="0" w:space="0" w:color="auto"/>
                <w:left w:val="none" w:sz="0" w:space="0" w:color="auto"/>
                <w:bottom w:val="none" w:sz="0" w:space="0" w:color="auto"/>
                <w:right w:val="none" w:sz="0" w:space="0" w:color="auto"/>
              </w:divBdr>
            </w:div>
            <w:div w:id="1242564763">
              <w:marLeft w:val="0"/>
              <w:marRight w:val="0"/>
              <w:marTop w:val="0"/>
              <w:marBottom w:val="0"/>
              <w:divBdr>
                <w:top w:val="none" w:sz="0" w:space="0" w:color="auto"/>
                <w:left w:val="none" w:sz="0" w:space="0" w:color="auto"/>
                <w:bottom w:val="none" w:sz="0" w:space="0" w:color="auto"/>
                <w:right w:val="none" w:sz="0" w:space="0" w:color="auto"/>
              </w:divBdr>
            </w:div>
            <w:div w:id="807287435">
              <w:marLeft w:val="0"/>
              <w:marRight w:val="0"/>
              <w:marTop w:val="0"/>
              <w:marBottom w:val="0"/>
              <w:divBdr>
                <w:top w:val="none" w:sz="0" w:space="0" w:color="auto"/>
                <w:left w:val="none" w:sz="0" w:space="0" w:color="auto"/>
                <w:bottom w:val="none" w:sz="0" w:space="0" w:color="auto"/>
                <w:right w:val="none" w:sz="0" w:space="0" w:color="auto"/>
              </w:divBdr>
            </w:div>
            <w:div w:id="219446534">
              <w:marLeft w:val="0"/>
              <w:marRight w:val="0"/>
              <w:marTop w:val="0"/>
              <w:marBottom w:val="0"/>
              <w:divBdr>
                <w:top w:val="none" w:sz="0" w:space="0" w:color="auto"/>
                <w:left w:val="none" w:sz="0" w:space="0" w:color="auto"/>
                <w:bottom w:val="none" w:sz="0" w:space="0" w:color="auto"/>
                <w:right w:val="none" w:sz="0" w:space="0" w:color="auto"/>
              </w:divBdr>
            </w:div>
            <w:div w:id="1845433731">
              <w:marLeft w:val="0"/>
              <w:marRight w:val="0"/>
              <w:marTop w:val="0"/>
              <w:marBottom w:val="0"/>
              <w:divBdr>
                <w:top w:val="none" w:sz="0" w:space="0" w:color="auto"/>
                <w:left w:val="none" w:sz="0" w:space="0" w:color="auto"/>
                <w:bottom w:val="none" w:sz="0" w:space="0" w:color="auto"/>
                <w:right w:val="none" w:sz="0" w:space="0" w:color="auto"/>
              </w:divBdr>
            </w:div>
            <w:div w:id="1620527048">
              <w:marLeft w:val="0"/>
              <w:marRight w:val="0"/>
              <w:marTop w:val="0"/>
              <w:marBottom w:val="0"/>
              <w:divBdr>
                <w:top w:val="none" w:sz="0" w:space="0" w:color="auto"/>
                <w:left w:val="none" w:sz="0" w:space="0" w:color="auto"/>
                <w:bottom w:val="none" w:sz="0" w:space="0" w:color="auto"/>
                <w:right w:val="none" w:sz="0" w:space="0" w:color="auto"/>
              </w:divBdr>
            </w:div>
            <w:div w:id="14359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2693">
      <w:bodyDiv w:val="1"/>
      <w:marLeft w:val="0"/>
      <w:marRight w:val="0"/>
      <w:marTop w:val="0"/>
      <w:marBottom w:val="0"/>
      <w:divBdr>
        <w:top w:val="none" w:sz="0" w:space="0" w:color="auto"/>
        <w:left w:val="none" w:sz="0" w:space="0" w:color="auto"/>
        <w:bottom w:val="none" w:sz="0" w:space="0" w:color="auto"/>
        <w:right w:val="none" w:sz="0" w:space="0" w:color="auto"/>
      </w:divBdr>
    </w:div>
    <w:div w:id="1421171441">
      <w:bodyDiv w:val="1"/>
      <w:marLeft w:val="0"/>
      <w:marRight w:val="0"/>
      <w:marTop w:val="0"/>
      <w:marBottom w:val="0"/>
      <w:divBdr>
        <w:top w:val="none" w:sz="0" w:space="0" w:color="auto"/>
        <w:left w:val="none" w:sz="0" w:space="0" w:color="auto"/>
        <w:bottom w:val="none" w:sz="0" w:space="0" w:color="auto"/>
        <w:right w:val="none" w:sz="0" w:space="0" w:color="auto"/>
      </w:divBdr>
      <w:divsChild>
        <w:div w:id="2104181700">
          <w:marLeft w:val="0"/>
          <w:marRight w:val="0"/>
          <w:marTop w:val="0"/>
          <w:marBottom w:val="0"/>
          <w:divBdr>
            <w:top w:val="none" w:sz="0" w:space="0" w:color="auto"/>
            <w:left w:val="none" w:sz="0" w:space="0" w:color="auto"/>
            <w:bottom w:val="none" w:sz="0" w:space="0" w:color="auto"/>
            <w:right w:val="none" w:sz="0" w:space="0" w:color="auto"/>
          </w:divBdr>
          <w:divsChild>
            <w:div w:id="1848446349">
              <w:marLeft w:val="0"/>
              <w:marRight w:val="0"/>
              <w:marTop w:val="0"/>
              <w:marBottom w:val="0"/>
              <w:divBdr>
                <w:top w:val="none" w:sz="0" w:space="0" w:color="auto"/>
                <w:left w:val="none" w:sz="0" w:space="0" w:color="auto"/>
                <w:bottom w:val="none" w:sz="0" w:space="0" w:color="auto"/>
                <w:right w:val="none" w:sz="0" w:space="0" w:color="auto"/>
              </w:divBdr>
            </w:div>
            <w:div w:id="1393961331">
              <w:marLeft w:val="0"/>
              <w:marRight w:val="0"/>
              <w:marTop w:val="0"/>
              <w:marBottom w:val="0"/>
              <w:divBdr>
                <w:top w:val="none" w:sz="0" w:space="0" w:color="auto"/>
                <w:left w:val="none" w:sz="0" w:space="0" w:color="auto"/>
                <w:bottom w:val="none" w:sz="0" w:space="0" w:color="auto"/>
                <w:right w:val="none" w:sz="0" w:space="0" w:color="auto"/>
              </w:divBdr>
            </w:div>
            <w:div w:id="1190875766">
              <w:marLeft w:val="0"/>
              <w:marRight w:val="0"/>
              <w:marTop w:val="0"/>
              <w:marBottom w:val="0"/>
              <w:divBdr>
                <w:top w:val="none" w:sz="0" w:space="0" w:color="auto"/>
                <w:left w:val="none" w:sz="0" w:space="0" w:color="auto"/>
                <w:bottom w:val="none" w:sz="0" w:space="0" w:color="auto"/>
                <w:right w:val="none" w:sz="0" w:space="0" w:color="auto"/>
              </w:divBdr>
            </w:div>
            <w:div w:id="113065157">
              <w:marLeft w:val="0"/>
              <w:marRight w:val="0"/>
              <w:marTop w:val="0"/>
              <w:marBottom w:val="0"/>
              <w:divBdr>
                <w:top w:val="none" w:sz="0" w:space="0" w:color="auto"/>
                <w:left w:val="none" w:sz="0" w:space="0" w:color="auto"/>
                <w:bottom w:val="none" w:sz="0" w:space="0" w:color="auto"/>
                <w:right w:val="none" w:sz="0" w:space="0" w:color="auto"/>
              </w:divBdr>
            </w:div>
            <w:div w:id="1908299550">
              <w:marLeft w:val="0"/>
              <w:marRight w:val="0"/>
              <w:marTop w:val="0"/>
              <w:marBottom w:val="0"/>
              <w:divBdr>
                <w:top w:val="none" w:sz="0" w:space="0" w:color="auto"/>
                <w:left w:val="none" w:sz="0" w:space="0" w:color="auto"/>
                <w:bottom w:val="none" w:sz="0" w:space="0" w:color="auto"/>
                <w:right w:val="none" w:sz="0" w:space="0" w:color="auto"/>
              </w:divBdr>
            </w:div>
            <w:div w:id="840462295">
              <w:marLeft w:val="0"/>
              <w:marRight w:val="0"/>
              <w:marTop w:val="0"/>
              <w:marBottom w:val="0"/>
              <w:divBdr>
                <w:top w:val="none" w:sz="0" w:space="0" w:color="auto"/>
                <w:left w:val="none" w:sz="0" w:space="0" w:color="auto"/>
                <w:bottom w:val="none" w:sz="0" w:space="0" w:color="auto"/>
                <w:right w:val="none" w:sz="0" w:space="0" w:color="auto"/>
              </w:divBdr>
            </w:div>
            <w:div w:id="963463374">
              <w:marLeft w:val="0"/>
              <w:marRight w:val="0"/>
              <w:marTop w:val="0"/>
              <w:marBottom w:val="0"/>
              <w:divBdr>
                <w:top w:val="none" w:sz="0" w:space="0" w:color="auto"/>
                <w:left w:val="none" w:sz="0" w:space="0" w:color="auto"/>
                <w:bottom w:val="none" w:sz="0" w:space="0" w:color="auto"/>
                <w:right w:val="none" w:sz="0" w:space="0" w:color="auto"/>
              </w:divBdr>
            </w:div>
            <w:div w:id="855851177">
              <w:marLeft w:val="0"/>
              <w:marRight w:val="0"/>
              <w:marTop w:val="0"/>
              <w:marBottom w:val="0"/>
              <w:divBdr>
                <w:top w:val="none" w:sz="0" w:space="0" w:color="auto"/>
                <w:left w:val="none" w:sz="0" w:space="0" w:color="auto"/>
                <w:bottom w:val="none" w:sz="0" w:space="0" w:color="auto"/>
                <w:right w:val="none" w:sz="0" w:space="0" w:color="auto"/>
              </w:divBdr>
            </w:div>
            <w:div w:id="628898824">
              <w:marLeft w:val="0"/>
              <w:marRight w:val="0"/>
              <w:marTop w:val="0"/>
              <w:marBottom w:val="0"/>
              <w:divBdr>
                <w:top w:val="none" w:sz="0" w:space="0" w:color="auto"/>
                <w:left w:val="none" w:sz="0" w:space="0" w:color="auto"/>
                <w:bottom w:val="none" w:sz="0" w:space="0" w:color="auto"/>
                <w:right w:val="none" w:sz="0" w:space="0" w:color="auto"/>
              </w:divBdr>
            </w:div>
            <w:div w:id="731079011">
              <w:marLeft w:val="0"/>
              <w:marRight w:val="0"/>
              <w:marTop w:val="0"/>
              <w:marBottom w:val="0"/>
              <w:divBdr>
                <w:top w:val="none" w:sz="0" w:space="0" w:color="auto"/>
                <w:left w:val="none" w:sz="0" w:space="0" w:color="auto"/>
                <w:bottom w:val="none" w:sz="0" w:space="0" w:color="auto"/>
                <w:right w:val="none" w:sz="0" w:space="0" w:color="auto"/>
              </w:divBdr>
            </w:div>
            <w:div w:id="972977636">
              <w:marLeft w:val="0"/>
              <w:marRight w:val="0"/>
              <w:marTop w:val="0"/>
              <w:marBottom w:val="0"/>
              <w:divBdr>
                <w:top w:val="none" w:sz="0" w:space="0" w:color="auto"/>
                <w:left w:val="none" w:sz="0" w:space="0" w:color="auto"/>
                <w:bottom w:val="none" w:sz="0" w:space="0" w:color="auto"/>
                <w:right w:val="none" w:sz="0" w:space="0" w:color="auto"/>
              </w:divBdr>
            </w:div>
            <w:div w:id="1746338167">
              <w:marLeft w:val="0"/>
              <w:marRight w:val="0"/>
              <w:marTop w:val="0"/>
              <w:marBottom w:val="0"/>
              <w:divBdr>
                <w:top w:val="none" w:sz="0" w:space="0" w:color="auto"/>
                <w:left w:val="none" w:sz="0" w:space="0" w:color="auto"/>
                <w:bottom w:val="none" w:sz="0" w:space="0" w:color="auto"/>
                <w:right w:val="none" w:sz="0" w:space="0" w:color="auto"/>
              </w:divBdr>
            </w:div>
            <w:div w:id="713191990">
              <w:marLeft w:val="0"/>
              <w:marRight w:val="0"/>
              <w:marTop w:val="0"/>
              <w:marBottom w:val="0"/>
              <w:divBdr>
                <w:top w:val="none" w:sz="0" w:space="0" w:color="auto"/>
                <w:left w:val="none" w:sz="0" w:space="0" w:color="auto"/>
                <w:bottom w:val="none" w:sz="0" w:space="0" w:color="auto"/>
                <w:right w:val="none" w:sz="0" w:space="0" w:color="auto"/>
              </w:divBdr>
            </w:div>
            <w:div w:id="1048144260">
              <w:marLeft w:val="0"/>
              <w:marRight w:val="0"/>
              <w:marTop w:val="0"/>
              <w:marBottom w:val="0"/>
              <w:divBdr>
                <w:top w:val="none" w:sz="0" w:space="0" w:color="auto"/>
                <w:left w:val="none" w:sz="0" w:space="0" w:color="auto"/>
                <w:bottom w:val="none" w:sz="0" w:space="0" w:color="auto"/>
                <w:right w:val="none" w:sz="0" w:space="0" w:color="auto"/>
              </w:divBdr>
            </w:div>
            <w:div w:id="652023104">
              <w:marLeft w:val="0"/>
              <w:marRight w:val="0"/>
              <w:marTop w:val="0"/>
              <w:marBottom w:val="0"/>
              <w:divBdr>
                <w:top w:val="none" w:sz="0" w:space="0" w:color="auto"/>
                <w:left w:val="none" w:sz="0" w:space="0" w:color="auto"/>
                <w:bottom w:val="none" w:sz="0" w:space="0" w:color="auto"/>
                <w:right w:val="none" w:sz="0" w:space="0" w:color="auto"/>
              </w:divBdr>
            </w:div>
            <w:div w:id="914165229">
              <w:marLeft w:val="0"/>
              <w:marRight w:val="0"/>
              <w:marTop w:val="0"/>
              <w:marBottom w:val="0"/>
              <w:divBdr>
                <w:top w:val="none" w:sz="0" w:space="0" w:color="auto"/>
                <w:left w:val="none" w:sz="0" w:space="0" w:color="auto"/>
                <w:bottom w:val="none" w:sz="0" w:space="0" w:color="auto"/>
                <w:right w:val="none" w:sz="0" w:space="0" w:color="auto"/>
              </w:divBdr>
            </w:div>
            <w:div w:id="1339649692">
              <w:marLeft w:val="0"/>
              <w:marRight w:val="0"/>
              <w:marTop w:val="0"/>
              <w:marBottom w:val="0"/>
              <w:divBdr>
                <w:top w:val="none" w:sz="0" w:space="0" w:color="auto"/>
                <w:left w:val="none" w:sz="0" w:space="0" w:color="auto"/>
                <w:bottom w:val="none" w:sz="0" w:space="0" w:color="auto"/>
                <w:right w:val="none" w:sz="0" w:space="0" w:color="auto"/>
              </w:divBdr>
            </w:div>
            <w:div w:id="2056195790">
              <w:marLeft w:val="0"/>
              <w:marRight w:val="0"/>
              <w:marTop w:val="0"/>
              <w:marBottom w:val="0"/>
              <w:divBdr>
                <w:top w:val="none" w:sz="0" w:space="0" w:color="auto"/>
                <w:left w:val="none" w:sz="0" w:space="0" w:color="auto"/>
                <w:bottom w:val="none" w:sz="0" w:space="0" w:color="auto"/>
                <w:right w:val="none" w:sz="0" w:space="0" w:color="auto"/>
              </w:divBdr>
            </w:div>
            <w:div w:id="238057265">
              <w:marLeft w:val="0"/>
              <w:marRight w:val="0"/>
              <w:marTop w:val="0"/>
              <w:marBottom w:val="0"/>
              <w:divBdr>
                <w:top w:val="none" w:sz="0" w:space="0" w:color="auto"/>
                <w:left w:val="none" w:sz="0" w:space="0" w:color="auto"/>
                <w:bottom w:val="none" w:sz="0" w:space="0" w:color="auto"/>
                <w:right w:val="none" w:sz="0" w:space="0" w:color="auto"/>
              </w:divBdr>
            </w:div>
            <w:div w:id="762382525">
              <w:marLeft w:val="0"/>
              <w:marRight w:val="0"/>
              <w:marTop w:val="0"/>
              <w:marBottom w:val="0"/>
              <w:divBdr>
                <w:top w:val="none" w:sz="0" w:space="0" w:color="auto"/>
                <w:left w:val="none" w:sz="0" w:space="0" w:color="auto"/>
                <w:bottom w:val="none" w:sz="0" w:space="0" w:color="auto"/>
                <w:right w:val="none" w:sz="0" w:space="0" w:color="auto"/>
              </w:divBdr>
            </w:div>
            <w:div w:id="1051424820">
              <w:marLeft w:val="0"/>
              <w:marRight w:val="0"/>
              <w:marTop w:val="0"/>
              <w:marBottom w:val="0"/>
              <w:divBdr>
                <w:top w:val="none" w:sz="0" w:space="0" w:color="auto"/>
                <w:left w:val="none" w:sz="0" w:space="0" w:color="auto"/>
                <w:bottom w:val="none" w:sz="0" w:space="0" w:color="auto"/>
                <w:right w:val="none" w:sz="0" w:space="0" w:color="auto"/>
              </w:divBdr>
            </w:div>
            <w:div w:id="67316014">
              <w:marLeft w:val="0"/>
              <w:marRight w:val="0"/>
              <w:marTop w:val="0"/>
              <w:marBottom w:val="0"/>
              <w:divBdr>
                <w:top w:val="none" w:sz="0" w:space="0" w:color="auto"/>
                <w:left w:val="none" w:sz="0" w:space="0" w:color="auto"/>
                <w:bottom w:val="none" w:sz="0" w:space="0" w:color="auto"/>
                <w:right w:val="none" w:sz="0" w:space="0" w:color="auto"/>
              </w:divBdr>
            </w:div>
            <w:div w:id="1552306408">
              <w:marLeft w:val="0"/>
              <w:marRight w:val="0"/>
              <w:marTop w:val="0"/>
              <w:marBottom w:val="0"/>
              <w:divBdr>
                <w:top w:val="none" w:sz="0" w:space="0" w:color="auto"/>
                <w:left w:val="none" w:sz="0" w:space="0" w:color="auto"/>
                <w:bottom w:val="none" w:sz="0" w:space="0" w:color="auto"/>
                <w:right w:val="none" w:sz="0" w:space="0" w:color="auto"/>
              </w:divBdr>
            </w:div>
            <w:div w:id="1848208699">
              <w:marLeft w:val="0"/>
              <w:marRight w:val="0"/>
              <w:marTop w:val="0"/>
              <w:marBottom w:val="0"/>
              <w:divBdr>
                <w:top w:val="none" w:sz="0" w:space="0" w:color="auto"/>
                <w:left w:val="none" w:sz="0" w:space="0" w:color="auto"/>
                <w:bottom w:val="none" w:sz="0" w:space="0" w:color="auto"/>
                <w:right w:val="none" w:sz="0" w:space="0" w:color="auto"/>
              </w:divBdr>
            </w:div>
            <w:div w:id="385181313">
              <w:marLeft w:val="0"/>
              <w:marRight w:val="0"/>
              <w:marTop w:val="0"/>
              <w:marBottom w:val="0"/>
              <w:divBdr>
                <w:top w:val="none" w:sz="0" w:space="0" w:color="auto"/>
                <w:left w:val="none" w:sz="0" w:space="0" w:color="auto"/>
                <w:bottom w:val="none" w:sz="0" w:space="0" w:color="auto"/>
                <w:right w:val="none" w:sz="0" w:space="0" w:color="auto"/>
              </w:divBdr>
            </w:div>
            <w:div w:id="193420536">
              <w:marLeft w:val="0"/>
              <w:marRight w:val="0"/>
              <w:marTop w:val="0"/>
              <w:marBottom w:val="0"/>
              <w:divBdr>
                <w:top w:val="none" w:sz="0" w:space="0" w:color="auto"/>
                <w:left w:val="none" w:sz="0" w:space="0" w:color="auto"/>
                <w:bottom w:val="none" w:sz="0" w:space="0" w:color="auto"/>
                <w:right w:val="none" w:sz="0" w:space="0" w:color="auto"/>
              </w:divBdr>
            </w:div>
            <w:div w:id="1011027557">
              <w:marLeft w:val="0"/>
              <w:marRight w:val="0"/>
              <w:marTop w:val="0"/>
              <w:marBottom w:val="0"/>
              <w:divBdr>
                <w:top w:val="none" w:sz="0" w:space="0" w:color="auto"/>
                <w:left w:val="none" w:sz="0" w:space="0" w:color="auto"/>
                <w:bottom w:val="none" w:sz="0" w:space="0" w:color="auto"/>
                <w:right w:val="none" w:sz="0" w:space="0" w:color="auto"/>
              </w:divBdr>
            </w:div>
            <w:div w:id="1405104612">
              <w:marLeft w:val="0"/>
              <w:marRight w:val="0"/>
              <w:marTop w:val="0"/>
              <w:marBottom w:val="0"/>
              <w:divBdr>
                <w:top w:val="none" w:sz="0" w:space="0" w:color="auto"/>
                <w:left w:val="none" w:sz="0" w:space="0" w:color="auto"/>
                <w:bottom w:val="none" w:sz="0" w:space="0" w:color="auto"/>
                <w:right w:val="none" w:sz="0" w:space="0" w:color="auto"/>
              </w:divBdr>
            </w:div>
            <w:div w:id="247352958">
              <w:marLeft w:val="0"/>
              <w:marRight w:val="0"/>
              <w:marTop w:val="0"/>
              <w:marBottom w:val="0"/>
              <w:divBdr>
                <w:top w:val="none" w:sz="0" w:space="0" w:color="auto"/>
                <w:left w:val="none" w:sz="0" w:space="0" w:color="auto"/>
                <w:bottom w:val="none" w:sz="0" w:space="0" w:color="auto"/>
                <w:right w:val="none" w:sz="0" w:space="0" w:color="auto"/>
              </w:divBdr>
            </w:div>
            <w:div w:id="1504320927">
              <w:marLeft w:val="0"/>
              <w:marRight w:val="0"/>
              <w:marTop w:val="0"/>
              <w:marBottom w:val="0"/>
              <w:divBdr>
                <w:top w:val="none" w:sz="0" w:space="0" w:color="auto"/>
                <w:left w:val="none" w:sz="0" w:space="0" w:color="auto"/>
                <w:bottom w:val="none" w:sz="0" w:space="0" w:color="auto"/>
                <w:right w:val="none" w:sz="0" w:space="0" w:color="auto"/>
              </w:divBdr>
            </w:div>
            <w:div w:id="2131632477">
              <w:marLeft w:val="0"/>
              <w:marRight w:val="0"/>
              <w:marTop w:val="0"/>
              <w:marBottom w:val="0"/>
              <w:divBdr>
                <w:top w:val="none" w:sz="0" w:space="0" w:color="auto"/>
                <w:left w:val="none" w:sz="0" w:space="0" w:color="auto"/>
                <w:bottom w:val="none" w:sz="0" w:space="0" w:color="auto"/>
                <w:right w:val="none" w:sz="0" w:space="0" w:color="auto"/>
              </w:divBdr>
            </w:div>
            <w:div w:id="229929797">
              <w:marLeft w:val="0"/>
              <w:marRight w:val="0"/>
              <w:marTop w:val="0"/>
              <w:marBottom w:val="0"/>
              <w:divBdr>
                <w:top w:val="none" w:sz="0" w:space="0" w:color="auto"/>
                <w:left w:val="none" w:sz="0" w:space="0" w:color="auto"/>
                <w:bottom w:val="none" w:sz="0" w:space="0" w:color="auto"/>
                <w:right w:val="none" w:sz="0" w:space="0" w:color="auto"/>
              </w:divBdr>
            </w:div>
            <w:div w:id="936332162">
              <w:marLeft w:val="0"/>
              <w:marRight w:val="0"/>
              <w:marTop w:val="0"/>
              <w:marBottom w:val="0"/>
              <w:divBdr>
                <w:top w:val="none" w:sz="0" w:space="0" w:color="auto"/>
                <w:left w:val="none" w:sz="0" w:space="0" w:color="auto"/>
                <w:bottom w:val="none" w:sz="0" w:space="0" w:color="auto"/>
                <w:right w:val="none" w:sz="0" w:space="0" w:color="auto"/>
              </w:divBdr>
            </w:div>
            <w:div w:id="1366566690">
              <w:marLeft w:val="0"/>
              <w:marRight w:val="0"/>
              <w:marTop w:val="0"/>
              <w:marBottom w:val="0"/>
              <w:divBdr>
                <w:top w:val="none" w:sz="0" w:space="0" w:color="auto"/>
                <w:left w:val="none" w:sz="0" w:space="0" w:color="auto"/>
                <w:bottom w:val="none" w:sz="0" w:space="0" w:color="auto"/>
                <w:right w:val="none" w:sz="0" w:space="0" w:color="auto"/>
              </w:divBdr>
            </w:div>
            <w:div w:id="1580864361">
              <w:marLeft w:val="0"/>
              <w:marRight w:val="0"/>
              <w:marTop w:val="0"/>
              <w:marBottom w:val="0"/>
              <w:divBdr>
                <w:top w:val="none" w:sz="0" w:space="0" w:color="auto"/>
                <w:left w:val="none" w:sz="0" w:space="0" w:color="auto"/>
                <w:bottom w:val="none" w:sz="0" w:space="0" w:color="auto"/>
                <w:right w:val="none" w:sz="0" w:space="0" w:color="auto"/>
              </w:divBdr>
            </w:div>
            <w:div w:id="985475425">
              <w:marLeft w:val="0"/>
              <w:marRight w:val="0"/>
              <w:marTop w:val="0"/>
              <w:marBottom w:val="0"/>
              <w:divBdr>
                <w:top w:val="none" w:sz="0" w:space="0" w:color="auto"/>
                <w:left w:val="none" w:sz="0" w:space="0" w:color="auto"/>
                <w:bottom w:val="none" w:sz="0" w:space="0" w:color="auto"/>
                <w:right w:val="none" w:sz="0" w:space="0" w:color="auto"/>
              </w:divBdr>
            </w:div>
            <w:div w:id="232467935">
              <w:marLeft w:val="0"/>
              <w:marRight w:val="0"/>
              <w:marTop w:val="0"/>
              <w:marBottom w:val="0"/>
              <w:divBdr>
                <w:top w:val="none" w:sz="0" w:space="0" w:color="auto"/>
                <w:left w:val="none" w:sz="0" w:space="0" w:color="auto"/>
                <w:bottom w:val="none" w:sz="0" w:space="0" w:color="auto"/>
                <w:right w:val="none" w:sz="0" w:space="0" w:color="auto"/>
              </w:divBdr>
            </w:div>
            <w:div w:id="1709142919">
              <w:marLeft w:val="0"/>
              <w:marRight w:val="0"/>
              <w:marTop w:val="0"/>
              <w:marBottom w:val="0"/>
              <w:divBdr>
                <w:top w:val="none" w:sz="0" w:space="0" w:color="auto"/>
                <w:left w:val="none" w:sz="0" w:space="0" w:color="auto"/>
                <w:bottom w:val="none" w:sz="0" w:space="0" w:color="auto"/>
                <w:right w:val="none" w:sz="0" w:space="0" w:color="auto"/>
              </w:divBdr>
            </w:div>
            <w:div w:id="1040011892">
              <w:marLeft w:val="0"/>
              <w:marRight w:val="0"/>
              <w:marTop w:val="0"/>
              <w:marBottom w:val="0"/>
              <w:divBdr>
                <w:top w:val="none" w:sz="0" w:space="0" w:color="auto"/>
                <w:left w:val="none" w:sz="0" w:space="0" w:color="auto"/>
                <w:bottom w:val="none" w:sz="0" w:space="0" w:color="auto"/>
                <w:right w:val="none" w:sz="0" w:space="0" w:color="auto"/>
              </w:divBdr>
            </w:div>
            <w:div w:id="1509715421">
              <w:marLeft w:val="0"/>
              <w:marRight w:val="0"/>
              <w:marTop w:val="0"/>
              <w:marBottom w:val="0"/>
              <w:divBdr>
                <w:top w:val="none" w:sz="0" w:space="0" w:color="auto"/>
                <w:left w:val="none" w:sz="0" w:space="0" w:color="auto"/>
                <w:bottom w:val="none" w:sz="0" w:space="0" w:color="auto"/>
                <w:right w:val="none" w:sz="0" w:space="0" w:color="auto"/>
              </w:divBdr>
            </w:div>
            <w:div w:id="1930262788">
              <w:marLeft w:val="0"/>
              <w:marRight w:val="0"/>
              <w:marTop w:val="0"/>
              <w:marBottom w:val="0"/>
              <w:divBdr>
                <w:top w:val="none" w:sz="0" w:space="0" w:color="auto"/>
                <w:left w:val="none" w:sz="0" w:space="0" w:color="auto"/>
                <w:bottom w:val="none" w:sz="0" w:space="0" w:color="auto"/>
                <w:right w:val="none" w:sz="0" w:space="0" w:color="auto"/>
              </w:divBdr>
            </w:div>
            <w:div w:id="790592660">
              <w:marLeft w:val="0"/>
              <w:marRight w:val="0"/>
              <w:marTop w:val="0"/>
              <w:marBottom w:val="0"/>
              <w:divBdr>
                <w:top w:val="none" w:sz="0" w:space="0" w:color="auto"/>
                <w:left w:val="none" w:sz="0" w:space="0" w:color="auto"/>
                <w:bottom w:val="none" w:sz="0" w:space="0" w:color="auto"/>
                <w:right w:val="none" w:sz="0" w:space="0" w:color="auto"/>
              </w:divBdr>
            </w:div>
            <w:div w:id="1921866358">
              <w:marLeft w:val="0"/>
              <w:marRight w:val="0"/>
              <w:marTop w:val="0"/>
              <w:marBottom w:val="0"/>
              <w:divBdr>
                <w:top w:val="none" w:sz="0" w:space="0" w:color="auto"/>
                <w:left w:val="none" w:sz="0" w:space="0" w:color="auto"/>
                <w:bottom w:val="none" w:sz="0" w:space="0" w:color="auto"/>
                <w:right w:val="none" w:sz="0" w:space="0" w:color="auto"/>
              </w:divBdr>
            </w:div>
            <w:div w:id="4981560">
              <w:marLeft w:val="0"/>
              <w:marRight w:val="0"/>
              <w:marTop w:val="0"/>
              <w:marBottom w:val="0"/>
              <w:divBdr>
                <w:top w:val="none" w:sz="0" w:space="0" w:color="auto"/>
                <w:left w:val="none" w:sz="0" w:space="0" w:color="auto"/>
                <w:bottom w:val="none" w:sz="0" w:space="0" w:color="auto"/>
                <w:right w:val="none" w:sz="0" w:space="0" w:color="auto"/>
              </w:divBdr>
            </w:div>
            <w:div w:id="1922787838">
              <w:marLeft w:val="0"/>
              <w:marRight w:val="0"/>
              <w:marTop w:val="0"/>
              <w:marBottom w:val="0"/>
              <w:divBdr>
                <w:top w:val="none" w:sz="0" w:space="0" w:color="auto"/>
                <w:left w:val="none" w:sz="0" w:space="0" w:color="auto"/>
                <w:bottom w:val="none" w:sz="0" w:space="0" w:color="auto"/>
                <w:right w:val="none" w:sz="0" w:space="0" w:color="auto"/>
              </w:divBdr>
            </w:div>
            <w:div w:id="1714384714">
              <w:marLeft w:val="0"/>
              <w:marRight w:val="0"/>
              <w:marTop w:val="0"/>
              <w:marBottom w:val="0"/>
              <w:divBdr>
                <w:top w:val="none" w:sz="0" w:space="0" w:color="auto"/>
                <w:left w:val="none" w:sz="0" w:space="0" w:color="auto"/>
                <w:bottom w:val="none" w:sz="0" w:space="0" w:color="auto"/>
                <w:right w:val="none" w:sz="0" w:space="0" w:color="auto"/>
              </w:divBdr>
            </w:div>
            <w:div w:id="102851006">
              <w:marLeft w:val="0"/>
              <w:marRight w:val="0"/>
              <w:marTop w:val="0"/>
              <w:marBottom w:val="0"/>
              <w:divBdr>
                <w:top w:val="none" w:sz="0" w:space="0" w:color="auto"/>
                <w:left w:val="none" w:sz="0" w:space="0" w:color="auto"/>
                <w:bottom w:val="none" w:sz="0" w:space="0" w:color="auto"/>
                <w:right w:val="none" w:sz="0" w:space="0" w:color="auto"/>
              </w:divBdr>
            </w:div>
            <w:div w:id="1500000031">
              <w:marLeft w:val="0"/>
              <w:marRight w:val="0"/>
              <w:marTop w:val="0"/>
              <w:marBottom w:val="0"/>
              <w:divBdr>
                <w:top w:val="none" w:sz="0" w:space="0" w:color="auto"/>
                <w:left w:val="none" w:sz="0" w:space="0" w:color="auto"/>
                <w:bottom w:val="none" w:sz="0" w:space="0" w:color="auto"/>
                <w:right w:val="none" w:sz="0" w:space="0" w:color="auto"/>
              </w:divBdr>
            </w:div>
            <w:div w:id="1289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8238">
      <w:bodyDiv w:val="1"/>
      <w:marLeft w:val="0"/>
      <w:marRight w:val="0"/>
      <w:marTop w:val="0"/>
      <w:marBottom w:val="0"/>
      <w:divBdr>
        <w:top w:val="none" w:sz="0" w:space="0" w:color="auto"/>
        <w:left w:val="none" w:sz="0" w:space="0" w:color="auto"/>
        <w:bottom w:val="none" w:sz="0" w:space="0" w:color="auto"/>
        <w:right w:val="none" w:sz="0" w:space="0" w:color="auto"/>
      </w:divBdr>
      <w:divsChild>
        <w:div w:id="585922838">
          <w:marLeft w:val="0"/>
          <w:marRight w:val="0"/>
          <w:marTop w:val="0"/>
          <w:marBottom w:val="0"/>
          <w:divBdr>
            <w:top w:val="none" w:sz="0" w:space="0" w:color="auto"/>
            <w:left w:val="none" w:sz="0" w:space="0" w:color="auto"/>
            <w:bottom w:val="none" w:sz="0" w:space="0" w:color="auto"/>
            <w:right w:val="none" w:sz="0" w:space="0" w:color="auto"/>
          </w:divBdr>
          <w:divsChild>
            <w:div w:id="11496123">
              <w:marLeft w:val="0"/>
              <w:marRight w:val="0"/>
              <w:marTop w:val="0"/>
              <w:marBottom w:val="0"/>
              <w:divBdr>
                <w:top w:val="none" w:sz="0" w:space="0" w:color="auto"/>
                <w:left w:val="none" w:sz="0" w:space="0" w:color="auto"/>
                <w:bottom w:val="none" w:sz="0" w:space="0" w:color="auto"/>
                <w:right w:val="none" w:sz="0" w:space="0" w:color="auto"/>
              </w:divBdr>
            </w:div>
            <w:div w:id="751974748">
              <w:marLeft w:val="0"/>
              <w:marRight w:val="0"/>
              <w:marTop w:val="0"/>
              <w:marBottom w:val="0"/>
              <w:divBdr>
                <w:top w:val="none" w:sz="0" w:space="0" w:color="auto"/>
                <w:left w:val="none" w:sz="0" w:space="0" w:color="auto"/>
                <w:bottom w:val="none" w:sz="0" w:space="0" w:color="auto"/>
                <w:right w:val="none" w:sz="0" w:space="0" w:color="auto"/>
              </w:divBdr>
              <w:divsChild>
                <w:div w:id="1787965424">
                  <w:marLeft w:val="0"/>
                  <w:marRight w:val="0"/>
                  <w:marTop w:val="0"/>
                  <w:marBottom w:val="0"/>
                  <w:divBdr>
                    <w:top w:val="none" w:sz="0" w:space="0" w:color="auto"/>
                    <w:left w:val="none" w:sz="0" w:space="0" w:color="auto"/>
                    <w:bottom w:val="none" w:sz="0" w:space="0" w:color="auto"/>
                    <w:right w:val="none" w:sz="0" w:space="0" w:color="auto"/>
                  </w:divBdr>
                  <w:divsChild>
                    <w:div w:id="6543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70564">
              <w:marLeft w:val="0"/>
              <w:marRight w:val="0"/>
              <w:marTop w:val="0"/>
              <w:marBottom w:val="0"/>
              <w:divBdr>
                <w:top w:val="none" w:sz="0" w:space="0" w:color="auto"/>
                <w:left w:val="none" w:sz="0" w:space="0" w:color="auto"/>
                <w:bottom w:val="none" w:sz="0" w:space="0" w:color="auto"/>
                <w:right w:val="none" w:sz="0" w:space="0" w:color="auto"/>
              </w:divBdr>
            </w:div>
          </w:divsChild>
        </w:div>
        <w:div w:id="1474369443">
          <w:marLeft w:val="0"/>
          <w:marRight w:val="0"/>
          <w:marTop w:val="0"/>
          <w:marBottom w:val="0"/>
          <w:divBdr>
            <w:top w:val="none" w:sz="0" w:space="0" w:color="auto"/>
            <w:left w:val="none" w:sz="0" w:space="0" w:color="auto"/>
            <w:bottom w:val="none" w:sz="0" w:space="0" w:color="auto"/>
            <w:right w:val="none" w:sz="0" w:space="0" w:color="auto"/>
          </w:divBdr>
          <w:divsChild>
            <w:div w:id="2008362684">
              <w:marLeft w:val="0"/>
              <w:marRight w:val="0"/>
              <w:marTop w:val="0"/>
              <w:marBottom w:val="0"/>
              <w:divBdr>
                <w:top w:val="none" w:sz="0" w:space="0" w:color="auto"/>
                <w:left w:val="none" w:sz="0" w:space="0" w:color="auto"/>
                <w:bottom w:val="none" w:sz="0" w:space="0" w:color="auto"/>
                <w:right w:val="none" w:sz="0" w:space="0" w:color="auto"/>
              </w:divBdr>
            </w:div>
            <w:div w:id="1166357116">
              <w:marLeft w:val="0"/>
              <w:marRight w:val="0"/>
              <w:marTop w:val="0"/>
              <w:marBottom w:val="0"/>
              <w:divBdr>
                <w:top w:val="none" w:sz="0" w:space="0" w:color="auto"/>
                <w:left w:val="none" w:sz="0" w:space="0" w:color="auto"/>
                <w:bottom w:val="none" w:sz="0" w:space="0" w:color="auto"/>
                <w:right w:val="none" w:sz="0" w:space="0" w:color="auto"/>
              </w:divBdr>
              <w:divsChild>
                <w:div w:id="1687294155">
                  <w:marLeft w:val="0"/>
                  <w:marRight w:val="0"/>
                  <w:marTop w:val="0"/>
                  <w:marBottom w:val="0"/>
                  <w:divBdr>
                    <w:top w:val="none" w:sz="0" w:space="0" w:color="auto"/>
                    <w:left w:val="none" w:sz="0" w:space="0" w:color="auto"/>
                    <w:bottom w:val="none" w:sz="0" w:space="0" w:color="auto"/>
                    <w:right w:val="none" w:sz="0" w:space="0" w:color="auto"/>
                  </w:divBdr>
                  <w:divsChild>
                    <w:div w:id="189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9493">
      <w:bodyDiv w:val="1"/>
      <w:marLeft w:val="0"/>
      <w:marRight w:val="0"/>
      <w:marTop w:val="0"/>
      <w:marBottom w:val="0"/>
      <w:divBdr>
        <w:top w:val="none" w:sz="0" w:space="0" w:color="auto"/>
        <w:left w:val="none" w:sz="0" w:space="0" w:color="auto"/>
        <w:bottom w:val="none" w:sz="0" w:space="0" w:color="auto"/>
        <w:right w:val="none" w:sz="0" w:space="0" w:color="auto"/>
      </w:divBdr>
      <w:divsChild>
        <w:div w:id="124156085">
          <w:marLeft w:val="0"/>
          <w:marRight w:val="0"/>
          <w:marTop w:val="0"/>
          <w:marBottom w:val="0"/>
          <w:divBdr>
            <w:top w:val="none" w:sz="0" w:space="0" w:color="auto"/>
            <w:left w:val="none" w:sz="0" w:space="0" w:color="auto"/>
            <w:bottom w:val="none" w:sz="0" w:space="0" w:color="auto"/>
            <w:right w:val="none" w:sz="0" w:space="0" w:color="auto"/>
          </w:divBdr>
          <w:divsChild>
            <w:div w:id="402264950">
              <w:marLeft w:val="0"/>
              <w:marRight w:val="0"/>
              <w:marTop w:val="0"/>
              <w:marBottom w:val="0"/>
              <w:divBdr>
                <w:top w:val="none" w:sz="0" w:space="0" w:color="auto"/>
                <w:left w:val="none" w:sz="0" w:space="0" w:color="auto"/>
                <w:bottom w:val="none" w:sz="0" w:space="0" w:color="auto"/>
                <w:right w:val="none" w:sz="0" w:space="0" w:color="auto"/>
              </w:divBdr>
            </w:div>
            <w:div w:id="610624194">
              <w:marLeft w:val="0"/>
              <w:marRight w:val="0"/>
              <w:marTop w:val="0"/>
              <w:marBottom w:val="0"/>
              <w:divBdr>
                <w:top w:val="none" w:sz="0" w:space="0" w:color="auto"/>
                <w:left w:val="none" w:sz="0" w:space="0" w:color="auto"/>
                <w:bottom w:val="none" w:sz="0" w:space="0" w:color="auto"/>
                <w:right w:val="none" w:sz="0" w:space="0" w:color="auto"/>
              </w:divBdr>
            </w:div>
            <w:div w:id="1128091536">
              <w:marLeft w:val="0"/>
              <w:marRight w:val="0"/>
              <w:marTop w:val="0"/>
              <w:marBottom w:val="0"/>
              <w:divBdr>
                <w:top w:val="none" w:sz="0" w:space="0" w:color="auto"/>
                <w:left w:val="none" w:sz="0" w:space="0" w:color="auto"/>
                <w:bottom w:val="none" w:sz="0" w:space="0" w:color="auto"/>
                <w:right w:val="none" w:sz="0" w:space="0" w:color="auto"/>
              </w:divBdr>
            </w:div>
            <w:div w:id="1923953344">
              <w:marLeft w:val="0"/>
              <w:marRight w:val="0"/>
              <w:marTop w:val="0"/>
              <w:marBottom w:val="0"/>
              <w:divBdr>
                <w:top w:val="none" w:sz="0" w:space="0" w:color="auto"/>
                <w:left w:val="none" w:sz="0" w:space="0" w:color="auto"/>
                <w:bottom w:val="none" w:sz="0" w:space="0" w:color="auto"/>
                <w:right w:val="none" w:sz="0" w:space="0" w:color="auto"/>
              </w:divBdr>
            </w:div>
            <w:div w:id="141774085">
              <w:marLeft w:val="0"/>
              <w:marRight w:val="0"/>
              <w:marTop w:val="0"/>
              <w:marBottom w:val="0"/>
              <w:divBdr>
                <w:top w:val="none" w:sz="0" w:space="0" w:color="auto"/>
                <w:left w:val="none" w:sz="0" w:space="0" w:color="auto"/>
                <w:bottom w:val="none" w:sz="0" w:space="0" w:color="auto"/>
                <w:right w:val="none" w:sz="0" w:space="0" w:color="auto"/>
              </w:divBdr>
            </w:div>
            <w:div w:id="1743944597">
              <w:marLeft w:val="0"/>
              <w:marRight w:val="0"/>
              <w:marTop w:val="0"/>
              <w:marBottom w:val="0"/>
              <w:divBdr>
                <w:top w:val="none" w:sz="0" w:space="0" w:color="auto"/>
                <w:left w:val="none" w:sz="0" w:space="0" w:color="auto"/>
                <w:bottom w:val="none" w:sz="0" w:space="0" w:color="auto"/>
                <w:right w:val="none" w:sz="0" w:space="0" w:color="auto"/>
              </w:divBdr>
            </w:div>
            <w:div w:id="515732759">
              <w:marLeft w:val="0"/>
              <w:marRight w:val="0"/>
              <w:marTop w:val="0"/>
              <w:marBottom w:val="0"/>
              <w:divBdr>
                <w:top w:val="none" w:sz="0" w:space="0" w:color="auto"/>
                <w:left w:val="none" w:sz="0" w:space="0" w:color="auto"/>
                <w:bottom w:val="none" w:sz="0" w:space="0" w:color="auto"/>
                <w:right w:val="none" w:sz="0" w:space="0" w:color="auto"/>
              </w:divBdr>
            </w:div>
            <w:div w:id="430903051">
              <w:marLeft w:val="0"/>
              <w:marRight w:val="0"/>
              <w:marTop w:val="0"/>
              <w:marBottom w:val="0"/>
              <w:divBdr>
                <w:top w:val="none" w:sz="0" w:space="0" w:color="auto"/>
                <w:left w:val="none" w:sz="0" w:space="0" w:color="auto"/>
                <w:bottom w:val="none" w:sz="0" w:space="0" w:color="auto"/>
                <w:right w:val="none" w:sz="0" w:space="0" w:color="auto"/>
              </w:divBdr>
            </w:div>
            <w:div w:id="941690881">
              <w:marLeft w:val="0"/>
              <w:marRight w:val="0"/>
              <w:marTop w:val="0"/>
              <w:marBottom w:val="0"/>
              <w:divBdr>
                <w:top w:val="none" w:sz="0" w:space="0" w:color="auto"/>
                <w:left w:val="none" w:sz="0" w:space="0" w:color="auto"/>
                <w:bottom w:val="none" w:sz="0" w:space="0" w:color="auto"/>
                <w:right w:val="none" w:sz="0" w:space="0" w:color="auto"/>
              </w:divBdr>
            </w:div>
            <w:div w:id="60298882">
              <w:marLeft w:val="0"/>
              <w:marRight w:val="0"/>
              <w:marTop w:val="0"/>
              <w:marBottom w:val="0"/>
              <w:divBdr>
                <w:top w:val="none" w:sz="0" w:space="0" w:color="auto"/>
                <w:left w:val="none" w:sz="0" w:space="0" w:color="auto"/>
                <w:bottom w:val="none" w:sz="0" w:space="0" w:color="auto"/>
                <w:right w:val="none" w:sz="0" w:space="0" w:color="auto"/>
              </w:divBdr>
            </w:div>
            <w:div w:id="2001035425">
              <w:marLeft w:val="0"/>
              <w:marRight w:val="0"/>
              <w:marTop w:val="0"/>
              <w:marBottom w:val="0"/>
              <w:divBdr>
                <w:top w:val="none" w:sz="0" w:space="0" w:color="auto"/>
                <w:left w:val="none" w:sz="0" w:space="0" w:color="auto"/>
                <w:bottom w:val="none" w:sz="0" w:space="0" w:color="auto"/>
                <w:right w:val="none" w:sz="0" w:space="0" w:color="auto"/>
              </w:divBdr>
            </w:div>
            <w:div w:id="887689441">
              <w:marLeft w:val="0"/>
              <w:marRight w:val="0"/>
              <w:marTop w:val="0"/>
              <w:marBottom w:val="0"/>
              <w:divBdr>
                <w:top w:val="none" w:sz="0" w:space="0" w:color="auto"/>
                <w:left w:val="none" w:sz="0" w:space="0" w:color="auto"/>
                <w:bottom w:val="none" w:sz="0" w:space="0" w:color="auto"/>
                <w:right w:val="none" w:sz="0" w:space="0" w:color="auto"/>
              </w:divBdr>
            </w:div>
            <w:div w:id="107704527">
              <w:marLeft w:val="0"/>
              <w:marRight w:val="0"/>
              <w:marTop w:val="0"/>
              <w:marBottom w:val="0"/>
              <w:divBdr>
                <w:top w:val="none" w:sz="0" w:space="0" w:color="auto"/>
                <w:left w:val="none" w:sz="0" w:space="0" w:color="auto"/>
                <w:bottom w:val="none" w:sz="0" w:space="0" w:color="auto"/>
                <w:right w:val="none" w:sz="0" w:space="0" w:color="auto"/>
              </w:divBdr>
            </w:div>
            <w:div w:id="1749959123">
              <w:marLeft w:val="0"/>
              <w:marRight w:val="0"/>
              <w:marTop w:val="0"/>
              <w:marBottom w:val="0"/>
              <w:divBdr>
                <w:top w:val="none" w:sz="0" w:space="0" w:color="auto"/>
                <w:left w:val="none" w:sz="0" w:space="0" w:color="auto"/>
                <w:bottom w:val="none" w:sz="0" w:space="0" w:color="auto"/>
                <w:right w:val="none" w:sz="0" w:space="0" w:color="auto"/>
              </w:divBdr>
            </w:div>
            <w:div w:id="1515537932">
              <w:marLeft w:val="0"/>
              <w:marRight w:val="0"/>
              <w:marTop w:val="0"/>
              <w:marBottom w:val="0"/>
              <w:divBdr>
                <w:top w:val="none" w:sz="0" w:space="0" w:color="auto"/>
                <w:left w:val="none" w:sz="0" w:space="0" w:color="auto"/>
                <w:bottom w:val="none" w:sz="0" w:space="0" w:color="auto"/>
                <w:right w:val="none" w:sz="0" w:space="0" w:color="auto"/>
              </w:divBdr>
            </w:div>
            <w:div w:id="1325744378">
              <w:marLeft w:val="0"/>
              <w:marRight w:val="0"/>
              <w:marTop w:val="0"/>
              <w:marBottom w:val="0"/>
              <w:divBdr>
                <w:top w:val="none" w:sz="0" w:space="0" w:color="auto"/>
                <w:left w:val="none" w:sz="0" w:space="0" w:color="auto"/>
                <w:bottom w:val="none" w:sz="0" w:space="0" w:color="auto"/>
                <w:right w:val="none" w:sz="0" w:space="0" w:color="auto"/>
              </w:divBdr>
            </w:div>
            <w:div w:id="1480809672">
              <w:marLeft w:val="0"/>
              <w:marRight w:val="0"/>
              <w:marTop w:val="0"/>
              <w:marBottom w:val="0"/>
              <w:divBdr>
                <w:top w:val="none" w:sz="0" w:space="0" w:color="auto"/>
                <w:left w:val="none" w:sz="0" w:space="0" w:color="auto"/>
                <w:bottom w:val="none" w:sz="0" w:space="0" w:color="auto"/>
                <w:right w:val="none" w:sz="0" w:space="0" w:color="auto"/>
              </w:divBdr>
            </w:div>
            <w:div w:id="2083018813">
              <w:marLeft w:val="0"/>
              <w:marRight w:val="0"/>
              <w:marTop w:val="0"/>
              <w:marBottom w:val="0"/>
              <w:divBdr>
                <w:top w:val="none" w:sz="0" w:space="0" w:color="auto"/>
                <w:left w:val="none" w:sz="0" w:space="0" w:color="auto"/>
                <w:bottom w:val="none" w:sz="0" w:space="0" w:color="auto"/>
                <w:right w:val="none" w:sz="0" w:space="0" w:color="auto"/>
              </w:divBdr>
            </w:div>
            <w:div w:id="854537834">
              <w:marLeft w:val="0"/>
              <w:marRight w:val="0"/>
              <w:marTop w:val="0"/>
              <w:marBottom w:val="0"/>
              <w:divBdr>
                <w:top w:val="none" w:sz="0" w:space="0" w:color="auto"/>
                <w:left w:val="none" w:sz="0" w:space="0" w:color="auto"/>
                <w:bottom w:val="none" w:sz="0" w:space="0" w:color="auto"/>
                <w:right w:val="none" w:sz="0" w:space="0" w:color="auto"/>
              </w:divBdr>
            </w:div>
            <w:div w:id="696397282">
              <w:marLeft w:val="0"/>
              <w:marRight w:val="0"/>
              <w:marTop w:val="0"/>
              <w:marBottom w:val="0"/>
              <w:divBdr>
                <w:top w:val="none" w:sz="0" w:space="0" w:color="auto"/>
                <w:left w:val="none" w:sz="0" w:space="0" w:color="auto"/>
                <w:bottom w:val="none" w:sz="0" w:space="0" w:color="auto"/>
                <w:right w:val="none" w:sz="0" w:space="0" w:color="auto"/>
              </w:divBdr>
            </w:div>
            <w:div w:id="1253900713">
              <w:marLeft w:val="0"/>
              <w:marRight w:val="0"/>
              <w:marTop w:val="0"/>
              <w:marBottom w:val="0"/>
              <w:divBdr>
                <w:top w:val="none" w:sz="0" w:space="0" w:color="auto"/>
                <w:left w:val="none" w:sz="0" w:space="0" w:color="auto"/>
                <w:bottom w:val="none" w:sz="0" w:space="0" w:color="auto"/>
                <w:right w:val="none" w:sz="0" w:space="0" w:color="auto"/>
              </w:divBdr>
            </w:div>
            <w:div w:id="657458087">
              <w:marLeft w:val="0"/>
              <w:marRight w:val="0"/>
              <w:marTop w:val="0"/>
              <w:marBottom w:val="0"/>
              <w:divBdr>
                <w:top w:val="none" w:sz="0" w:space="0" w:color="auto"/>
                <w:left w:val="none" w:sz="0" w:space="0" w:color="auto"/>
                <w:bottom w:val="none" w:sz="0" w:space="0" w:color="auto"/>
                <w:right w:val="none" w:sz="0" w:space="0" w:color="auto"/>
              </w:divBdr>
            </w:div>
            <w:div w:id="471598469">
              <w:marLeft w:val="0"/>
              <w:marRight w:val="0"/>
              <w:marTop w:val="0"/>
              <w:marBottom w:val="0"/>
              <w:divBdr>
                <w:top w:val="none" w:sz="0" w:space="0" w:color="auto"/>
                <w:left w:val="none" w:sz="0" w:space="0" w:color="auto"/>
                <w:bottom w:val="none" w:sz="0" w:space="0" w:color="auto"/>
                <w:right w:val="none" w:sz="0" w:space="0" w:color="auto"/>
              </w:divBdr>
            </w:div>
            <w:div w:id="1394934991">
              <w:marLeft w:val="0"/>
              <w:marRight w:val="0"/>
              <w:marTop w:val="0"/>
              <w:marBottom w:val="0"/>
              <w:divBdr>
                <w:top w:val="none" w:sz="0" w:space="0" w:color="auto"/>
                <w:left w:val="none" w:sz="0" w:space="0" w:color="auto"/>
                <w:bottom w:val="none" w:sz="0" w:space="0" w:color="auto"/>
                <w:right w:val="none" w:sz="0" w:space="0" w:color="auto"/>
              </w:divBdr>
            </w:div>
            <w:div w:id="2037997433">
              <w:marLeft w:val="0"/>
              <w:marRight w:val="0"/>
              <w:marTop w:val="0"/>
              <w:marBottom w:val="0"/>
              <w:divBdr>
                <w:top w:val="none" w:sz="0" w:space="0" w:color="auto"/>
                <w:left w:val="none" w:sz="0" w:space="0" w:color="auto"/>
                <w:bottom w:val="none" w:sz="0" w:space="0" w:color="auto"/>
                <w:right w:val="none" w:sz="0" w:space="0" w:color="auto"/>
              </w:divBdr>
            </w:div>
            <w:div w:id="1003239103">
              <w:marLeft w:val="0"/>
              <w:marRight w:val="0"/>
              <w:marTop w:val="0"/>
              <w:marBottom w:val="0"/>
              <w:divBdr>
                <w:top w:val="none" w:sz="0" w:space="0" w:color="auto"/>
                <w:left w:val="none" w:sz="0" w:space="0" w:color="auto"/>
                <w:bottom w:val="none" w:sz="0" w:space="0" w:color="auto"/>
                <w:right w:val="none" w:sz="0" w:space="0" w:color="auto"/>
              </w:divBdr>
            </w:div>
            <w:div w:id="1670131213">
              <w:marLeft w:val="0"/>
              <w:marRight w:val="0"/>
              <w:marTop w:val="0"/>
              <w:marBottom w:val="0"/>
              <w:divBdr>
                <w:top w:val="none" w:sz="0" w:space="0" w:color="auto"/>
                <w:left w:val="none" w:sz="0" w:space="0" w:color="auto"/>
                <w:bottom w:val="none" w:sz="0" w:space="0" w:color="auto"/>
                <w:right w:val="none" w:sz="0" w:space="0" w:color="auto"/>
              </w:divBdr>
            </w:div>
            <w:div w:id="745227301">
              <w:marLeft w:val="0"/>
              <w:marRight w:val="0"/>
              <w:marTop w:val="0"/>
              <w:marBottom w:val="0"/>
              <w:divBdr>
                <w:top w:val="none" w:sz="0" w:space="0" w:color="auto"/>
                <w:left w:val="none" w:sz="0" w:space="0" w:color="auto"/>
                <w:bottom w:val="none" w:sz="0" w:space="0" w:color="auto"/>
                <w:right w:val="none" w:sz="0" w:space="0" w:color="auto"/>
              </w:divBdr>
            </w:div>
            <w:div w:id="1813668973">
              <w:marLeft w:val="0"/>
              <w:marRight w:val="0"/>
              <w:marTop w:val="0"/>
              <w:marBottom w:val="0"/>
              <w:divBdr>
                <w:top w:val="none" w:sz="0" w:space="0" w:color="auto"/>
                <w:left w:val="none" w:sz="0" w:space="0" w:color="auto"/>
                <w:bottom w:val="none" w:sz="0" w:space="0" w:color="auto"/>
                <w:right w:val="none" w:sz="0" w:space="0" w:color="auto"/>
              </w:divBdr>
            </w:div>
            <w:div w:id="1492477166">
              <w:marLeft w:val="0"/>
              <w:marRight w:val="0"/>
              <w:marTop w:val="0"/>
              <w:marBottom w:val="0"/>
              <w:divBdr>
                <w:top w:val="none" w:sz="0" w:space="0" w:color="auto"/>
                <w:left w:val="none" w:sz="0" w:space="0" w:color="auto"/>
                <w:bottom w:val="none" w:sz="0" w:space="0" w:color="auto"/>
                <w:right w:val="none" w:sz="0" w:space="0" w:color="auto"/>
              </w:divBdr>
            </w:div>
            <w:div w:id="398478798">
              <w:marLeft w:val="0"/>
              <w:marRight w:val="0"/>
              <w:marTop w:val="0"/>
              <w:marBottom w:val="0"/>
              <w:divBdr>
                <w:top w:val="none" w:sz="0" w:space="0" w:color="auto"/>
                <w:left w:val="none" w:sz="0" w:space="0" w:color="auto"/>
                <w:bottom w:val="none" w:sz="0" w:space="0" w:color="auto"/>
                <w:right w:val="none" w:sz="0" w:space="0" w:color="auto"/>
              </w:divBdr>
            </w:div>
            <w:div w:id="1912494963">
              <w:marLeft w:val="0"/>
              <w:marRight w:val="0"/>
              <w:marTop w:val="0"/>
              <w:marBottom w:val="0"/>
              <w:divBdr>
                <w:top w:val="none" w:sz="0" w:space="0" w:color="auto"/>
                <w:left w:val="none" w:sz="0" w:space="0" w:color="auto"/>
                <w:bottom w:val="none" w:sz="0" w:space="0" w:color="auto"/>
                <w:right w:val="none" w:sz="0" w:space="0" w:color="auto"/>
              </w:divBdr>
            </w:div>
            <w:div w:id="1570338409">
              <w:marLeft w:val="0"/>
              <w:marRight w:val="0"/>
              <w:marTop w:val="0"/>
              <w:marBottom w:val="0"/>
              <w:divBdr>
                <w:top w:val="none" w:sz="0" w:space="0" w:color="auto"/>
                <w:left w:val="none" w:sz="0" w:space="0" w:color="auto"/>
                <w:bottom w:val="none" w:sz="0" w:space="0" w:color="auto"/>
                <w:right w:val="none" w:sz="0" w:space="0" w:color="auto"/>
              </w:divBdr>
            </w:div>
            <w:div w:id="1298101055">
              <w:marLeft w:val="0"/>
              <w:marRight w:val="0"/>
              <w:marTop w:val="0"/>
              <w:marBottom w:val="0"/>
              <w:divBdr>
                <w:top w:val="none" w:sz="0" w:space="0" w:color="auto"/>
                <w:left w:val="none" w:sz="0" w:space="0" w:color="auto"/>
                <w:bottom w:val="none" w:sz="0" w:space="0" w:color="auto"/>
                <w:right w:val="none" w:sz="0" w:space="0" w:color="auto"/>
              </w:divBdr>
            </w:div>
            <w:div w:id="1788893132">
              <w:marLeft w:val="0"/>
              <w:marRight w:val="0"/>
              <w:marTop w:val="0"/>
              <w:marBottom w:val="0"/>
              <w:divBdr>
                <w:top w:val="none" w:sz="0" w:space="0" w:color="auto"/>
                <w:left w:val="none" w:sz="0" w:space="0" w:color="auto"/>
                <w:bottom w:val="none" w:sz="0" w:space="0" w:color="auto"/>
                <w:right w:val="none" w:sz="0" w:space="0" w:color="auto"/>
              </w:divBdr>
            </w:div>
            <w:div w:id="1303850860">
              <w:marLeft w:val="0"/>
              <w:marRight w:val="0"/>
              <w:marTop w:val="0"/>
              <w:marBottom w:val="0"/>
              <w:divBdr>
                <w:top w:val="none" w:sz="0" w:space="0" w:color="auto"/>
                <w:left w:val="none" w:sz="0" w:space="0" w:color="auto"/>
                <w:bottom w:val="none" w:sz="0" w:space="0" w:color="auto"/>
                <w:right w:val="none" w:sz="0" w:space="0" w:color="auto"/>
              </w:divBdr>
            </w:div>
            <w:div w:id="1412461554">
              <w:marLeft w:val="0"/>
              <w:marRight w:val="0"/>
              <w:marTop w:val="0"/>
              <w:marBottom w:val="0"/>
              <w:divBdr>
                <w:top w:val="none" w:sz="0" w:space="0" w:color="auto"/>
                <w:left w:val="none" w:sz="0" w:space="0" w:color="auto"/>
                <w:bottom w:val="none" w:sz="0" w:space="0" w:color="auto"/>
                <w:right w:val="none" w:sz="0" w:space="0" w:color="auto"/>
              </w:divBdr>
            </w:div>
            <w:div w:id="788624612">
              <w:marLeft w:val="0"/>
              <w:marRight w:val="0"/>
              <w:marTop w:val="0"/>
              <w:marBottom w:val="0"/>
              <w:divBdr>
                <w:top w:val="none" w:sz="0" w:space="0" w:color="auto"/>
                <w:left w:val="none" w:sz="0" w:space="0" w:color="auto"/>
                <w:bottom w:val="none" w:sz="0" w:space="0" w:color="auto"/>
                <w:right w:val="none" w:sz="0" w:space="0" w:color="auto"/>
              </w:divBdr>
            </w:div>
            <w:div w:id="1984920330">
              <w:marLeft w:val="0"/>
              <w:marRight w:val="0"/>
              <w:marTop w:val="0"/>
              <w:marBottom w:val="0"/>
              <w:divBdr>
                <w:top w:val="none" w:sz="0" w:space="0" w:color="auto"/>
                <w:left w:val="none" w:sz="0" w:space="0" w:color="auto"/>
                <w:bottom w:val="none" w:sz="0" w:space="0" w:color="auto"/>
                <w:right w:val="none" w:sz="0" w:space="0" w:color="auto"/>
              </w:divBdr>
            </w:div>
            <w:div w:id="1347948075">
              <w:marLeft w:val="0"/>
              <w:marRight w:val="0"/>
              <w:marTop w:val="0"/>
              <w:marBottom w:val="0"/>
              <w:divBdr>
                <w:top w:val="none" w:sz="0" w:space="0" w:color="auto"/>
                <w:left w:val="none" w:sz="0" w:space="0" w:color="auto"/>
                <w:bottom w:val="none" w:sz="0" w:space="0" w:color="auto"/>
                <w:right w:val="none" w:sz="0" w:space="0" w:color="auto"/>
              </w:divBdr>
            </w:div>
            <w:div w:id="253442291">
              <w:marLeft w:val="0"/>
              <w:marRight w:val="0"/>
              <w:marTop w:val="0"/>
              <w:marBottom w:val="0"/>
              <w:divBdr>
                <w:top w:val="none" w:sz="0" w:space="0" w:color="auto"/>
                <w:left w:val="none" w:sz="0" w:space="0" w:color="auto"/>
                <w:bottom w:val="none" w:sz="0" w:space="0" w:color="auto"/>
                <w:right w:val="none" w:sz="0" w:space="0" w:color="auto"/>
              </w:divBdr>
            </w:div>
            <w:div w:id="1469007746">
              <w:marLeft w:val="0"/>
              <w:marRight w:val="0"/>
              <w:marTop w:val="0"/>
              <w:marBottom w:val="0"/>
              <w:divBdr>
                <w:top w:val="none" w:sz="0" w:space="0" w:color="auto"/>
                <w:left w:val="none" w:sz="0" w:space="0" w:color="auto"/>
                <w:bottom w:val="none" w:sz="0" w:space="0" w:color="auto"/>
                <w:right w:val="none" w:sz="0" w:space="0" w:color="auto"/>
              </w:divBdr>
            </w:div>
            <w:div w:id="1751342900">
              <w:marLeft w:val="0"/>
              <w:marRight w:val="0"/>
              <w:marTop w:val="0"/>
              <w:marBottom w:val="0"/>
              <w:divBdr>
                <w:top w:val="none" w:sz="0" w:space="0" w:color="auto"/>
                <w:left w:val="none" w:sz="0" w:space="0" w:color="auto"/>
                <w:bottom w:val="none" w:sz="0" w:space="0" w:color="auto"/>
                <w:right w:val="none" w:sz="0" w:space="0" w:color="auto"/>
              </w:divBdr>
            </w:div>
            <w:div w:id="1894584151">
              <w:marLeft w:val="0"/>
              <w:marRight w:val="0"/>
              <w:marTop w:val="0"/>
              <w:marBottom w:val="0"/>
              <w:divBdr>
                <w:top w:val="none" w:sz="0" w:space="0" w:color="auto"/>
                <w:left w:val="none" w:sz="0" w:space="0" w:color="auto"/>
                <w:bottom w:val="none" w:sz="0" w:space="0" w:color="auto"/>
                <w:right w:val="none" w:sz="0" w:space="0" w:color="auto"/>
              </w:divBdr>
            </w:div>
            <w:div w:id="2007243377">
              <w:marLeft w:val="0"/>
              <w:marRight w:val="0"/>
              <w:marTop w:val="0"/>
              <w:marBottom w:val="0"/>
              <w:divBdr>
                <w:top w:val="none" w:sz="0" w:space="0" w:color="auto"/>
                <w:left w:val="none" w:sz="0" w:space="0" w:color="auto"/>
                <w:bottom w:val="none" w:sz="0" w:space="0" w:color="auto"/>
                <w:right w:val="none" w:sz="0" w:space="0" w:color="auto"/>
              </w:divBdr>
            </w:div>
            <w:div w:id="1872456701">
              <w:marLeft w:val="0"/>
              <w:marRight w:val="0"/>
              <w:marTop w:val="0"/>
              <w:marBottom w:val="0"/>
              <w:divBdr>
                <w:top w:val="none" w:sz="0" w:space="0" w:color="auto"/>
                <w:left w:val="none" w:sz="0" w:space="0" w:color="auto"/>
                <w:bottom w:val="none" w:sz="0" w:space="0" w:color="auto"/>
                <w:right w:val="none" w:sz="0" w:space="0" w:color="auto"/>
              </w:divBdr>
            </w:div>
            <w:div w:id="2017538218">
              <w:marLeft w:val="0"/>
              <w:marRight w:val="0"/>
              <w:marTop w:val="0"/>
              <w:marBottom w:val="0"/>
              <w:divBdr>
                <w:top w:val="none" w:sz="0" w:space="0" w:color="auto"/>
                <w:left w:val="none" w:sz="0" w:space="0" w:color="auto"/>
                <w:bottom w:val="none" w:sz="0" w:space="0" w:color="auto"/>
                <w:right w:val="none" w:sz="0" w:space="0" w:color="auto"/>
              </w:divBdr>
            </w:div>
            <w:div w:id="201678937">
              <w:marLeft w:val="0"/>
              <w:marRight w:val="0"/>
              <w:marTop w:val="0"/>
              <w:marBottom w:val="0"/>
              <w:divBdr>
                <w:top w:val="none" w:sz="0" w:space="0" w:color="auto"/>
                <w:left w:val="none" w:sz="0" w:space="0" w:color="auto"/>
                <w:bottom w:val="none" w:sz="0" w:space="0" w:color="auto"/>
                <w:right w:val="none" w:sz="0" w:space="0" w:color="auto"/>
              </w:divBdr>
            </w:div>
            <w:div w:id="1725249548">
              <w:marLeft w:val="0"/>
              <w:marRight w:val="0"/>
              <w:marTop w:val="0"/>
              <w:marBottom w:val="0"/>
              <w:divBdr>
                <w:top w:val="none" w:sz="0" w:space="0" w:color="auto"/>
                <w:left w:val="none" w:sz="0" w:space="0" w:color="auto"/>
                <w:bottom w:val="none" w:sz="0" w:space="0" w:color="auto"/>
                <w:right w:val="none" w:sz="0" w:space="0" w:color="auto"/>
              </w:divBdr>
            </w:div>
            <w:div w:id="1269848337">
              <w:marLeft w:val="0"/>
              <w:marRight w:val="0"/>
              <w:marTop w:val="0"/>
              <w:marBottom w:val="0"/>
              <w:divBdr>
                <w:top w:val="none" w:sz="0" w:space="0" w:color="auto"/>
                <w:left w:val="none" w:sz="0" w:space="0" w:color="auto"/>
                <w:bottom w:val="none" w:sz="0" w:space="0" w:color="auto"/>
                <w:right w:val="none" w:sz="0" w:space="0" w:color="auto"/>
              </w:divBdr>
            </w:div>
            <w:div w:id="2027057960">
              <w:marLeft w:val="0"/>
              <w:marRight w:val="0"/>
              <w:marTop w:val="0"/>
              <w:marBottom w:val="0"/>
              <w:divBdr>
                <w:top w:val="none" w:sz="0" w:space="0" w:color="auto"/>
                <w:left w:val="none" w:sz="0" w:space="0" w:color="auto"/>
                <w:bottom w:val="none" w:sz="0" w:space="0" w:color="auto"/>
                <w:right w:val="none" w:sz="0" w:space="0" w:color="auto"/>
              </w:divBdr>
            </w:div>
            <w:div w:id="2070574023">
              <w:marLeft w:val="0"/>
              <w:marRight w:val="0"/>
              <w:marTop w:val="0"/>
              <w:marBottom w:val="0"/>
              <w:divBdr>
                <w:top w:val="none" w:sz="0" w:space="0" w:color="auto"/>
                <w:left w:val="none" w:sz="0" w:space="0" w:color="auto"/>
                <w:bottom w:val="none" w:sz="0" w:space="0" w:color="auto"/>
                <w:right w:val="none" w:sz="0" w:space="0" w:color="auto"/>
              </w:divBdr>
            </w:div>
            <w:div w:id="1230263837">
              <w:marLeft w:val="0"/>
              <w:marRight w:val="0"/>
              <w:marTop w:val="0"/>
              <w:marBottom w:val="0"/>
              <w:divBdr>
                <w:top w:val="none" w:sz="0" w:space="0" w:color="auto"/>
                <w:left w:val="none" w:sz="0" w:space="0" w:color="auto"/>
                <w:bottom w:val="none" w:sz="0" w:space="0" w:color="auto"/>
                <w:right w:val="none" w:sz="0" w:space="0" w:color="auto"/>
              </w:divBdr>
            </w:div>
            <w:div w:id="926497899">
              <w:marLeft w:val="0"/>
              <w:marRight w:val="0"/>
              <w:marTop w:val="0"/>
              <w:marBottom w:val="0"/>
              <w:divBdr>
                <w:top w:val="none" w:sz="0" w:space="0" w:color="auto"/>
                <w:left w:val="none" w:sz="0" w:space="0" w:color="auto"/>
                <w:bottom w:val="none" w:sz="0" w:space="0" w:color="auto"/>
                <w:right w:val="none" w:sz="0" w:space="0" w:color="auto"/>
              </w:divBdr>
            </w:div>
            <w:div w:id="1801876665">
              <w:marLeft w:val="0"/>
              <w:marRight w:val="0"/>
              <w:marTop w:val="0"/>
              <w:marBottom w:val="0"/>
              <w:divBdr>
                <w:top w:val="none" w:sz="0" w:space="0" w:color="auto"/>
                <w:left w:val="none" w:sz="0" w:space="0" w:color="auto"/>
                <w:bottom w:val="none" w:sz="0" w:space="0" w:color="auto"/>
                <w:right w:val="none" w:sz="0" w:space="0" w:color="auto"/>
              </w:divBdr>
            </w:div>
            <w:div w:id="1990591305">
              <w:marLeft w:val="0"/>
              <w:marRight w:val="0"/>
              <w:marTop w:val="0"/>
              <w:marBottom w:val="0"/>
              <w:divBdr>
                <w:top w:val="none" w:sz="0" w:space="0" w:color="auto"/>
                <w:left w:val="none" w:sz="0" w:space="0" w:color="auto"/>
                <w:bottom w:val="none" w:sz="0" w:space="0" w:color="auto"/>
                <w:right w:val="none" w:sz="0" w:space="0" w:color="auto"/>
              </w:divBdr>
            </w:div>
            <w:div w:id="153187708">
              <w:marLeft w:val="0"/>
              <w:marRight w:val="0"/>
              <w:marTop w:val="0"/>
              <w:marBottom w:val="0"/>
              <w:divBdr>
                <w:top w:val="none" w:sz="0" w:space="0" w:color="auto"/>
                <w:left w:val="none" w:sz="0" w:space="0" w:color="auto"/>
                <w:bottom w:val="none" w:sz="0" w:space="0" w:color="auto"/>
                <w:right w:val="none" w:sz="0" w:space="0" w:color="auto"/>
              </w:divBdr>
            </w:div>
            <w:div w:id="775834744">
              <w:marLeft w:val="0"/>
              <w:marRight w:val="0"/>
              <w:marTop w:val="0"/>
              <w:marBottom w:val="0"/>
              <w:divBdr>
                <w:top w:val="none" w:sz="0" w:space="0" w:color="auto"/>
                <w:left w:val="none" w:sz="0" w:space="0" w:color="auto"/>
                <w:bottom w:val="none" w:sz="0" w:space="0" w:color="auto"/>
                <w:right w:val="none" w:sz="0" w:space="0" w:color="auto"/>
              </w:divBdr>
            </w:div>
            <w:div w:id="612640158">
              <w:marLeft w:val="0"/>
              <w:marRight w:val="0"/>
              <w:marTop w:val="0"/>
              <w:marBottom w:val="0"/>
              <w:divBdr>
                <w:top w:val="none" w:sz="0" w:space="0" w:color="auto"/>
                <w:left w:val="none" w:sz="0" w:space="0" w:color="auto"/>
                <w:bottom w:val="none" w:sz="0" w:space="0" w:color="auto"/>
                <w:right w:val="none" w:sz="0" w:space="0" w:color="auto"/>
              </w:divBdr>
            </w:div>
            <w:div w:id="523516876">
              <w:marLeft w:val="0"/>
              <w:marRight w:val="0"/>
              <w:marTop w:val="0"/>
              <w:marBottom w:val="0"/>
              <w:divBdr>
                <w:top w:val="none" w:sz="0" w:space="0" w:color="auto"/>
                <w:left w:val="none" w:sz="0" w:space="0" w:color="auto"/>
                <w:bottom w:val="none" w:sz="0" w:space="0" w:color="auto"/>
                <w:right w:val="none" w:sz="0" w:space="0" w:color="auto"/>
              </w:divBdr>
            </w:div>
            <w:div w:id="699009083">
              <w:marLeft w:val="0"/>
              <w:marRight w:val="0"/>
              <w:marTop w:val="0"/>
              <w:marBottom w:val="0"/>
              <w:divBdr>
                <w:top w:val="none" w:sz="0" w:space="0" w:color="auto"/>
                <w:left w:val="none" w:sz="0" w:space="0" w:color="auto"/>
                <w:bottom w:val="none" w:sz="0" w:space="0" w:color="auto"/>
                <w:right w:val="none" w:sz="0" w:space="0" w:color="auto"/>
              </w:divBdr>
            </w:div>
            <w:div w:id="1243375563">
              <w:marLeft w:val="0"/>
              <w:marRight w:val="0"/>
              <w:marTop w:val="0"/>
              <w:marBottom w:val="0"/>
              <w:divBdr>
                <w:top w:val="none" w:sz="0" w:space="0" w:color="auto"/>
                <w:left w:val="none" w:sz="0" w:space="0" w:color="auto"/>
                <w:bottom w:val="none" w:sz="0" w:space="0" w:color="auto"/>
                <w:right w:val="none" w:sz="0" w:space="0" w:color="auto"/>
              </w:divBdr>
            </w:div>
            <w:div w:id="125323497">
              <w:marLeft w:val="0"/>
              <w:marRight w:val="0"/>
              <w:marTop w:val="0"/>
              <w:marBottom w:val="0"/>
              <w:divBdr>
                <w:top w:val="none" w:sz="0" w:space="0" w:color="auto"/>
                <w:left w:val="none" w:sz="0" w:space="0" w:color="auto"/>
                <w:bottom w:val="none" w:sz="0" w:space="0" w:color="auto"/>
                <w:right w:val="none" w:sz="0" w:space="0" w:color="auto"/>
              </w:divBdr>
            </w:div>
            <w:div w:id="701787793">
              <w:marLeft w:val="0"/>
              <w:marRight w:val="0"/>
              <w:marTop w:val="0"/>
              <w:marBottom w:val="0"/>
              <w:divBdr>
                <w:top w:val="none" w:sz="0" w:space="0" w:color="auto"/>
                <w:left w:val="none" w:sz="0" w:space="0" w:color="auto"/>
                <w:bottom w:val="none" w:sz="0" w:space="0" w:color="auto"/>
                <w:right w:val="none" w:sz="0" w:space="0" w:color="auto"/>
              </w:divBdr>
            </w:div>
            <w:div w:id="1338730507">
              <w:marLeft w:val="0"/>
              <w:marRight w:val="0"/>
              <w:marTop w:val="0"/>
              <w:marBottom w:val="0"/>
              <w:divBdr>
                <w:top w:val="none" w:sz="0" w:space="0" w:color="auto"/>
                <w:left w:val="none" w:sz="0" w:space="0" w:color="auto"/>
                <w:bottom w:val="none" w:sz="0" w:space="0" w:color="auto"/>
                <w:right w:val="none" w:sz="0" w:space="0" w:color="auto"/>
              </w:divBdr>
            </w:div>
            <w:div w:id="245772321">
              <w:marLeft w:val="0"/>
              <w:marRight w:val="0"/>
              <w:marTop w:val="0"/>
              <w:marBottom w:val="0"/>
              <w:divBdr>
                <w:top w:val="none" w:sz="0" w:space="0" w:color="auto"/>
                <w:left w:val="none" w:sz="0" w:space="0" w:color="auto"/>
                <w:bottom w:val="none" w:sz="0" w:space="0" w:color="auto"/>
                <w:right w:val="none" w:sz="0" w:space="0" w:color="auto"/>
              </w:divBdr>
            </w:div>
            <w:div w:id="127944284">
              <w:marLeft w:val="0"/>
              <w:marRight w:val="0"/>
              <w:marTop w:val="0"/>
              <w:marBottom w:val="0"/>
              <w:divBdr>
                <w:top w:val="none" w:sz="0" w:space="0" w:color="auto"/>
                <w:left w:val="none" w:sz="0" w:space="0" w:color="auto"/>
                <w:bottom w:val="none" w:sz="0" w:space="0" w:color="auto"/>
                <w:right w:val="none" w:sz="0" w:space="0" w:color="auto"/>
              </w:divBdr>
            </w:div>
            <w:div w:id="1591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2685">
      <w:bodyDiv w:val="1"/>
      <w:marLeft w:val="0"/>
      <w:marRight w:val="0"/>
      <w:marTop w:val="0"/>
      <w:marBottom w:val="0"/>
      <w:divBdr>
        <w:top w:val="none" w:sz="0" w:space="0" w:color="auto"/>
        <w:left w:val="none" w:sz="0" w:space="0" w:color="auto"/>
        <w:bottom w:val="none" w:sz="0" w:space="0" w:color="auto"/>
        <w:right w:val="none" w:sz="0" w:space="0" w:color="auto"/>
      </w:divBdr>
      <w:divsChild>
        <w:div w:id="1432773691">
          <w:marLeft w:val="0"/>
          <w:marRight w:val="0"/>
          <w:marTop w:val="0"/>
          <w:marBottom w:val="0"/>
          <w:divBdr>
            <w:top w:val="none" w:sz="0" w:space="0" w:color="auto"/>
            <w:left w:val="none" w:sz="0" w:space="0" w:color="auto"/>
            <w:bottom w:val="none" w:sz="0" w:space="0" w:color="auto"/>
            <w:right w:val="none" w:sz="0" w:space="0" w:color="auto"/>
          </w:divBdr>
          <w:divsChild>
            <w:div w:id="1081633404">
              <w:marLeft w:val="0"/>
              <w:marRight w:val="0"/>
              <w:marTop w:val="0"/>
              <w:marBottom w:val="0"/>
              <w:divBdr>
                <w:top w:val="none" w:sz="0" w:space="0" w:color="auto"/>
                <w:left w:val="none" w:sz="0" w:space="0" w:color="auto"/>
                <w:bottom w:val="none" w:sz="0" w:space="0" w:color="auto"/>
                <w:right w:val="none" w:sz="0" w:space="0" w:color="auto"/>
              </w:divBdr>
            </w:div>
            <w:div w:id="1012147891">
              <w:marLeft w:val="0"/>
              <w:marRight w:val="0"/>
              <w:marTop w:val="0"/>
              <w:marBottom w:val="0"/>
              <w:divBdr>
                <w:top w:val="none" w:sz="0" w:space="0" w:color="auto"/>
                <w:left w:val="none" w:sz="0" w:space="0" w:color="auto"/>
                <w:bottom w:val="none" w:sz="0" w:space="0" w:color="auto"/>
                <w:right w:val="none" w:sz="0" w:space="0" w:color="auto"/>
              </w:divBdr>
            </w:div>
            <w:div w:id="1172337847">
              <w:marLeft w:val="0"/>
              <w:marRight w:val="0"/>
              <w:marTop w:val="0"/>
              <w:marBottom w:val="0"/>
              <w:divBdr>
                <w:top w:val="none" w:sz="0" w:space="0" w:color="auto"/>
                <w:left w:val="none" w:sz="0" w:space="0" w:color="auto"/>
                <w:bottom w:val="none" w:sz="0" w:space="0" w:color="auto"/>
                <w:right w:val="none" w:sz="0" w:space="0" w:color="auto"/>
              </w:divBdr>
            </w:div>
            <w:div w:id="700784803">
              <w:marLeft w:val="0"/>
              <w:marRight w:val="0"/>
              <w:marTop w:val="0"/>
              <w:marBottom w:val="0"/>
              <w:divBdr>
                <w:top w:val="none" w:sz="0" w:space="0" w:color="auto"/>
                <w:left w:val="none" w:sz="0" w:space="0" w:color="auto"/>
                <w:bottom w:val="none" w:sz="0" w:space="0" w:color="auto"/>
                <w:right w:val="none" w:sz="0" w:space="0" w:color="auto"/>
              </w:divBdr>
            </w:div>
            <w:div w:id="801732075">
              <w:marLeft w:val="0"/>
              <w:marRight w:val="0"/>
              <w:marTop w:val="0"/>
              <w:marBottom w:val="0"/>
              <w:divBdr>
                <w:top w:val="none" w:sz="0" w:space="0" w:color="auto"/>
                <w:left w:val="none" w:sz="0" w:space="0" w:color="auto"/>
                <w:bottom w:val="none" w:sz="0" w:space="0" w:color="auto"/>
                <w:right w:val="none" w:sz="0" w:space="0" w:color="auto"/>
              </w:divBdr>
            </w:div>
            <w:div w:id="16306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150">
      <w:bodyDiv w:val="1"/>
      <w:marLeft w:val="0"/>
      <w:marRight w:val="0"/>
      <w:marTop w:val="0"/>
      <w:marBottom w:val="0"/>
      <w:divBdr>
        <w:top w:val="none" w:sz="0" w:space="0" w:color="auto"/>
        <w:left w:val="none" w:sz="0" w:space="0" w:color="auto"/>
        <w:bottom w:val="none" w:sz="0" w:space="0" w:color="auto"/>
        <w:right w:val="none" w:sz="0" w:space="0" w:color="auto"/>
      </w:divBdr>
    </w:div>
    <w:div w:id="1468081547">
      <w:bodyDiv w:val="1"/>
      <w:marLeft w:val="0"/>
      <w:marRight w:val="0"/>
      <w:marTop w:val="0"/>
      <w:marBottom w:val="0"/>
      <w:divBdr>
        <w:top w:val="none" w:sz="0" w:space="0" w:color="auto"/>
        <w:left w:val="none" w:sz="0" w:space="0" w:color="auto"/>
        <w:bottom w:val="none" w:sz="0" w:space="0" w:color="auto"/>
        <w:right w:val="none" w:sz="0" w:space="0" w:color="auto"/>
      </w:divBdr>
    </w:div>
    <w:div w:id="1489246357">
      <w:bodyDiv w:val="1"/>
      <w:marLeft w:val="0"/>
      <w:marRight w:val="0"/>
      <w:marTop w:val="0"/>
      <w:marBottom w:val="0"/>
      <w:divBdr>
        <w:top w:val="none" w:sz="0" w:space="0" w:color="auto"/>
        <w:left w:val="none" w:sz="0" w:space="0" w:color="auto"/>
        <w:bottom w:val="none" w:sz="0" w:space="0" w:color="auto"/>
        <w:right w:val="none" w:sz="0" w:space="0" w:color="auto"/>
      </w:divBdr>
    </w:div>
    <w:div w:id="1492255915">
      <w:bodyDiv w:val="1"/>
      <w:marLeft w:val="0"/>
      <w:marRight w:val="0"/>
      <w:marTop w:val="0"/>
      <w:marBottom w:val="0"/>
      <w:divBdr>
        <w:top w:val="none" w:sz="0" w:space="0" w:color="auto"/>
        <w:left w:val="none" w:sz="0" w:space="0" w:color="auto"/>
        <w:bottom w:val="none" w:sz="0" w:space="0" w:color="auto"/>
        <w:right w:val="none" w:sz="0" w:space="0" w:color="auto"/>
      </w:divBdr>
    </w:div>
    <w:div w:id="1492523703">
      <w:bodyDiv w:val="1"/>
      <w:marLeft w:val="0"/>
      <w:marRight w:val="0"/>
      <w:marTop w:val="0"/>
      <w:marBottom w:val="0"/>
      <w:divBdr>
        <w:top w:val="none" w:sz="0" w:space="0" w:color="auto"/>
        <w:left w:val="none" w:sz="0" w:space="0" w:color="auto"/>
        <w:bottom w:val="none" w:sz="0" w:space="0" w:color="auto"/>
        <w:right w:val="none" w:sz="0" w:space="0" w:color="auto"/>
      </w:divBdr>
      <w:divsChild>
        <w:div w:id="1514875445">
          <w:marLeft w:val="0"/>
          <w:marRight w:val="0"/>
          <w:marTop w:val="0"/>
          <w:marBottom w:val="0"/>
          <w:divBdr>
            <w:top w:val="none" w:sz="0" w:space="0" w:color="auto"/>
            <w:left w:val="none" w:sz="0" w:space="0" w:color="auto"/>
            <w:bottom w:val="none" w:sz="0" w:space="0" w:color="auto"/>
            <w:right w:val="none" w:sz="0" w:space="0" w:color="auto"/>
          </w:divBdr>
          <w:divsChild>
            <w:div w:id="1484857044">
              <w:marLeft w:val="0"/>
              <w:marRight w:val="0"/>
              <w:marTop w:val="0"/>
              <w:marBottom w:val="0"/>
              <w:divBdr>
                <w:top w:val="none" w:sz="0" w:space="0" w:color="auto"/>
                <w:left w:val="none" w:sz="0" w:space="0" w:color="auto"/>
                <w:bottom w:val="none" w:sz="0" w:space="0" w:color="auto"/>
                <w:right w:val="none" w:sz="0" w:space="0" w:color="auto"/>
              </w:divBdr>
            </w:div>
            <w:div w:id="1016272058">
              <w:marLeft w:val="0"/>
              <w:marRight w:val="0"/>
              <w:marTop w:val="0"/>
              <w:marBottom w:val="0"/>
              <w:divBdr>
                <w:top w:val="none" w:sz="0" w:space="0" w:color="auto"/>
                <w:left w:val="none" w:sz="0" w:space="0" w:color="auto"/>
                <w:bottom w:val="none" w:sz="0" w:space="0" w:color="auto"/>
                <w:right w:val="none" w:sz="0" w:space="0" w:color="auto"/>
              </w:divBdr>
            </w:div>
            <w:div w:id="847596181">
              <w:marLeft w:val="0"/>
              <w:marRight w:val="0"/>
              <w:marTop w:val="0"/>
              <w:marBottom w:val="0"/>
              <w:divBdr>
                <w:top w:val="none" w:sz="0" w:space="0" w:color="auto"/>
                <w:left w:val="none" w:sz="0" w:space="0" w:color="auto"/>
                <w:bottom w:val="none" w:sz="0" w:space="0" w:color="auto"/>
                <w:right w:val="none" w:sz="0" w:space="0" w:color="auto"/>
              </w:divBdr>
            </w:div>
            <w:div w:id="1411391488">
              <w:marLeft w:val="0"/>
              <w:marRight w:val="0"/>
              <w:marTop w:val="0"/>
              <w:marBottom w:val="0"/>
              <w:divBdr>
                <w:top w:val="none" w:sz="0" w:space="0" w:color="auto"/>
                <w:left w:val="none" w:sz="0" w:space="0" w:color="auto"/>
                <w:bottom w:val="none" w:sz="0" w:space="0" w:color="auto"/>
                <w:right w:val="none" w:sz="0" w:space="0" w:color="auto"/>
              </w:divBdr>
            </w:div>
            <w:div w:id="950942784">
              <w:marLeft w:val="0"/>
              <w:marRight w:val="0"/>
              <w:marTop w:val="0"/>
              <w:marBottom w:val="0"/>
              <w:divBdr>
                <w:top w:val="none" w:sz="0" w:space="0" w:color="auto"/>
                <w:left w:val="none" w:sz="0" w:space="0" w:color="auto"/>
                <w:bottom w:val="none" w:sz="0" w:space="0" w:color="auto"/>
                <w:right w:val="none" w:sz="0" w:space="0" w:color="auto"/>
              </w:divBdr>
            </w:div>
            <w:div w:id="1950384095">
              <w:marLeft w:val="0"/>
              <w:marRight w:val="0"/>
              <w:marTop w:val="0"/>
              <w:marBottom w:val="0"/>
              <w:divBdr>
                <w:top w:val="none" w:sz="0" w:space="0" w:color="auto"/>
                <w:left w:val="none" w:sz="0" w:space="0" w:color="auto"/>
                <w:bottom w:val="none" w:sz="0" w:space="0" w:color="auto"/>
                <w:right w:val="none" w:sz="0" w:space="0" w:color="auto"/>
              </w:divBdr>
            </w:div>
            <w:div w:id="916400150">
              <w:marLeft w:val="0"/>
              <w:marRight w:val="0"/>
              <w:marTop w:val="0"/>
              <w:marBottom w:val="0"/>
              <w:divBdr>
                <w:top w:val="none" w:sz="0" w:space="0" w:color="auto"/>
                <w:left w:val="none" w:sz="0" w:space="0" w:color="auto"/>
                <w:bottom w:val="none" w:sz="0" w:space="0" w:color="auto"/>
                <w:right w:val="none" w:sz="0" w:space="0" w:color="auto"/>
              </w:divBdr>
            </w:div>
            <w:div w:id="1673988498">
              <w:marLeft w:val="0"/>
              <w:marRight w:val="0"/>
              <w:marTop w:val="0"/>
              <w:marBottom w:val="0"/>
              <w:divBdr>
                <w:top w:val="none" w:sz="0" w:space="0" w:color="auto"/>
                <w:left w:val="none" w:sz="0" w:space="0" w:color="auto"/>
                <w:bottom w:val="none" w:sz="0" w:space="0" w:color="auto"/>
                <w:right w:val="none" w:sz="0" w:space="0" w:color="auto"/>
              </w:divBdr>
            </w:div>
            <w:div w:id="502208939">
              <w:marLeft w:val="0"/>
              <w:marRight w:val="0"/>
              <w:marTop w:val="0"/>
              <w:marBottom w:val="0"/>
              <w:divBdr>
                <w:top w:val="none" w:sz="0" w:space="0" w:color="auto"/>
                <w:left w:val="none" w:sz="0" w:space="0" w:color="auto"/>
                <w:bottom w:val="none" w:sz="0" w:space="0" w:color="auto"/>
                <w:right w:val="none" w:sz="0" w:space="0" w:color="auto"/>
              </w:divBdr>
            </w:div>
            <w:div w:id="1371026323">
              <w:marLeft w:val="0"/>
              <w:marRight w:val="0"/>
              <w:marTop w:val="0"/>
              <w:marBottom w:val="0"/>
              <w:divBdr>
                <w:top w:val="none" w:sz="0" w:space="0" w:color="auto"/>
                <w:left w:val="none" w:sz="0" w:space="0" w:color="auto"/>
                <w:bottom w:val="none" w:sz="0" w:space="0" w:color="auto"/>
                <w:right w:val="none" w:sz="0" w:space="0" w:color="auto"/>
              </w:divBdr>
            </w:div>
            <w:div w:id="620383053">
              <w:marLeft w:val="0"/>
              <w:marRight w:val="0"/>
              <w:marTop w:val="0"/>
              <w:marBottom w:val="0"/>
              <w:divBdr>
                <w:top w:val="none" w:sz="0" w:space="0" w:color="auto"/>
                <w:left w:val="none" w:sz="0" w:space="0" w:color="auto"/>
                <w:bottom w:val="none" w:sz="0" w:space="0" w:color="auto"/>
                <w:right w:val="none" w:sz="0" w:space="0" w:color="auto"/>
              </w:divBdr>
            </w:div>
            <w:div w:id="2028411710">
              <w:marLeft w:val="0"/>
              <w:marRight w:val="0"/>
              <w:marTop w:val="0"/>
              <w:marBottom w:val="0"/>
              <w:divBdr>
                <w:top w:val="none" w:sz="0" w:space="0" w:color="auto"/>
                <w:left w:val="none" w:sz="0" w:space="0" w:color="auto"/>
                <w:bottom w:val="none" w:sz="0" w:space="0" w:color="auto"/>
                <w:right w:val="none" w:sz="0" w:space="0" w:color="auto"/>
              </w:divBdr>
            </w:div>
            <w:div w:id="1011564237">
              <w:marLeft w:val="0"/>
              <w:marRight w:val="0"/>
              <w:marTop w:val="0"/>
              <w:marBottom w:val="0"/>
              <w:divBdr>
                <w:top w:val="none" w:sz="0" w:space="0" w:color="auto"/>
                <w:left w:val="none" w:sz="0" w:space="0" w:color="auto"/>
                <w:bottom w:val="none" w:sz="0" w:space="0" w:color="auto"/>
                <w:right w:val="none" w:sz="0" w:space="0" w:color="auto"/>
              </w:divBdr>
            </w:div>
            <w:div w:id="1407730734">
              <w:marLeft w:val="0"/>
              <w:marRight w:val="0"/>
              <w:marTop w:val="0"/>
              <w:marBottom w:val="0"/>
              <w:divBdr>
                <w:top w:val="none" w:sz="0" w:space="0" w:color="auto"/>
                <w:left w:val="none" w:sz="0" w:space="0" w:color="auto"/>
                <w:bottom w:val="none" w:sz="0" w:space="0" w:color="auto"/>
                <w:right w:val="none" w:sz="0" w:space="0" w:color="auto"/>
              </w:divBdr>
            </w:div>
            <w:div w:id="586234698">
              <w:marLeft w:val="0"/>
              <w:marRight w:val="0"/>
              <w:marTop w:val="0"/>
              <w:marBottom w:val="0"/>
              <w:divBdr>
                <w:top w:val="none" w:sz="0" w:space="0" w:color="auto"/>
                <w:left w:val="none" w:sz="0" w:space="0" w:color="auto"/>
                <w:bottom w:val="none" w:sz="0" w:space="0" w:color="auto"/>
                <w:right w:val="none" w:sz="0" w:space="0" w:color="auto"/>
              </w:divBdr>
            </w:div>
            <w:div w:id="8215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709">
      <w:bodyDiv w:val="1"/>
      <w:marLeft w:val="0"/>
      <w:marRight w:val="0"/>
      <w:marTop w:val="0"/>
      <w:marBottom w:val="0"/>
      <w:divBdr>
        <w:top w:val="none" w:sz="0" w:space="0" w:color="auto"/>
        <w:left w:val="none" w:sz="0" w:space="0" w:color="auto"/>
        <w:bottom w:val="none" w:sz="0" w:space="0" w:color="auto"/>
        <w:right w:val="none" w:sz="0" w:space="0" w:color="auto"/>
      </w:divBdr>
      <w:divsChild>
        <w:div w:id="1148395518">
          <w:marLeft w:val="0"/>
          <w:marRight w:val="0"/>
          <w:marTop w:val="0"/>
          <w:marBottom w:val="0"/>
          <w:divBdr>
            <w:top w:val="none" w:sz="0" w:space="0" w:color="auto"/>
            <w:left w:val="none" w:sz="0" w:space="0" w:color="auto"/>
            <w:bottom w:val="none" w:sz="0" w:space="0" w:color="auto"/>
            <w:right w:val="none" w:sz="0" w:space="0" w:color="auto"/>
          </w:divBdr>
          <w:divsChild>
            <w:div w:id="10245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8415">
      <w:bodyDiv w:val="1"/>
      <w:marLeft w:val="0"/>
      <w:marRight w:val="0"/>
      <w:marTop w:val="0"/>
      <w:marBottom w:val="0"/>
      <w:divBdr>
        <w:top w:val="none" w:sz="0" w:space="0" w:color="auto"/>
        <w:left w:val="none" w:sz="0" w:space="0" w:color="auto"/>
        <w:bottom w:val="none" w:sz="0" w:space="0" w:color="auto"/>
        <w:right w:val="none" w:sz="0" w:space="0" w:color="auto"/>
      </w:divBdr>
    </w:div>
    <w:div w:id="1504973774">
      <w:bodyDiv w:val="1"/>
      <w:marLeft w:val="0"/>
      <w:marRight w:val="0"/>
      <w:marTop w:val="0"/>
      <w:marBottom w:val="0"/>
      <w:divBdr>
        <w:top w:val="none" w:sz="0" w:space="0" w:color="auto"/>
        <w:left w:val="none" w:sz="0" w:space="0" w:color="auto"/>
        <w:bottom w:val="none" w:sz="0" w:space="0" w:color="auto"/>
        <w:right w:val="none" w:sz="0" w:space="0" w:color="auto"/>
      </w:divBdr>
      <w:divsChild>
        <w:div w:id="1796287730">
          <w:marLeft w:val="0"/>
          <w:marRight w:val="0"/>
          <w:marTop w:val="0"/>
          <w:marBottom w:val="0"/>
          <w:divBdr>
            <w:top w:val="none" w:sz="0" w:space="0" w:color="auto"/>
            <w:left w:val="none" w:sz="0" w:space="0" w:color="auto"/>
            <w:bottom w:val="none" w:sz="0" w:space="0" w:color="auto"/>
            <w:right w:val="none" w:sz="0" w:space="0" w:color="auto"/>
          </w:divBdr>
          <w:divsChild>
            <w:div w:id="2114743372">
              <w:marLeft w:val="0"/>
              <w:marRight w:val="0"/>
              <w:marTop w:val="0"/>
              <w:marBottom w:val="0"/>
              <w:divBdr>
                <w:top w:val="none" w:sz="0" w:space="0" w:color="auto"/>
                <w:left w:val="none" w:sz="0" w:space="0" w:color="auto"/>
                <w:bottom w:val="none" w:sz="0" w:space="0" w:color="auto"/>
                <w:right w:val="none" w:sz="0" w:space="0" w:color="auto"/>
              </w:divBdr>
            </w:div>
            <w:div w:id="1187325783">
              <w:marLeft w:val="0"/>
              <w:marRight w:val="0"/>
              <w:marTop w:val="0"/>
              <w:marBottom w:val="0"/>
              <w:divBdr>
                <w:top w:val="none" w:sz="0" w:space="0" w:color="auto"/>
                <w:left w:val="none" w:sz="0" w:space="0" w:color="auto"/>
                <w:bottom w:val="none" w:sz="0" w:space="0" w:color="auto"/>
                <w:right w:val="none" w:sz="0" w:space="0" w:color="auto"/>
              </w:divBdr>
            </w:div>
            <w:div w:id="960185875">
              <w:marLeft w:val="0"/>
              <w:marRight w:val="0"/>
              <w:marTop w:val="0"/>
              <w:marBottom w:val="0"/>
              <w:divBdr>
                <w:top w:val="none" w:sz="0" w:space="0" w:color="auto"/>
                <w:left w:val="none" w:sz="0" w:space="0" w:color="auto"/>
                <w:bottom w:val="none" w:sz="0" w:space="0" w:color="auto"/>
                <w:right w:val="none" w:sz="0" w:space="0" w:color="auto"/>
              </w:divBdr>
            </w:div>
            <w:div w:id="1515074696">
              <w:marLeft w:val="0"/>
              <w:marRight w:val="0"/>
              <w:marTop w:val="0"/>
              <w:marBottom w:val="0"/>
              <w:divBdr>
                <w:top w:val="none" w:sz="0" w:space="0" w:color="auto"/>
                <w:left w:val="none" w:sz="0" w:space="0" w:color="auto"/>
                <w:bottom w:val="none" w:sz="0" w:space="0" w:color="auto"/>
                <w:right w:val="none" w:sz="0" w:space="0" w:color="auto"/>
              </w:divBdr>
            </w:div>
            <w:div w:id="1621913756">
              <w:marLeft w:val="0"/>
              <w:marRight w:val="0"/>
              <w:marTop w:val="0"/>
              <w:marBottom w:val="0"/>
              <w:divBdr>
                <w:top w:val="none" w:sz="0" w:space="0" w:color="auto"/>
                <w:left w:val="none" w:sz="0" w:space="0" w:color="auto"/>
                <w:bottom w:val="none" w:sz="0" w:space="0" w:color="auto"/>
                <w:right w:val="none" w:sz="0" w:space="0" w:color="auto"/>
              </w:divBdr>
            </w:div>
            <w:div w:id="1177690663">
              <w:marLeft w:val="0"/>
              <w:marRight w:val="0"/>
              <w:marTop w:val="0"/>
              <w:marBottom w:val="0"/>
              <w:divBdr>
                <w:top w:val="none" w:sz="0" w:space="0" w:color="auto"/>
                <w:left w:val="none" w:sz="0" w:space="0" w:color="auto"/>
                <w:bottom w:val="none" w:sz="0" w:space="0" w:color="auto"/>
                <w:right w:val="none" w:sz="0" w:space="0" w:color="auto"/>
              </w:divBdr>
            </w:div>
            <w:div w:id="1427842644">
              <w:marLeft w:val="0"/>
              <w:marRight w:val="0"/>
              <w:marTop w:val="0"/>
              <w:marBottom w:val="0"/>
              <w:divBdr>
                <w:top w:val="none" w:sz="0" w:space="0" w:color="auto"/>
                <w:left w:val="none" w:sz="0" w:space="0" w:color="auto"/>
                <w:bottom w:val="none" w:sz="0" w:space="0" w:color="auto"/>
                <w:right w:val="none" w:sz="0" w:space="0" w:color="auto"/>
              </w:divBdr>
            </w:div>
            <w:div w:id="45837444">
              <w:marLeft w:val="0"/>
              <w:marRight w:val="0"/>
              <w:marTop w:val="0"/>
              <w:marBottom w:val="0"/>
              <w:divBdr>
                <w:top w:val="none" w:sz="0" w:space="0" w:color="auto"/>
                <w:left w:val="none" w:sz="0" w:space="0" w:color="auto"/>
                <w:bottom w:val="none" w:sz="0" w:space="0" w:color="auto"/>
                <w:right w:val="none" w:sz="0" w:space="0" w:color="auto"/>
              </w:divBdr>
            </w:div>
            <w:div w:id="612129558">
              <w:marLeft w:val="0"/>
              <w:marRight w:val="0"/>
              <w:marTop w:val="0"/>
              <w:marBottom w:val="0"/>
              <w:divBdr>
                <w:top w:val="none" w:sz="0" w:space="0" w:color="auto"/>
                <w:left w:val="none" w:sz="0" w:space="0" w:color="auto"/>
                <w:bottom w:val="none" w:sz="0" w:space="0" w:color="auto"/>
                <w:right w:val="none" w:sz="0" w:space="0" w:color="auto"/>
              </w:divBdr>
            </w:div>
            <w:div w:id="2123453733">
              <w:marLeft w:val="0"/>
              <w:marRight w:val="0"/>
              <w:marTop w:val="0"/>
              <w:marBottom w:val="0"/>
              <w:divBdr>
                <w:top w:val="none" w:sz="0" w:space="0" w:color="auto"/>
                <w:left w:val="none" w:sz="0" w:space="0" w:color="auto"/>
                <w:bottom w:val="none" w:sz="0" w:space="0" w:color="auto"/>
                <w:right w:val="none" w:sz="0" w:space="0" w:color="auto"/>
              </w:divBdr>
            </w:div>
            <w:div w:id="307705624">
              <w:marLeft w:val="0"/>
              <w:marRight w:val="0"/>
              <w:marTop w:val="0"/>
              <w:marBottom w:val="0"/>
              <w:divBdr>
                <w:top w:val="none" w:sz="0" w:space="0" w:color="auto"/>
                <w:left w:val="none" w:sz="0" w:space="0" w:color="auto"/>
                <w:bottom w:val="none" w:sz="0" w:space="0" w:color="auto"/>
                <w:right w:val="none" w:sz="0" w:space="0" w:color="auto"/>
              </w:divBdr>
            </w:div>
            <w:div w:id="877472054">
              <w:marLeft w:val="0"/>
              <w:marRight w:val="0"/>
              <w:marTop w:val="0"/>
              <w:marBottom w:val="0"/>
              <w:divBdr>
                <w:top w:val="none" w:sz="0" w:space="0" w:color="auto"/>
                <w:left w:val="none" w:sz="0" w:space="0" w:color="auto"/>
                <w:bottom w:val="none" w:sz="0" w:space="0" w:color="auto"/>
                <w:right w:val="none" w:sz="0" w:space="0" w:color="auto"/>
              </w:divBdr>
            </w:div>
            <w:div w:id="336157889">
              <w:marLeft w:val="0"/>
              <w:marRight w:val="0"/>
              <w:marTop w:val="0"/>
              <w:marBottom w:val="0"/>
              <w:divBdr>
                <w:top w:val="none" w:sz="0" w:space="0" w:color="auto"/>
                <w:left w:val="none" w:sz="0" w:space="0" w:color="auto"/>
                <w:bottom w:val="none" w:sz="0" w:space="0" w:color="auto"/>
                <w:right w:val="none" w:sz="0" w:space="0" w:color="auto"/>
              </w:divBdr>
            </w:div>
            <w:div w:id="202519431">
              <w:marLeft w:val="0"/>
              <w:marRight w:val="0"/>
              <w:marTop w:val="0"/>
              <w:marBottom w:val="0"/>
              <w:divBdr>
                <w:top w:val="none" w:sz="0" w:space="0" w:color="auto"/>
                <w:left w:val="none" w:sz="0" w:space="0" w:color="auto"/>
                <w:bottom w:val="none" w:sz="0" w:space="0" w:color="auto"/>
                <w:right w:val="none" w:sz="0" w:space="0" w:color="auto"/>
              </w:divBdr>
            </w:div>
            <w:div w:id="1220483807">
              <w:marLeft w:val="0"/>
              <w:marRight w:val="0"/>
              <w:marTop w:val="0"/>
              <w:marBottom w:val="0"/>
              <w:divBdr>
                <w:top w:val="none" w:sz="0" w:space="0" w:color="auto"/>
                <w:left w:val="none" w:sz="0" w:space="0" w:color="auto"/>
                <w:bottom w:val="none" w:sz="0" w:space="0" w:color="auto"/>
                <w:right w:val="none" w:sz="0" w:space="0" w:color="auto"/>
              </w:divBdr>
            </w:div>
            <w:div w:id="1874921103">
              <w:marLeft w:val="0"/>
              <w:marRight w:val="0"/>
              <w:marTop w:val="0"/>
              <w:marBottom w:val="0"/>
              <w:divBdr>
                <w:top w:val="none" w:sz="0" w:space="0" w:color="auto"/>
                <w:left w:val="none" w:sz="0" w:space="0" w:color="auto"/>
                <w:bottom w:val="none" w:sz="0" w:space="0" w:color="auto"/>
                <w:right w:val="none" w:sz="0" w:space="0" w:color="auto"/>
              </w:divBdr>
            </w:div>
            <w:div w:id="637998296">
              <w:marLeft w:val="0"/>
              <w:marRight w:val="0"/>
              <w:marTop w:val="0"/>
              <w:marBottom w:val="0"/>
              <w:divBdr>
                <w:top w:val="none" w:sz="0" w:space="0" w:color="auto"/>
                <w:left w:val="none" w:sz="0" w:space="0" w:color="auto"/>
                <w:bottom w:val="none" w:sz="0" w:space="0" w:color="auto"/>
                <w:right w:val="none" w:sz="0" w:space="0" w:color="auto"/>
              </w:divBdr>
            </w:div>
            <w:div w:id="1132796444">
              <w:marLeft w:val="0"/>
              <w:marRight w:val="0"/>
              <w:marTop w:val="0"/>
              <w:marBottom w:val="0"/>
              <w:divBdr>
                <w:top w:val="none" w:sz="0" w:space="0" w:color="auto"/>
                <w:left w:val="none" w:sz="0" w:space="0" w:color="auto"/>
                <w:bottom w:val="none" w:sz="0" w:space="0" w:color="auto"/>
                <w:right w:val="none" w:sz="0" w:space="0" w:color="auto"/>
              </w:divBdr>
            </w:div>
            <w:div w:id="1148353305">
              <w:marLeft w:val="0"/>
              <w:marRight w:val="0"/>
              <w:marTop w:val="0"/>
              <w:marBottom w:val="0"/>
              <w:divBdr>
                <w:top w:val="none" w:sz="0" w:space="0" w:color="auto"/>
                <w:left w:val="none" w:sz="0" w:space="0" w:color="auto"/>
                <w:bottom w:val="none" w:sz="0" w:space="0" w:color="auto"/>
                <w:right w:val="none" w:sz="0" w:space="0" w:color="auto"/>
              </w:divBdr>
            </w:div>
            <w:div w:id="757335859">
              <w:marLeft w:val="0"/>
              <w:marRight w:val="0"/>
              <w:marTop w:val="0"/>
              <w:marBottom w:val="0"/>
              <w:divBdr>
                <w:top w:val="none" w:sz="0" w:space="0" w:color="auto"/>
                <w:left w:val="none" w:sz="0" w:space="0" w:color="auto"/>
                <w:bottom w:val="none" w:sz="0" w:space="0" w:color="auto"/>
                <w:right w:val="none" w:sz="0" w:space="0" w:color="auto"/>
              </w:divBdr>
            </w:div>
            <w:div w:id="649871112">
              <w:marLeft w:val="0"/>
              <w:marRight w:val="0"/>
              <w:marTop w:val="0"/>
              <w:marBottom w:val="0"/>
              <w:divBdr>
                <w:top w:val="none" w:sz="0" w:space="0" w:color="auto"/>
                <w:left w:val="none" w:sz="0" w:space="0" w:color="auto"/>
                <w:bottom w:val="none" w:sz="0" w:space="0" w:color="auto"/>
                <w:right w:val="none" w:sz="0" w:space="0" w:color="auto"/>
              </w:divBdr>
            </w:div>
            <w:div w:id="1043674527">
              <w:marLeft w:val="0"/>
              <w:marRight w:val="0"/>
              <w:marTop w:val="0"/>
              <w:marBottom w:val="0"/>
              <w:divBdr>
                <w:top w:val="none" w:sz="0" w:space="0" w:color="auto"/>
                <w:left w:val="none" w:sz="0" w:space="0" w:color="auto"/>
                <w:bottom w:val="none" w:sz="0" w:space="0" w:color="auto"/>
                <w:right w:val="none" w:sz="0" w:space="0" w:color="auto"/>
              </w:divBdr>
            </w:div>
            <w:div w:id="849023759">
              <w:marLeft w:val="0"/>
              <w:marRight w:val="0"/>
              <w:marTop w:val="0"/>
              <w:marBottom w:val="0"/>
              <w:divBdr>
                <w:top w:val="none" w:sz="0" w:space="0" w:color="auto"/>
                <w:left w:val="none" w:sz="0" w:space="0" w:color="auto"/>
                <w:bottom w:val="none" w:sz="0" w:space="0" w:color="auto"/>
                <w:right w:val="none" w:sz="0" w:space="0" w:color="auto"/>
              </w:divBdr>
            </w:div>
            <w:div w:id="1108502998">
              <w:marLeft w:val="0"/>
              <w:marRight w:val="0"/>
              <w:marTop w:val="0"/>
              <w:marBottom w:val="0"/>
              <w:divBdr>
                <w:top w:val="none" w:sz="0" w:space="0" w:color="auto"/>
                <w:left w:val="none" w:sz="0" w:space="0" w:color="auto"/>
                <w:bottom w:val="none" w:sz="0" w:space="0" w:color="auto"/>
                <w:right w:val="none" w:sz="0" w:space="0" w:color="auto"/>
              </w:divBdr>
            </w:div>
            <w:div w:id="15021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3654">
      <w:bodyDiv w:val="1"/>
      <w:marLeft w:val="0"/>
      <w:marRight w:val="0"/>
      <w:marTop w:val="0"/>
      <w:marBottom w:val="0"/>
      <w:divBdr>
        <w:top w:val="none" w:sz="0" w:space="0" w:color="auto"/>
        <w:left w:val="none" w:sz="0" w:space="0" w:color="auto"/>
        <w:bottom w:val="none" w:sz="0" w:space="0" w:color="auto"/>
        <w:right w:val="none" w:sz="0" w:space="0" w:color="auto"/>
      </w:divBdr>
      <w:divsChild>
        <w:div w:id="1057781017">
          <w:marLeft w:val="0"/>
          <w:marRight w:val="0"/>
          <w:marTop w:val="0"/>
          <w:marBottom w:val="0"/>
          <w:divBdr>
            <w:top w:val="none" w:sz="0" w:space="0" w:color="auto"/>
            <w:left w:val="none" w:sz="0" w:space="0" w:color="auto"/>
            <w:bottom w:val="none" w:sz="0" w:space="0" w:color="auto"/>
            <w:right w:val="none" w:sz="0" w:space="0" w:color="auto"/>
          </w:divBdr>
          <w:divsChild>
            <w:div w:id="1046754616">
              <w:marLeft w:val="0"/>
              <w:marRight w:val="0"/>
              <w:marTop w:val="0"/>
              <w:marBottom w:val="0"/>
              <w:divBdr>
                <w:top w:val="none" w:sz="0" w:space="0" w:color="auto"/>
                <w:left w:val="none" w:sz="0" w:space="0" w:color="auto"/>
                <w:bottom w:val="none" w:sz="0" w:space="0" w:color="auto"/>
                <w:right w:val="none" w:sz="0" w:space="0" w:color="auto"/>
              </w:divBdr>
            </w:div>
            <w:div w:id="767578098">
              <w:marLeft w:val="0"/>
              <w:marRight w:val="0"/>
              <w:marTop w:val="0"/>
              <w:marBottom w:val="0"/>
              <w:divBdr>
                <w:top w:val="none" w:sz="0" w:space="0" w:color="auto"/>
                <w:left w:val="none" w:sz="0" w:space="0" w:color="auto"/>
                <w:bottom w:val="none" w:sz="0" w:space="0" w:color="auto"/>
                <w:right w:val="none" w:sz="0" w:space="0" w:color="auto"/>
              </w:divBdr>
            </w:div>
            <w:div w:id="167646199">
              <w:marLeft w:val="0"/>
              <w:marRight w:val="0"/>
              <w:marTop w:val="0"/>
              <w:marBottom w:val="0"/>
              <w:divBdr>
                <w:top w:val="none" w:sz="0" w:space="0" w:color="auto"/>
                <w:left w:val="none" w:sz="0" w:space="0" w:color="auto"/>
                <w:bottom w:val="none" w:sz="0" w:space="0" w:color="auto"/>
                <w:right w:val="none" w:sz="0" w:space="0" w:color="auto"/>
              </w:divBdr>
            </w:div>
            <w:div w:id="1932817308">
              <w:marLeft w:val="0"/>
              <w:marRight w:val="0"/>
              <w:marTop w:val="0"/>
              <w:marBottom w:val="0"/>
              <w:divBdr>
                <w:top w:val="none" w:sz="0" w:space="0" w:color="auto"/>
                <w:left w:val="none" w:sz="0" w:space="0" w:color="auto"/>
                <w:bottom w:val="none" w:sz="0" w:space="0" w:color="auto"/>
                <w:right w:val="none" w:sz="0" w:space="0" w:color="auto"/>
              </w:divBdr>
            </w:div>
            <w:div w:id="1613053306">
              <w:marLeft w:val="0"/>
              <w:marRight w:val="0"/>
              <w:marTop w:val="0"/>
              <w:marBottom w:val="0"/>
              <w:divBdr>
                <w:top w:val="none" w:sz="0" w:space="0" w:color="auto"/>
                <w:left w:val="none" w:sz="0" w:space="0" w:color="auto"/>
                <w:bottom w:val="none" w:sz="0" w:space="0" w:color="auto"/>
                <w:right w:val="none" w:sz="0" w:space="0" w:color="auto"/>
              </w:divBdr>
            </w:div>
            <w:div w:id="170678512">
              <w:marLeft w:val="0"/>
              <w:marRight w:val="0"/>
              <w:marTop w:val="0"/>
              <w:marBottom w:val="0"/>
              <w:divBdr>
                <w:top w:val="none" w:sz="0" w:space="0" w:color="auto"/>
                <w:left w:val="none" w:sz="0" w:space="0" w:color="auto"/>
                <w:bottom w:val="none" w:sz="0" w:space="0" w:color="auto"/>
                <w:right w:val="none" w:sz="0" w:space="0" w:color="auto"/>
              </w:divBdr>
            </w:div>
            <w:div w:id="363293733">
              <w:marLeft w:val="0"/>
              <w:marRight w:val="0"/>
              <w:marTop w:val="0"/>
              <w:marBottom w:val="0"/>
              <w:divBdr>
                <w:top w:val="none" w:sz="0" w:space="0" w:color="auto"/>
                <w:left w:val="none" w:sz="0" w:space="0" w:color="auto"/>
                <w:bottom w:val="none" w:sz="0" w:space="0" w:color="auto"/>
                <w:right w:val="none" w:sz="0" w:space="0" w:color="auto"/>
              </w:divBdr>
            </w:div>
            <w:div w:id="1823421949">
              <w:marLeft w:val="0"/>
              <w:marRight w:val="0"/>
              <w:marTop w:val="0"/>
              <w:marBottom w:val="0"/>
              <w:divBdr>
                <w:top w:val="none" w:sz="0" w:space="0" w:color="auto"/>
                <w:left w:val="none" w:sz="0" w:space="0" w:color="auto"/>
                <w:bottom w:val="none" w:sz="0" w:space="0" w:color="auto"/>
                <w:right w:val="none" w:sz="0" w:space="0" w:color="auto"/>
              </w:divBdr>
            </w:div>
            <w:div w:id="810560575">
              <w:marLeft w:val="0"/>
              <w:marRight w:val="0"/>
              <w:marTop w:val="0"/>
              <w:marBottom w:val="0"/>
              <w:divBdr>
                <w:top w:val="none" w:sz="0" w:space="0" w:color="auto"/>
                <w:left w:val="none" w:sz="0" w:space="0" w:color="auto"/>
                <w:bottom w:val="none" w:sz="0" w:space="0" w:color="auto"/>
                <w:right w:val="none" w:sz="0" w:space="0" w:color="auto"/>
              </w:divBdr>
            </w:div>
            <w:div w:id="1928733845">
              <w:marLeft w:val="0"/>
              <w:marRight w:val="0"/>
              <w:marTop w:val="0"/>
              <w:marBottom w:val="0"/>
              <w:divBdr>
                <w:top w:val="none" w:sz="0" w:space="0" w:color="auto"/>
                <w:left w:val="none" w:sz="0" w:space="0" w:color="auto"/>
                <w:bottom w:val="none" w:sz="0" w:space="0" w:color="auto"/>
                <w:right w:val="none" w:sz="0" w:space="0" w:color="auto"/>
              </w:divBdr>
            </w:div>
            <w:div w:id="41096481">
              <w:marLeft w:val="0"/>
              <w:marRight w:val="0"/>
              <w:marTop w:val="0"/>
              <w:marBottom w:val="0"/>
              <w:divBdr>
                <w:top w:val="none" w:sz="0" w:space="0" w:color="auto"/>
                <w:left w:val="none" w:sz="0" w:space="0" w:color="auto"/>
                <w:bottom w:val="none" w:sz="0" w:space="0" w:color="auto"/>
                <w:right w:val="none" w:sz="0" w:space="0" w:color="auto"/>
              </w:divBdr>
            </w:div>
            <w:div w:id="5667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4249">
      <w:bodyDiv w:val="1"/>
      <w:marLeft w:val="0"/>
      <w:marRight w:val="0"/>
      <w:marTop w:val="0"/>
      <w:marBottom w:val="0"/>
      <w:divBdr>
        <w:top w:val="none" w:sz="0" w:space="0" w:color="auto"/>
        <w:left w:val="none" w:sz="0" w:space="0" w:color="auto"/>
        <w:bottom w:val="none" w:sz="0" w:space="0" w:color="auto"/>
        <w:right w:val="none" w:sz="0" w:space="0" w:color="auto"/>
      </w:divBdr>
    </w:div>
    <w:div w:id="1530027169">
      <w:bodyDiv w:val="1"/>
      <w:marLeft w:val="0"/>
      <w:marRight w:val="0"/>
      <w:marTop w:val="0"/>
      <w:marBottom w:val="0"/>
      <w:divBdr>
        <w:top w:val="none" w:sz="0" w:space="0" w:color="auto"/>
        <w:left w:val="none" w:sz="0" w:space="0" w:color="auto"/>
        <w:bottom w:val="none" w:sz="0" w:space="0" w:color="auto"/>
        <w:right w:val="none" w:sz="0" w:space="0" w:color="auto"/>
      </w:divBdr>
      <w:divsChild>
        <w:div w:id="39594560">
          <w:marLeft w:val="0"/>
          <w:marRight w:val="0"/>
          <w:marTop w:val="0"/>
          <w:marBottom w:val="0"/>
          <w:divBdr>
            <w:top w:val="none" w:sz="0" w:space="0" w:color="auto"/>
            <w:left w:val="none" w:sz="0" w:space="0" w:color="auto"/>
            <w:bottom w:val="none" w:sz="0" w:space="0" w:color="auto"/>
            <w:right w:val="none" w:sz="0" w:space="0" w:color="auto"/>
          </w:divBdr>
          <w:divsChild>
            <w:div w:id="3497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1762">
      <w:bodyDiv w:val="1"/>
      <w:marLeft w:val="0"/>
      <w:marRight w:val="0"/>
      <w:marTop w:val="0"/>
      <w:marBottom w:val="0"/>
      <w:divBdr>
        <w:top w:val="none" w:sz="0" w:space="0" w:color="auto"/>
        <w:left w:val="none" w:sz="0" w:space="0" w:color="auto"/>
        <w:bottom w:val="none" w:sz="0" w:space="0" w:color="auto"/>
        <w:right w:val="none" w:sz="0" w:space="0" w:color="auto"/>
      </w:divBdr>
    </w:div>
    <w:div w:id="1568806181">
      <w:bodyDiv w:val="1"/>
      <w:marLeft w:val="0"/>
      <w:marRight w:val="0"/>
      <w:marTop w:val="0"/>
      <w:marBottom w:val="0"/>
      <w:divBdr>
        <w:top w:val="none" w:sz="0" w:space="0" w:color="auto"/>
        <w:left w:val="none" w:sz="0" w:space="0" w:color="auto"/>
        <w:bottom w:val="none" w:sz="0" w:space="0" w:color="auto"/>
        <w:right w:val="none" w:sz="0" w:space="0" w:color="auto"/>
      </w:divBdr>
    </w:div>
    <w:div w:id="1587688087">
      <w:bodyDiv w:val="1"/>
      <w:marLeft w:val="0"/>
      <w:marRight w:val="0"/>
      <w:marTop w:val="0"/>
      <w:marBottom w:val="0"/>
      <w:divBdr>
        <w:top w:val="none" w:sz="0" w:space="0" w:color="auto"/>
        <w:left w:val="none" w:sz="0" w:space="0" w:color="auto"/>
        <w:bottom w:val="none" w:sz="0" w:space="0" w:color="auto"/>
        <w:right w:val="none" w:sz="0" w:space="0" w:color="auto"/>
      </w:divBdr>
    </w:div>
    <w:div w:id="1589731507">
      <w:bodyDiv w:val="1"/>
      <w:marLeft w:val="0"/>
      <w:marRight w:val="0"/>
      <w:marTop w:val="0"/>
      <w:marBottom w:val="0"/>
      <w:divBdr>
        <w:top w:val="none" w:sz="0" w:space="0" w:color="auto"/>
        <w:left w:val="none" w:sz="0" w:space="0" w:color="auto"/>
        <w:bottom w:val="none" w:sz="0" w:space="0" w:color="auto"/>
        <w:right w:val="none" w:sz="0" w:space="0" w:color="auto"/>
      </w:divBdr>
    </w:div>
    <w:div w:id="1615820828">
      <w:bodyDiv w:val="1"/>
      <w:marLeft w:val="0"/>
      <w:marRight w:val="0"/>
      <w:marTop w:val="0"/>
      <w:marBottom w:val="0"/>
      <w:divBdr>
        <w:top w:val="none" w:sz="0" w:space="0" w:color="auto"/>
        <w:left w:val="none" w:sz="0" w:space="0" w:color="auto"/>
        <w:bottom w:val="none" w:sz="0" w:space="0" w:color="auto"/>
        <w:right w:val="none" w:sz="0" w:space="0" w:color="auto"/>
      </w:divBdr>
    </w:div>
    <w:div w:id="1620722080">
      <w:bodyDiv w:val="1"/>
      <w:marLeft w:val="0"/>
      <w:marRight w:val="0"/>
      <w:marTop w:val="0"/>
      <w:marBottom w:val="0"/>
      <w:divBdr>
        <w:top w:val="none" w:sz="0" w:space="0" w:color="auto"/>
        <w:left w:val="none" w:sz="0" w:space="0" w:color="auto"/>
        <w:bottom w:val="none" w:sz="0" w:space="0" w:color="auto"/>
        <w:right w:val="none" w:sz="0" w:space="0" w:color="auto"/>
      </w:divBdr>
      <w:divsChild>
        <w:div w:id="459035122">
          <w:marLeft w:val="0"/>
          <w:marRight w:val="0"/>
          <w:marTop w:val="0"/>
          <w:marBottom w:val="0"/>
          <w:divBdr>
            <w:top w:val="none" w:sz="0" w:space="0" w:color="auto"/>
            <w:left w:val="none" w:sz="0" w:space="0" w:color="auto"/>
            <w:bottom w:val="none" w:sz="0" w:space="0" w:color="auto"/>
            <w:right w:val="none" w:sz="0" w:space="0" w:color="auto"/>
          </w:divBdr>
          <w:divsChild>
            <w:div w:id="681011374">
              <w:marLeft w:val="0"/>
              <w:marRight w:val="0"/>
              <w:marTop w:val="0"/>
              <w:marBottom w:val="0"/>
              <w:divBdr>
                <w:top w:val="none" w:sz="0" w:space="0" w:color="auto"/>
                <w:left w:val="none" w:sz="0" w:space="0" w:color="auto"/>
                <w:bottom w:val="none" w:sz="0" w:space="0" w:color="auto"/>
                <w:right w:val="none" w:sz="0" w:space="0" w:color="auto"/>
              </w:divBdr>
            </w:div>
            <w:div w:id="138961311">
              <w:marLeft w:val="0"/>
              <w:marRight w:val="0"/>
              <w:marTop w:val="0"/>
              <w:marBottom w:val="0"/>
              <w:divBdr>
                <w:top w:val="none" w:sz="0" w:space="0" w:color="auto"/>
                <w:left w:val="none" w:sz="0" w:space="0" w:color="auto"/>
                <w:bottom w:val="none" w:sz="0" w:space="0" w:color="auto"/>
                <w:right w:val="none" w:sz="0" w:space="0" w:color="auto"/>
              </w:divBdr>
            </w:div>
            <w:div w:id="1090925956">
              <w:marLeft w:val="0"/>
              <w:marRight w:val="0"/>
              <w:marTop w:val="0"/>
              <w:marBottom w:val="0"/>
              <w:divBdr>
                <w:top w:val="none" w:sz="0" w:space="0" w:color="auto"/>
                <w:left w:val="none" w:sz="0" w:space="0" w:color="auto"/>
                <w:bottom w:val="none" w:sz="0" w:space="0" w:color="auto"/>
                <w:right w:val="none" w:sz="0" w:space="0" w:color="auto"/>
              </w:divBdr>
            </w:div>
            <w:div w:id="627007805">
              <w:marLeft w:val="0"/>
              <w:marRight w:val="0"/>
              <w:marTop w:val="0"/>
              <w:marBottom w:val="0"/>
              <w:divBdr>
                <w:top w:val="none" w:sz="0" w:space="0" w:color="auto"/>
                <w:left w:val="none" w:sz="0" w:space="0" w:color="auto"/>
                <w:bottom w:val="none" w:sz="0" w:space="0" w:color="auto"/>
                <w:right w:val="none" w:sz="0" w:space="0" w:color="auto"/>
              </w:divBdr>
            </w:div>
            <w:div w:id="1941835793">
              <w:marLeft w:val="0"/>
              <w:marRight w:val="0"/>
              <w:marTop w:val="0"/>
              <w:marBottom w:val="0"/>
              <w:divBdr>
                <w:top w:val="none" w:sz="0" w:space="0" w:color="auto"/>
                <w:left w:val="none" w:sz="0" w:space="0" w:color="auto"/>
                <w:bottom w:val="none" w:sz="0" w:space="0" w:color="auto"/>
                <w:right w:val="none" w:sz="0" w:space="0" w:color="auto"/>
              </w:divBdr>
            </w:div>
            <w:div w:id="1557202679">
              <w:marLeft w:val="0"/>
              <w:marRight w:val="0"/>
              <w:marTop w:val="0"/>
              <w:marBottom w:val="0"/>
              <w:divBdr>
                <w:top w:val="none" w:sz="0" w:space="0" w:color="auto"/>
                <w:left w:val="none" w:sz="0" w:space="0" w:color="auto"/>
                <w:bottom w:val="none" w:sz="0" w:space="0" w:color="auto"/>
                <w:right w:val="none" w:sz="0" w:space="0" w:color="auto"/>
              </w:divBdr>
            </w:div>
            <w:div w:id="1126048266">
              <w:marLeft w:val="0"/>
              <w:marRight w:val="0"/>
              <w:marTop w:val="0"/>
              <w:marBottom w:val="0"/>
              <w:divBdr>
                <w:top w:val="none" w:sz="0" w:space="0" w:color="auto"/>
                <w:left w:val="none" w:sz="0" w:space="0" w:color="auto"/>
                <w:bottom w:val="none" w:sz="0" w:space="0" w:color="auto"/>
                <w:right w:val="none" w:sz="0" w:space="0" w:color="auto"/>
              </w:divBdr>
            </w:div>
            <w:div w:id="1968312585">
              <w:marLeft w:val="0"/>
              <w:marRight w:val="0"/>
              <w:marTop w:val="0"/>
              <w:marBottom w:val="0"/>
              <w:divBdr>
                <w:top w:val="none" w:sz="0" w:space="0" w:color="auto"/>
                <w:left w:val="none" w:sz="0" w:space="0" w:color="auto"/>
                <w:bottom w:val="none" w:sz="0" w:space="0" w:color="auto"/>
                <w:right w:val="none" w:sz="0" w:space="0" w:color="auto"/>
              </w:divBdr>
            </w:div>
            <w:div w:id="290206083">
              <w:marLeft w:val="0"/>
              <w:marRight w:val="0"/>
              <w:marTop w:val="0"/>
              <w:marBottom w:val="0"/>
              <w:divBdr>
                <w:top w:val="none" w:sz="0" w:space="0" w:color="auto"/>
                <w:left w:val="none" w:sz="0" w:space="0" w:color="auto"/>
                <w:bottom w:val="none" w:sz="0" w:space="0" w:color="auto"/>
                <w:right w:val="none" w:sz="0" w:space="0" w:color="auto"/>
              </w:divBdr>
            </w:div>
            <w:div w:id="407776043">
              <w:marLeft w:val="0"/>
              <w:marRight w:val="0"/>
              <w:marTop w:val="0"/>
              <w:marBottom w:val="0"/>
              <w:divBdr>
                <w:top w:val="none" w:sz="0" w:space="0" w:color="auto"/>
                <w:left w:val="none" w:sz="0" w:space="0" w:color="auto"/>
                <w:bottom w:val="none" w:sz="0" w:space="0" w:color="auto"/>
                <w:right w:val="none" w:sz="0" w:space="0" w:color="auto"/>
              </w:divBdr>
            </w:div>
            <w:div w:id="852768101">
              <w:marLeft w:val="0"/>
              <w:marRight w:val="0"/>
              <w:marTop w:val="0"/>
              <w:marBottom w:val="0"/>
              <w:divBdr>
                <w:top w:val="none" w:sz="0" w:space="0" w:color="auto"/>
                <w:left w:val="none" w:sz="0" w:space="0" w:color="auto"/>
                <w:bottom w:val="none" w:sz="0" w:space="0" w:color="auto"/>
                <w:right w:val="none" w:sz="0" w:space="0" w:color="auto"/>
              </w:divBdr>
            </w:div>
            <w:div w:id="69010584">
              <w:marLeft w:val="0"/>
              <w:marRight w:val="0"/>
              <w:marTop w:val="0"/>
              <w:marBottom w:val="0"/>
              <w:divBdr>
                <w:top w:val="none" w:sz="0" w:space="0" w:color="auto"/>
                <w:left w:val="none" w:sz="0" w:space="0" w:color="auto"/>
                <w:bottom w:val="none" w:sz="0" w:space="0" w:color="auto"/>
                <w:right w:val="none" w:sz="0" w:space="0" w:color="auto"/>
              </w:divBdr>
            </w:div>
            <w:div w:id="1005985352">
              <w:marLeft w:val="0"/>
              <w:marRight w:val="0"/>
              <w:marTop w:val="0"/>
              <w:marBottom w:val="0"/>
              <w:divBdr>
                <w:top w:val="none" w:sz="0" w:space="0" w:color="auto"/>
                <w:left w:val="none" w:sz="0" w:space="0" w:color="auto"/>
                <w:bottom w:val="none" w:sz="0" w:space="0" w:color="auto"/>
                <w:right w:val="none" w:sz="0" w:space="0" w:color="auto"/>
              </w:divBdr>
            </w:div>
            <w:div w:id="1083454327">
              <w:marLeft w:val="0"/>
              <w:marRight w:val="0"/>
              <w:marTop w:val="0"/>
              <w:marBottom w:val="0"/>
              <w:divBdr>
                <w:top w:val="none" w:sz="0" w:space="0" w:color="auto"/>
                <w:left w:val="none" w:sz="0" w:space="0" w:color="auto"/>
                <w:bottom w:val="none" w:sz="0" w:space="0" w:color="auto"/>
                <w:right w:val="none" w:sz="0" w:space="0" w:color="auto"/>
              </w:divBdr>
            </w:div>
            <w:div w:id="1922181755">
              <w:marLeft w:val="0"/>
              <w:marRight w:val="0"/>
              <w:marTop w:val="0"/>
              <w:marBottom w:val="0"/>
              <w:divBdr>
                <w:top w:val="none" w:sz="0" w:space="0" w:color="auto"/>
                <w:left w:val="none" w:sz="0" w:space="0" w:color="auto"/>
                <w:bottom w:val="none" w:sz="0" w:space="0" w:color="auto"/>
                <w:right w:val="none" w:sz="0" w:space="0" w:color="auto"/>
              </w:divBdr>
            </w:div>
            <w:div w:id="1004356660">
              <w:marLeft w:val="0"/>
              <w:marRight w:val="0"/>
              <w:marTop w:val="0"/>
              <w:marBottom w:val="0"/>
              <w:divBdr>
                <w:top w:val="none" w:sz="0" w:space="0" w:color="auto"/>
                <w:left w:val="none" w:sz="0" w:space="0" w:color="auto"/>
                <w:bottom w:val="none" w:sz="0" w:space="0" w:color="auto"/>
                <w:right w:val="none" w:sz="0" w:space="0" w:color="auto"/>
              </w:divBdr>
            </w:div>
            <w:div w:id="485439637">
              <w:marLeft w:val="0"/>
              <w:marRight w:val="0"/>
              <w:marTop w:val="0"/>
              <w:marBottom w:val="0"/>
              <w:divBdr>
                <w:top w:val="none" w:sz="0" w:space="0" w:color="auto"/>
                <w:left w:val="none" w:sz="0" w:space="0" w:color="auto"/>
                <w:bottom w:val="none" w:sz="0" w:space="0" w:color="auto"/>
                <w:right w:val="none" w:sz="0" w:space="0" w:color="auto"/>
              </w:divBdr>
            </w:div>
            <w:div w:id="1051921281">
              <w:marLeft w:val="0"/>
              <w:marRight w:val="0"/>
              <w:marTop w:val="0"/>
              <w:marBottom w:val="0"/>
              <w:divBdr>
                <w:top w:val="none" w:sz="0" w:space="0" w:color="auto"/>
                <w:left w:val="none" w:sz="0" w:space="0" w:color="auto"/>
                <w:bottom w:val="none" w:sz="0" w:space="0" w:color="auto"/>
                <w:right w:val="none" w:sz="0" w:space="0" w:color="auto"/>
              </w:divBdr>
            </w:div>
            <w:div w:id="1342588004">
              <w:marLeft w:val="0"/>
              <w:marRight w:val="0"/>
              <w:marTop w:val="0"/>
              <w:marBottom w:val="0"/>
              <w:divBdr>
                <w:top w:val="none" w:sz="0" w:space="0" w:color="auto"/>
                <w:left w:val="none" w:sz="0" w:space="0" w:color="auto"/>
                <w:bottom w:val="none" w:sz="0" w:space="0" w:color="auto"/>
                <w:right w:val="none" w:sz="0" w:space="0" w:color="auto"/>
              </w:divBdr>
            </w:div>
            <w:div w:id="1092236317">
              <w:marLeft w:val="0"/>
              <w:marRight w:val="0"/>
              <w:marTop w:val="0"/>
              <w:marBottom w:val="0"/>
              <w:divBdr>
                <w:top w:val="none" w:sz="0" w:space="0" w:color="auto"/>
                <w:left w:val="none" w:sz="0" w:space="0" w:color="auto"/>
                <w:bottom w:val="none" w:sz="0" w:space="0" w:color="auto"/>
                <w:right w:val="none" w:sz="0" w:space="0" w:color="auto"/>
              </w:divBdr>
            </w:div>
            <w:div w:id="1269240095">
              <w:marLeft w:val="0"/>
              <w:marRight w:val="0"/>
              <w:marTop w:val="0"/>
              <w:marBottom w:val="0"/>
              <w:divBdr>
                <w:top w:val="none" w:sz="0" w:space="0" w:color="auto"/>
                <w:left w:val="none" w:sz="0" w:space="0" w:color="auto"/>
                <w:bottom w:val="none" w:sz="0" w:space="0" w:color="auto"/>
                <w:right w:val="none" w:sz="0" w:space="0" w:color="auto"/>
              </w:divBdr>
            </w:div>
            <w:div w:id="1898853209">
              <w:marLeft w:val="0"/>
              <w:marRight w:val="0"/>
              <w:marTop w:val="0"/>
              <w:marBottom w:val="0"/>
              <w:divBdr>
                <w:top w:val="none" w:sz="0" w:space="0" w:color="auto"/>
                <w:left w:val="none" w:sz="0" w:space="0" w:color="auto"/>
                <w:bottom w:val="none" w:sz="0" w:space="0" w:color="auto"/>
                <w:right w:val="none" w:sz="0" w:space="0" w:color="auto"/>
              </w:divBdr>
            </w:div>
            <w:div w:id="1788961525">
              <w:marLeft w:val="0"/>
              <w:marRight w:val="0"/>
              <w:marTop w:val="0"/>
              <w:marBottom w:val="0"/>
              <w:divBdr>
                <w:top w:val="none" w:sz="0" w:space="0" w:color="auto"/>
                <w:left w:val="none" w:sz="0" w:space="0" w:color="auto"/>
                <w:bottom w:val="none" w:sz="0" w:space="0" w:color="auto"/>
                <w:right w:val="none" w:sz="0" w:space="0" w:color="auto"/>
              </w:divBdr>
            </w:div>
            <w:div w:id="1915047927">
              <w:marLeft w:val="0"/>
              <w:marRight w:val="0"/>
              <w:marTop w:val="0"/>
              <w:marBottom w:val="0"/>
              <w:divBdr>
                <w:top w:val="none" w:sz="0" w:space="0" w:color="auto"/>
                <w:left w:val="none" w:sz="0" w:space="0" w:color="auto"/>
                <w:bottom w:val="none" w:sz="0" w:space="0" w:color="auto"/>
                <w:right w:val="none" w:sz="0" w:space="0" w:color="auto"/>
              </w:divBdr>
            </w:div>
            <w:div w:id="1166434562">
              <w:marLeft w:val="0"/>
              <w:marRight w:val="0"/>
              <w:marTop w:val="0"/>
              <w:marBottom w:val="0"/>
              <w:divBdr>
                <w:top w:val="none" w:sz="0" w:space="0" w:color="auto"/>
                <w:left w:val="none" w:sz="0" w:space="0" w:color="auto"/>
                <w:bottom w:val="none" w:sz="0" w:space="0" w:color="auto"/>
                <w:right w:val="none" w:sz="0" w:space="0" w:color="auto"/>
              </w:divBdr>
            </w:div>
            <w:div w:id="510149118">
              <w:marLeft w:val="0"/>
              <w:marRight w:val="0"/>
              <w:marTop w:val="0"/>
              <w:marBottom w:val="0"/>
              <w:divBdr>
                <w:top w:val="none" w:sz="0" w:space="0" w:color="auto"/>
                <w:left w:val="none" w:sz="0" w:space="0" w:color="auto"/>
                <w:bottom w:val="none" w:sz="0" w:space="0" w:color="auto"/>
                <w:right w:val="none" w:sz="0" w:space="0" w:color="auto"/>
              </w:divBdr>
            </w:div>
            <w:div w:id="1225871356">
              <w:marLeft w:val="0"/>
              <w:marRight w:val="0"/>
              <w:marTop w:val="0"/>
              <w:marBottom w:val="0"/>
              <w:divBdr>
                <w:top w:val="none" w:sz="0" w:space="0" w:color="auto"/>
                <w:left w:val="none" w:sz="0" w:space="0" w:color="auto"/>
                <w:bottom w:val="none" w:sz="0" w:space="0" w:color="auto"/>
                <w:right w:val="none" w:sz="0" w:space="0" w:color="auto"/>
              </w:divBdr>
            </w:div>
            <w:div w:id="337076068">
              <w:marLeft w:val="0"/>
              <w:marRight w:val="0"/>
              <w:marTop w:val="0"/>
              <w:marBottom w:val="0"/>
              <w:divBdr>
                <w:top w:val="none" w:sz="0" w:space="0" w:color="auto"/>
                <w:left w:val="none" w:sz="0" w:space="0" w:color="auto"/>
                <w:bottom w:val="none" w:sz="0" w:space="0" w:color="auto"/>
                <w:right w:val="none" w:sz="0" w:space="0" w:color="auto"/>
              </w:divBdr>
            </w:div>
            <w:div w:id="795607756">
              <w:marLeft w:val="0"/>
              <w:marRight w:val="0"/>
              <w:marTop w:val="0"/>
              <w:marBottom w:val="0"/>
              <w:divBdr>
                <w:top w:val="none" w:sz="0" w:space="0" w:color="auto"/>
                <w:left w:val="none" w:sz="0" w:space="0" w:color="auto"/>
                <w:bottom w:val="none" w:sz="0" w:space="0" w:color="auto"/>
                <w:right w:val="none" w:sz="0" w:space="0" w:color="auto"/>
              </w:divBdr>
            </w:div>
            <w:div w:id="1401514975">
              <w:marLeft w:val="0"/>
              <w:marRight w:val="0"/>
              <w:marTop w:val="0"/>
              <w:marBottom w:val="0"/>
              <w:divBdr>
                <w:top w:val="none" w:sz="0" w:space="0" w:color="auto"/>
                <w:left w:val="none" w:sz="0" w:space="0" w:color="auto"/>
                <w:bottom w:val="none" w:sz="0" w:space="0" w:color="auto"/>
                <w:right w:val="none" w:sz="0" w:space="0" w:color="auto"/>
              </w:divBdr>
            </w:div>
            <w:div w:id="18706388">
              <w:marLeft w:val="0"/>
              <w:marRight w:val="0"/>
              <w:marTop w:val="0"/>
              <w:marBottom w:val="0"/>
              <w:divBdr>
                <w:top w:val="none" w:sz="0" w:space="0" w:color="auto"/>
                <w:left w:val="none" w:sz="0" w:space="0" w:color="auto"/>
                <w:bottom w:val="none" w:sz="0" w:space="0" w:color="auto"/>
                <w:right w:val="none" w:sz="0" w:space="0" w:color="auto"/>
              </w:divBdr>
            </w:div>
            <w:div w:id="1153060251">
              <w:marLeft w:val="0"/>
              <w:marRight w:val="0"/>
              <w:marTop w:val="0"/>
              <w:marBottom w:val="0"/>
              <w:divBdr>
                <w:top w:val="none" w:sz="0" w:space="0" w:color="auto"/>
                <w:left w:val="none" w:sz="0" w:space="0" w:color="auto"/>
                <w:bottom w:val="none" w:sz="0" w:space="0" w:color="auto"/>
                <w:right w:val="none" w:sz="0" w:space="0" w:color="auto"/>
              </w:divBdr>
            </w:div>
            <w:div w:id="1420247528">
              <w:marLeft w:val="0"/>
              <w:marRight w:val="0"/>
              <w:marTop w:val="0"/>
              <w:marBottom w:val="0"/>
              <w:divBdr>
                <w:top w:val="none" w:sz="0" w:space="0" w:color="auto"/>
                <w:left w:val="none" w:sz="0" w:space="0" w:color="auto"/>
                <w:bottom w:val="none" w:sz="0" w:space="0" w:color="auto"/>
                <w:right w:val="none" w:sz="0" w:space="0" w:color="auto"/>
              </w:divBdr>
            </w:div>
            <w:div w:id="190193672">
              <w:marLeft w:val="0"/>
              <w:marRight w:val="0"/>
              <w:marTop w:val="0"/>
              <w:marBottom w:val="0"/>
              <w:divBdr>
                <w:top w:val="none" w:sz="0" w:space="0" w:color="auto"/>
                <w:left w:val="none" w:sz="0" w:space="0" w:color="auto"/>
                <w:bottom w:val="none" w:sz="0" w:space="0" w:color="auto"/>
                <w:right w:val="none" w:sz="0" w:space="0" w:color="auto"/>
              </w:divBdr>
            </w:div>
            <w:div w:id="1765565973">
              <w:marLeft w:val="0"/>
              <w:marRight w:val="0"/>
              <w:marTop w:val="0"/>
              <w:marBottom w:val="0"/>
              <w:divBdr>
                <w:top w:val="none" w:sz="0" w:space="0" w:color="auto"/>
                <w:left w:val="none" w:sz="0" w:space="0" w:color="auto"/>
                <w:bottom w:val="none" w:sz="0" w:space="0" w:color="auto"/>
                <w:right w:val="none" w:sz="0" w:space="0" w:color="auto"/>
              </w:divBdr>
            </w:div>
            <w:div w:id="1742169014">
              <w:marLeft w:val="0"/>
              <w:marRight w:val="0"/>
              <w:marTop w:val="0"/>
              <w:marBottom w:val="0"/>
              <w:divBdr>
                <w:top w:val="none" w:sz="0" w:space="0" w:color="auto"/>
                <w:left w:val="none" w:sz="0" w:space="0" w:color="auto"/>
                <w:bottom w:val="none" w:sz="0" w:space="0" w:color="auto"/>
                <w:right w:val="none" w:sz="0" w:space="0" w:color="auto"/>
              </w:divBdr>
            </w:div>
            <w:div w:id="1905413185">
              <w:marLeft w:val="0"/>
              <w:marRight w:val="0"/>
              <w:marTop w:val="0"/>
              <w:marBottom w:val="0"/>
              <w:divBdr>
                <w:top w:val="none" w:sz="0" w:space="0" w:color="auto"/>
                <w:left w:val="none" w:sz="0" w:space="0" w:color="auto"/>
                <w:bottom w:val="none" w:sz="0" w:space="0" w:color="auto"/>
                <w:right w:val="none" w:sz="0" w:space="0" w:color="auto"/>
              </w:divBdr>
            </w:div>
            <w:div w:id="2001348036">
              <w:marLeft w:val="0"/>
              <w:marRight w:val="0"/>
              <w:marTop w:val="0"/>
              <w:marBottom w:val="0"/>
              <w:divBdr>
                <w:top w:val="none" w:sz="0" w:space="0" w:color="auto"/>
                <w:left w:val="none" w:sz="0" w:space="0" w:color="auto"/>
                <w:bottom w:val="none" w:sz="0" w:space="0" w:color="auto"/>
                <w:right w:val="none" w:sz="0" w:space="0" w:color="auto"/>
              </w:divBdr>
            </w:div>
            <w:div w:id="1437168645">
              <w:marLeft w:val="0"/>
              <w:marRight w:val="0"/>
              <w:marTop w:val="0"/>
              <w:marBottom w:val="0"/>
              <w:divBdr>
                <w:top w:val="none" w:sz="0" w:space="0" w:color="auto"/>
                <w:left w:val="none" w:sz="0" w:space="0" w:color="auto"/>
                <w:bottom w:val="none" w:sz="0" w:space="0" w:color="auto"/>
                <w:right w:val="none" w:sz="0" w:space="0" w:color="auto"/>
              </w:divBdr>
            </w:div>
            <w:div w:id="154416546">
              <w:marLeft w:val="0"/>
              <w:marRight w:val="0"/>
              <w:marTop w:val="0"/>
              <w:marBottom w:val="0"/>
              <w:divBdr>
                <w:top w:val="none" w:sz="0" w:space="0" w:color="auto"/>
                <w:left w:val="none" w:sz="0" w:space="0" w:color="auto"/>
                <w:bottom w:val="none" w:sz="0" w:space="0" w:color="auto"/>
                <w:right w:val="none" w:sz="0" w:space="0" w:color="auto"/>
              </w:divBdr>
            </w:div>
            <w:div w:id="520245429">
              <w:marLeft w:val="0"/>
              <w:marRight w:val="0"/>
              <w:marTop w:val="0"/>
              <w:marBottom w:val="0"/>
              <w:divBdr>
                <w:top w:val="none" w:sz="0" w:space="0" w:color="auto"/>
                <w:left w:val="none" w:sz="0" w:space="0" w:color="auto"/>
                <w:bottom w:val="none" w:sz="0" w:space="0" w:color="auto"/>
                <w:right w:val="none" w:sz="0" w:space="0" w:color="auto"/>
              </w:divBdr>
            </w:div>
            <w:div w:id="1640260596">
              <w:marLeft w:val="0"/>
              <w:marRight w:val="0"/>
              <w:marTop w:val="0"/>
              <w:marBottom w:val="0"/>
              <w:divBdr>
                <w:top w:val="none" w:sz="0" w:space="0" w:color="auto"/>
                <w:left w:val="none" w:sz="0" w:space="0" w:color="auto"/>
                <w:bottom w:val="none" w:sz="0" w:space="0" w:color="auto"/>
                <w:right w:val="none" w:sz="0" w:space="0" w:color="auto"/>
              </w:divBdr>
            </w:div>
            <w:div w:id="470252984">
              <w:marLeft w:val="0"/>
              <w:marRight w:val="0"/>
              <w:marTop w:val="0"/>
              <w:marBottom w:val="0"/>
              <w:divBdr>
                <w:top w:val="none" w:sz="0" w:space="0" w:color="auto"/>
                <w:left w:val="none" w:sz="0" w:space="0" w:color="auto"/>
                <w:bottom w:val="none" w:sz="0" w:space="0" w:color="auto"/>
                <w:right w:val="none" w:sz="0" w:space="0" w:color="auto"/>
              </w:divBdr>
            </w:div>
            <w:div w:id="796337358">
              <w:marLeft w:val="0"/>
              <w:marRight w:val="0"/>
              <w:marTop w:val="0"/>
              <w:marBottom w:val="0"/>
              <w:divBdr>
                <w:top w:val="none" w:sz="0" w:space="0" w:color="auto"/>
                <w:left w:val="none" w:sz="0" w:space="0" w:color="auto"/>
                <w:bottom w:val="none" w:sz="0" w:space="0" w:color="auto"/>
                <w:right w:val="none" w:sz="0" w:space="0" w:color="auto"/>
              </w:divBdr>
            </w:div>
            <w:div w:id="52584859">
              <w:marLeft w:val="0"/>
              <w:marRight w:val="0"/>
              <w:marTop w:val="0"/>
              <w:marBottom w:val="0"/>
              <w:divBdr>
                <w:top w:val="none" w:sz="0" w:space="0" w:color="auto"/>
                <w:left w:val="none" w:sz="0" w:space="0" w:color="auto"/>
                <w:bottom w:val="none" w:sz="0" w:space="0" w:color="auto"/>
                <w:right w:val="none" w:sz="0" w:space="0" w:color="auto"/>
              </w:divBdr>
            </w:div>
            <w:div w:id="217321250">
              <w:marLeft w:val="0"/>
              <w:marRight w:val="0"/>
              <w:marTop w:val="0"/>
              <w:marBottom w:val="0"/>
              <w:divBdr>
                <w:top w:val="none" w:sz="0" w:space="0" w:color="auto"/>
                <w:left w:val="none" w:sz="0" w:space="0" w:color="auto"/>
                <w:bottom w:val="none" w:sz="0" w:space="0" w:color="auto"/>
                <w:right w:val="none" w:sz="0" w:space="0" w:color="auto"/>
              </w:divBdr>
            </w:div>
            <w:div w:id="335691945">
              <w:marLeft w:val="0"/>
              <w:marRight w:val="0"/>
              <w:marTop w:val="0"/>
              <w:marBottom w:val="0"/>
              <w:divBdr>
                <w:top w:val="none" w:sz="0" w:space="0" w:color="auto"/>
                <w:left w:val="none" w:sz="0" w:space="0" w:color="auto"/>
                <w:bottom w:val="none" w:sz="0" w:space="0" w:color="auto"/>
                <w:right w:val="none" w:sz="0" w:space="0" w:color="auto"/>
              </w:divBdr>
            </w:div>
            <w:div w:id="544489854">
              <w:marLeft w:val="0"/>
              <w:marRight w:val="0"/>
              <w:marTop w:val="0"/>
              <w:marBottom w:val="0"/>
              <w:divBdr>
                <w:top w:val="none" w:sz="0" w:space="0" w:color="auto"/>
                <w:left w:val="none" w:sz="0" w:space="0" w:color="auto"/>
                <w:bottom w:val="none" w:sz="0" w:space="0" w:color="auto"/>
                <w:right w:val="none" w:sz="0" w:space="0" w:color="auto"/>
              </w:divBdr>
            </w:div>
            <w:div w:id="7517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4926">
      <w:bodyDiv w:val="1"/>
      <w:marLeft w:val="0"/>
      <w:marRight w:val="0"/>
      <w:marTop w:val="0"/>
      <w:marBottom w:val="0"/>
      <w:divBdr>
        <w:top w:val="none" w:sz="0" w:space="0" w:color="auto"/>
        <w:left w:val="none" w:sz="0" w:space="0" w:color="auto"/>
        <w:bottom w:val="none" w:sz="0" w:space="0" w:color="auto"/>
        <w:right w:val="none" w:sz="0" w:space="0" w:color="auto"/>
      </w:divBdr>
    </w:div>
    <w:div w:id="1641110989">
      <w:bodyDiv w:val="1"/>
      <w:marLeft w:val="0"/>
      <w:marRight w:val="0"/>
      <w:marTop w:val="0"/>
      <w:marBottom w:val="0"/>
      <w:divBdr>
        <w:top w:val="none" w:sz="0" w:space="0" w:color="auto"/>
        <w:left w:val="none" w:sz="0" w:space="0" w:color="auto"/>
        <w:bottom w:val="none" w:sz="0" w:space="0" w:color="auto"/>
        <w:right w:val="none" w:sz="0" w:space="0" w:color="auto"/>
      </w:divBdr>
      <w:divsChild>
        <w:div w:id="2982679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48389668">
      <w:bodyDiv w:val="1"/>
      <w:marLeft w:val="0"/>
      <w:marRight w:val="0"/>
      <w:marTop w:val="0"/>
      <w:marBottom w:val="0"/>
      <w:divBdr>
        <w:top w:val="none" w:sz="0" w:space="0" w:color="auto"/>
        <w:left w:val="none" w:sz="0" w:space="0" w:color="auto"/>
        <w:bottom w:val="none" w:sz="0" w:space="0" w:color="auto"/>
        <w:right w:val="none" w:sz="0" w:space="0" w:color="auto"/>
      </w:divBdr>
      <w:divsChild>
        <w:div w:id="1210798112">
          <w:marLeft w:val="0"/>
          <w:marRight w:val="0"/>
          <w:marTop w:val="0"/>
          <w:marBottom w:val="0"/>
          <w:divBdr>
            <w:top w:val="none" w:sz="0" w:space="0" w:color="auto"/>
            <w:left w:val="single" w:sz="18" w:space="8" w:color="48A1FF"/>
            <w:bottom w:val="none" w:sz="0" w:space="0" w:color="auto"/>
            <w:right w:val="none" w:sz="0" w:space="0" w:color="auto"/>
          </w:divBdr>
          <w:divsChild>
            <w:div w:id="792867228">
              <w:marLeft w:val="0"/>
              <w:marRight w:val="0"/>
              <w:marTop w:val="0"/>
              <w:marBottom w:val="0"/>
              <w:divBdr>
                <w:top w:val="none" w:sz="0" w:space="0" w:color="auto"/>
                <w:left w:val="none" w:sz="0" w:space="0" w:color="auto"/>
                <w:bottom w:val="none" w:sz="0" w:space="0" w:color="auto"/>
                <w:right w:val="none" w:sz="0" w:space="0" w:color="auto"/>
              </w:divBdr>
            </w:div>
          </w:divsChild>
        </w:div>
        <w:div w:id="431821713">
          <w:marLeft w:val="0"/>
          <w:marRight w:val="0"/>
          <w:marTop w:val="0"/>
          <w:marBottom w:val="0"/>
          <w:divBdr>
            <w:top w:val="none" w:sz="0" w:space="0" w:color="auto"/>
            <w:left w:val="none" w:sz="0" w:space="0" w:color="auto"/>
            <w:bottom w:val="none" w:sz="0" w:space="0" w:color="auto"/>
            <w:right w:val="none" w:sz="0" w:space="0" w:color="auto"/>
          </w:divBdr>
          <w:divsChild>
            <w:div w:id="1890679564">
              <w:marLeft w:val="0"/>
              <w:marRight w:val="0"/>
              <w:marTop w:val="0"/>
              <w:marBottom w:val="0"/>
              <w:divBdr>
                <w:top w:val="none" w:sz="0" w:space="0" w:color="auto"/>
                <w:left w:val="none" w:sz="0" w:space="0" w:color="auto"/>
                <w:bottom w:val="none" w:sz="0" w:space="0" w:color="auto"/>
                <w:right w:val="none" w:sz="0" w:space="0" w:color="auto"/>
              </w:divBdr>
            </w:div>
          </w:divsChild>
        </w:div>
        <w:div w:id="1055353082">
          <w:marLeft w:val="0"/>
          <w:marRight w:val="0"/>
          <w:marTop w:val="0"/>
          <w:marBottom w:val="0"/>
          <w:divBdr>
            <w:top w:val="none" w:sz="0" w:space="0" w:color="auto"/>
            <w:left w:val="none" w:sz="0" w:space="0" w:color="auto"/>
            <w:bottom w:val="none" w:sz="0" w:space="0" w:color="auto"/>
            <w:right w:val="none" w:sz="0" w:space="0" w:color="auto"/>
          </w:divBdr>
        </w:div>
      </w:divsChild>
    </w:div>
    <w:div w:id="1668706212">
      <w:bodyDiv w:val="1"/>
      <w:marLeft w:val="0"/>
      <w:marRight w:val="0"/>
      <w:marTop w:val="0"/>
      <w:marBottom w:val="0"/>
      <w:divBdr>
        <w:top w:val="none" w:sz="0" w:space="0" w:color="auto"/>
        <w:left w:val="none" w:sz="0" w:space="0" w:color="auto"/>
        <w:bottom w:val="none" w:sz="0" w:space="0" w:color="auto"/>
        <w:right w:val="none" w:sz="0" w:space="0" w:color="auto"/>
      </w:divBdr>
    </w:div>
    <w:div w:id="1671130103">
      <w:bodyDiv w:val="1"/>
      <w:marLeft w:val="0"/>
      <w:marRight w:val="0"/>
      <w:marTop w:val="0"/>
      <w:marBottom w:val="0"/>
      <w:divBdr>
        <w:top w:val="none" w:sz="0" w:space="0" w:color="auto"/>
        <w:left w:val="none" w:sz="0" w:space="0" w:color="auto"/>
        <w:bottom w:val="none" w:sz="0" w:space="0" w:color="auto"/>
        <w:right w:val="none" w:sz="0" w:space="0" w:color="auto"/>
      </w:divBdr>
    </w:div>
    <w:div w:id="1682586986">
      <w:bodyDiv w:val="1"/>
      <w:marLeft w:val="0"/>
      <w:marRight w:val="0"/>
      <w:marTop w:val="0"/>
      <w:marBottom w:val="0"/>
      <w:divBdr>
        <w:top w:val="none" w:sz="0" w:space="0" w:color="auto"/>
        <w:left w:val="none" w:sz="0" w:space="0" w:color="auto"/>
        <w:bottom w:val="none" w:sz="0" w:space="0" w:color="auto"/>
        <w:right w:val="none" w:sz="0" w:space="0" w:color="auto"/>
      </w:divBdr>
      <w:divsChild>
        <w:div w:id="1077553804">
          <w:marLeft w:val="0"/>
          <w:marRight w:val="0"/>
          <w:marTop w:val="0"/>
          <w:marBottom w:val="0"/>
          <w:divBdr>
            <w:top w:val="none" w:sz="0" w:space="0" w:color="auto"/>
            <w:left w:val="none" w:sz="0" w:space="0" w:color="auto"/>
            <w:bottom w:val="none" w:sz="0" w:space="0" w:color="auto"/>
            <w:right w:val="none" w:sz="0" w:space="0" w:color="auto"/>
          </w:divBdr>
          <w:divsChild>
            <w:div w:id="872615121">
              <w:marLeft w:val="0"/>
              <w:marRight w:val="0"/>
              <w:marTop w:val="0"/>
              <w:marBottom w:val="0"/>
              <w:divBdr>
                <w:top w:val="none" w:sz="0" w:space="0" w:color="auto"/>
                <w:left w:val="none" w:sz="0" w:space="0" w:color="auto"/>
                <w:bottom w:val="none" w:sz="0" w:space="0" w:color="auto"/>
                <w:right w:val="none" w:sz="0" w:space="0" w:color="auto"/>
              </w:divBdr>
            </w:div>
            <w:div w:id="1174758071">
              <w:marLeft w:val="0"/>
              <w:marRight w:val="0"/>
              <w:marTop w:val="0"/>
              <w:marBottom w:val="0"/>
              <w:divBdr>
                <w:top w:val="none" w:sz="0" w:space="0" w:color="auto"/>
                <w:left w:val="none" w:sz="0" w:space="0" w:color="auto"/>
                <w:bottom w:val="none" w:sz="0" w:space="0" w:color="auto"/>
                <w:right w:val="none" w:sz="0" w:space="0" w:color="auto"/>
              </w:divBdr>
            </w:div>
            <w:div w:id="822157776">
              <w:marLeft w:val="0"/>
              <w:marRight w:val="0"/>
              <w:marTop w:val="0"/>
              <w:marBottom w:val="0"/>
              <w:divBdr>
                <w:top w:val="none" w:sz="0" w:space="0" w:color="auto"/>
                <w:left w:val="none" w:sz="0" w:space="0" w:color="auto"/>
                <w:bottom w:val="none" w:sz="0" w:space="0" w:color="auto"/>
                <w:right w:val="none" w:sz="0" w:space="0" w:color="auto"/>
              </w:divBdr>
            </w:div>
            <w:div w:id="1261527296">
              <w:marLeft w:val="0"/>
              <w:marRight w:val="0"/>
              <w:marTop w:val="0"/>
              <w:marBottom w:val="0"/>
              <w:divBdr>
                <w:top w:val="none" w:sz="0" w:space="0" w:color="auto"/>
                <w:left w:val="none" w:sz="0" w:space="0" w:color="auto"/>
                <w:bottom w:val="none" w:sz="0" w:space="0" w:color="auto"/>
                <w:right w:val="none" w:sz="0" w:space="0" w:color="auto"/>
              </w:divBdr>
            </w:div>
            <w:div w:id="1435858181">
              <w:marLeft w:val="0"/>
              <w:marRight w:val="0"/>
              <w:marTop w:val="0"/>
              <w:marBottom w:val="0"/>
              <w:divBdr>
                <w:top w:val="none" w:sz="0" w:space="0" w:color="auto"/>
                <w:left w:val="none" w:sz="0" w:space="0" w:color="auto"/>
                <w:bottom w:val="none" w:sz="0" w:space="0" w:color="auto"/>
                <w:right w:val="none" w:sz="0" w:space="0" w:color="auto"/>
              </w:divBdr>
            </w:div>
            <w:div w:id="1804695953">
              <w:marLeft w:val="0"/>
              <w:marRight w:val="0"/>
              <w:marTop w:val="0"/>
              <w:marBottom w:val="0"/>
              <w:divBdr>
                <w:top w:val="none" w:sz="0" w:space="0" w:color="auto"/>
                <w:left w:val="none" w:sz="0" w:space="0" w:color="auto"/>
                <w:bottom w:val="none" w:sz="0" w:space="0" w:color="auto"/>
                <w:right w:val="none" w:sz="0" w:space="0" w:color="auto"/>
              </w:divBdr>
            </w:div>
            <w:div w:id="1328047967">
              <w:marLeft w:val="0"/>
              <w:marRight w:val="0"/>
              <w:marTop w:val="0"/>
              <w:marBottom w:val="0"/>
              <w:divBdr>
                <w:top w:val="none" w:sz="0" w:space="0" w:color="auto"/>
                <w:left w:val="none" w:sz="0" w:space="0" w:color="auto"/>
                <w:bottom w:val="none" w:sz="0" w:space="0" w:color="auto"/>
                <w:right w:val="none" w:sz="0" w:space="0" w:color="auto"/>
              </w:divBdr>
            </w:div>
            <w:div w:id="1199854823">
              <w:marLeft w:val="0"/>
              <w:marRight w:val="0"/>
              <w:marTop w:val="0"/>
              <w:marBottom w:val="0"/>
              <w:divBdr>
                <w:top w:val="none" w:sz="0" w:space="0" w:color="auto"/>
                <w:left w:val="none" w:sz="0" w:space="0" w:color="auto"/>
                <w:bottom w:val="none" w:sz="0" w:space="0" w:color="auto"/>
                <w:right w:val="none" w:sz="0" w:space="0" w:color="auto"/>
              </w:divBdr>
            </w:div>
            <w:div w:id="1296830782">
              <w:marLeft w:val="0"/>
              <w:marRight w:val="0"/>
              <w:marTop w:val="0"/>
              <w:marBottom w:val="0"/>
              <w:divBdr>
                <w:top w:val="none" w:sz="0" w:space="0" w:color="auto"/>
                <w:left w:val="none" w:sz="0" w:space="0" w:color="auto"/>
                <w:bottom w:val="none" w:sz="0" w:space="0" w:color="auto"/>
                <w:right w:val="none" w:sz="0" w:space="0" w:color="auto"/>
              </w:divBdr>
            </w:div>
            <w:div w:id="103427173">
              <w:marLeft w:val="0"/>
              <w:marRight w:val="0"/>
              <w:marTop w:val="0"/>
              <w:marBottom w:val="0"/>
              <w:divBdr>
                <w:top w:val="none" w:sz="0" w:space="0" w:color="auto"/>
                <w:left w:val="none" w:sz="0" w:space="0" w:color="auto"/>
                <w:bottom w:val="none" w:sz="0" w:space="0" w:color="auto"/>
                <w:right w:val="none" w:sz="0" w:space="0" w:color="auto"/>
              </w:divBdr>
            </w:div>
            <w:div w:id="737939603">
              <w:marLeft w:val="0"/>
              <w:marRight w:val="0"/>
              <w:marTop w:val="0"/>
              <w:marBottom w:val="0"/>
              <w:divBdr>
                <w:top w:val="none" w:sz="0" w:space="0" w:color="auto"/>
                <w:left w:val="none" w:sz="0" w:space="0" w:color="auto"/>
                <w:bottom w:val="none" w:sz="0" w:space="0" w:color="auto"/>
                <w:right w:val="none" w:sz="0" w:space="0" w:color="auto"/>
              </w:divBdr>
            </w:div>
            <w:div w:id="1977829806">
              <w:marLeft w:val="0"/>
              <w:marRight w:val="0"/>
              <w:marTop w:val="0"/>
              <w:marBottom w:val="0"/>
              <w:divBdr>
                <w:top w:val="none" w:sz="0" w:space="0" w:color="auto"/>
                <w:left w:val="none" w:sz="0" w:space="0" w:color="auto"/>
                <w:bottom w:val="none" w:sz="0" w:space="0" w:color="auto"/>
                <w:right w:val="none" w:sz="0" w:space="0" w:color="auto"/>
              </w:divBdr>
            </w:div>
            <w:div w:id="690107989">
              <w:marLeft w:val="0"/>
              <w:marRight w:val="0"/>
              <w:marTop w:val="0"/>
              <w:marBottom w:val="0"/>
              <w:divBdr>
                <w:top w:val="none" w:sz="0" w:space="0" w:color="auto"/>
                <w:left w:val="none" w:sz="0" w:space="0" w:color="auto"/>
                <w:bottom w:val="none" w:sz="0" w:space="0" w:color="auto"/>
                <w:right w:val="none" w:sz="0" w:space="0" w:color="auto"/>
              </w:divBdr>
            </w:div>
            <w:div w:id="1670983440">
              <w:marLeft w:val="0"/>
              <w:marRight w:val="0"/>
              <w:marTop w:val="0"/>
              <w:marBottom w:val="0"/>
              <w:divBdr>
                <w:top w:val="none" w:sz="0" w:space="0" w:color="auto"/>
                <w:left w:val="none" w:sz="0" w:space="0" w:color="auto"/>
                <w:bottom w:val="none" w:sz="0" w:space="0" w:color="auto"/>
                <w:right w:val="none" w:sz="0" w:space="0" w:color="auto"/>
              </w:divBdr>
            </w:div>
            <w:div w:id="381485493">
              <w:marLeft w:val="0"/>
              <w:marRight w:val="0"/>
              <w:marTop w:val="0"/>
              <w:marBottom w:val="0"/>
              <w:divBdr>
                <w:top w:val="none" w:sz="0" w:space="0" w:color="auto"/>
                <w:left w:val="none" w:sz="0" w:space="0" w:color="auto"/>
                <w:bottom w:val="none" w:sz="0" w:space="0" w:color="auto"/>
                <w:right w:val="none" w:sz="0" w:space="0" w:color="auto"/>
              </w:divBdr>
            </w:div>
            <w:div w:id="1038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9680">
      <w:bodyDiv w:val="1"/>
      <w:marLeft w:val="0"/>
      <w:marRight w:val="0"/>
      <w:marTop w:val="0"/>
      <w:marBottom w:val="0"/>
      <w:divBdr>
        <w:top w:val="none" w:sz="0" w:space="0" w:color="auto"/>
        <w:left w:val="none" w:sz="0" w:space="0" w:color="auto"/>
        <w:bottom w:val="none" w:sz="0" w:space="0" w:color="auto"/>
        <w:right w:val="none" w:sz="0" w:space="0" w:color="auto"/>
      </w:divBdr>
    </w:div>
    <w:div w:id="1696343132">
      <w:bodyDiv w:val="1"/>
      <w:marLeft w:val="0"/>
      <w:marRight w:val="0"/>
      <w:marTop w:val="0"/>
      <w:marBottom w:val="0"/>
      <w:divBdr>
        <w:top w:val="none" w:sz="0" w:space="0" w:color="auto"/>
        <w:left w:val="none" w:sz="0" w:space="0" w:color="auto"/>
        <w:bottom w:val="none" w:sz="0" w:space="0" w:color="auto"/>
        <w:right w:val="none" w:sz="0" w:space="0" w:color="auto"/>
      </w:divBdr>
    </w:div>
    <w:div w:id="1696543653">
      <w:bodyDiv w:val="1"/>
      <w:marLeft w:val="0"/>
      <w:marRight w:val="0"/>
      <w:marTop w:val="0"/>
      <w:marBottom w:val="0"/>
      <w:divBdr>
        <w:top w:val="none" w:sz="0" w:space="0" w:color="auto"/>
        <w:left w:val="none" w:sz="0" w:space="0" w:color="auto"/>
        <w:bottom w:val="none" w:sz="0" w:space="0" w:color="auto"/>
        <w:right w:val="none" w:sz="0" w:space="0" w:color="auto"/>
      </w:divBdr>
    </w:div>
    <w:div w:id="1704397792">
      <w:bodyDiv w:val="1"/>
      <w:marLeft w:val="0"/>
      <w:marRight w:val="0"/>
      <w:marTop w:val="0"/>
      <w:marBottom w:val="0"/>
      <w:divBdr>
        <w:top w:val="none" w:sz="0" w:space="0" w:color="auto"/>
        <w:left w:val="none" w:sz="0" w:space="0" w:color="auto"/>
        <w:bottom w:val="none" w:sz="0" w:space="0" w:color="auto"/>
        <w:right w:val="none" w:sz="0" w:space="0" w:color="auto"/>
      </w:divBdr>
    </w:div>
    <w:div w:id="1704406133">
      <w:bodyDiv w:val="1"/>
      <w:marLeft w:val="0"/>
      <w:marRight w:val="0"/>
      <w:marTop w:val="0"/>
      <w:marBottom w:val="0"/>
      <w:divBdr>
        <w:top w:val="none" w:sz="0" w:space="0" w:color="auto"/>
        <w:left w:val="none" w:sz="0" w:space="0" w:color="auto"/>
        <w:bottom w:val="none" w:sz="0" w:space="0" w:color="auto"/>
        <w:right w:val="none" w:sz="0" w:space="0" w:color="auto"/>
      </w:divBdr>
    </w:div>
    <w:div w:id="1731686864">
      <w:bodyDiv w:val="1"/>
      <w:marLeft w:val="0"/>
      <w:marRight w:val="0"/>
      <w:marTop w:val="0"/>
      <w:marBottom w:val="0"/>
      <w:divBdr>
        <w:top w:val="none" w:sz="0" w:space="0" w:color="auto"/>
        <w:left w:val="none" w:sz="0" w:space="0" w:color="auto"/>
        <w:bottom w:val="none" w:sz="0" w:space="0" w:color="auto"/>
        <w:right w:val="none" w:sz="0" w:space="0" w:color="auto"/>
      </w:divBdr>
    </w:div>
    <w:div w:id="17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308045628">
          <w:marLeft w:val="0"/>
          <w:marRight w:val="0"/>
          <w:marTop w:val="0"/>
          <w:marBottom w:val="0"/>
          <w:divBdr>
            <w:top w:val="none" w:sz="0" w:space="0" w:color="auto"/>
            <w:left w:val="none" w:sz="0" w:space="0" w:color="auto"/>
            <w:bottom w:val="none" w:sz="0" w:space="0" w:color="auto"/>
            <w:right w:val="none" w:sz="0" w:space="0" w:color="auto"/>
          </w:divBdr>
          <w:divsChild>
            <w:div w:id="323707362">
              <w:marLeft w:val="0"/>
              <w:marRight w:val="0"/>
              <w:marTop w:val="0"/>
              <w:marBottom w:val="0"/>
              <w:divBdr>
                <w:top w:val="none" w:sz="0" w:space="0" w:color="auto"/>
                <w:left w:val="none" w:sz="0" w:space="0" w:color="auto"/>
                <w:bottom w:val="none" w:sz="0" w:space="0" w:color="auto"/>
                <w:right w:val="none" w:sz="0" w:space="0" w:color="auto"/>
              </w:divBdr>
            </w:div>
            <w:div w:id="997198060">
              <w:marLeft w:val="0"/>
              <w:marRight w:val="0"/>
              <w:marTop w:val="0"/>
              <w:marBottom w:val="0"/>
              <w:divBdr>
                <w:top w:val="none" w:sz="0" w:space="0" w:color="auto"/>
                <w:left w:val="none" w:sz="0" w:space="0" w:color="auto"/>
                <w:bottom w:val="none" w:sz="0" w:space="0" w:color="auto"/>
                <w:right w:val="none" w:sz="0" w:space="0" w:color="auto"/>
              </w:divBdr>
            </w:div>
            <w:div w:id="1320304659">
              <w:marLeft w:val="0"/>
              <w:marRight w:val="0"/>
              <w:marTop w:val="0"/>
              <w:marBottom w:val="0"/>
              <w:divBdr>
                <w:top w:val="none" w:sz="0" w:space="0" w:color="auto"/>
                <w:left w:val="none" w:sz="0" w:space="0" w:color="auto"/>
                <w:bottom w:val="none" w:sz="0" w:space="0" w:color="auto"/>
                <w:right w:val="none" w:sz="0" w:space="0" w:color="auto"/>
              </w:divBdr>
            </w:div>
            <w:div w:id="566770167">
              <w:marLeft w:val="0"/>
              <w:marRight w:val="0"/>
              <w:marTop w:val="0"/>
              <w:marBottom w:val="0"/>
              <w:divBdr>
                <w:top w:val="none" w:sz="0" w:space="0" w:color="auto"/>
                <w:left w:val="none" w:sz="0" w:space="0" w:color="auto"/>
                <w:bottom w:val="none" w:sz="0" w:space="0" w:color="auto"/>
                <w:right w:val="none" w:sz="0" w:space="0" w:color="auto"/>
              </w:divBdr>
            </w:div>
            <w:div w:id="1541866201">
              <w:marLeft w:val="0"/>
              <w:marRight w:val="0"/>
              <w:marTop w:val="0"/>
              <w:marBottom w:val="0"/>
              <w:divBdr>
                <w:top w:val="none" w:sz="0" w:space="0" w:color="auto"/>
                <w:left w:val="none" w:sz="0" w:space="0" w:color="auto"/>
                <w:bottom w:val="none" w:sz="0" w:space="0" w:color="auto"/>
                <w:right w:val="none" w:sz="0" w:space="0" w:color="auto"/>
              </w:divBdr>
            </w:div>
            <w:div w:id="1182738069">
              <w:marLeft w:val="0"/>
              <w:marRight w:val="0"/>
              <w:marTop w:val="0"/>
              <w:marBottom w:val="0"/>
              <w:divBdr>
                <w:top w:val="none" w:sz="0" w:space="0" w:color="auto"/>
                <w:left w:val="none" w:sz="0" w:space="0" w:color="auto"/>
                <w:bottom w:val="none" w:sz="0" w:space="0" w:color="auto"/>
                <w:right w:val="none" w:sz="0" w:space="0" w:color="auto"/>
              </w:divBdr>
            </w:div>
            <w:div w:id="633877466">
              <w:marLeft w:val="0"/>
              <w:marRight w:val="0"/>
              <w:marTop w:val="0"/>
              <w:marBottom w:val="0"/>
              <w:divBdr>
                <w:top w:val="none" w:sz="0" w:space="0" w:color="auto"/>
                <w:left w:val="none" w:sz="0" w:space="0" w:color="auto"/>
                <w:bottom w:val="none" w:sz="0" w:space="0" w:color="auto"/>
                <w:right w:val="none" w:sz="0" w:space="0" w:color="auto"/>
              </w:divBdr>
            </w:div>
            <w:div w:id="1427069968">
              <w:marLeft w:val="0"/>
              <w:marRight w:val="0"/>
              <w:marTop w:val="0"/>
              <w:marBottom w:val="0"/>
              <w:divBdr>
                <w:top w:val="none" w:sz="0" w:space="0" w:color="auto"/>
                <w:left w:val="none" w:sz="0" w:space="0" w:color="auto"/>
                <w:bottom w:val="none" w:sz="0" w:space="0" w:color="auto"/>
                <w:right w:val="none" w:sz="0" w:space="0" w:color="auto"/>
              </w:divBdr>
            </w:div>
            <w:div w:id="1766685188">
              <w:marLeft w:val="0"/>
              <w:marRight w:val="0"/>
              <w:marTop w:val="0"/>
              <w:marBottom w:val="0"/>
              <w:divBdr>
                <w:top w:val="none" w:sz="0" w:space="0" w:color="auto"/>
                <w:left w:val="none" w:sz="0" w:space="0" w:color="auto"/>
                <w:bottom w:val="none" w:sz="0" w:space="0" w:color="auto"/>
                <w:right w:val="none" w:sz="0" w:space="0" w:color="auto"/>
              </w:divBdr>
            </w:div>
            <w:div w:id="148602118">
              <w:marLeft w:val="0"/>
              <w:marRight w:val="0"/>
              <w:marTop w:val="0"/>
              <w:marBottom w:val="0"/>
              <w:divBdr>
                <w:top w:val="none" w:sz="0" w:space="0" w:color="auto"/>
                <w:left w:val="none" w:sz="0" w:space="0" w:color="auto"/>
                <w:bottom w:val="none" w:sz="0" w:space="0" w:color="auto"/>
                <w:right w:val="none" w:sz="0" w:space="0" w:color="auto"/>
              </w:divBdr>
            </w:div>
            <w:div w:id="1779446213">
              <w:marLeft w:val="0"/>
              <w:marRight w:val="0"/>
              <w:marTop w:val="0"/>
              <w:marBottom w:val="0"/>
              <w:divBdr>
                <w:top w:val="none" w:sz="0" w:space="0" w:color="auto"/>
                <w:left w:val="none" w:sz="0" w:space="0" w:color="auto"/>
                <w:bottom w:val="none" w:sz="0" w:space="0" w:color="auto"/>
                <w:right w:val="none" w:sz="0" w:space="0" w:color="auto"/>
              </w:divBdr>
            </w:div>
            <w:div w:id="1900358918">
              <w:marLeft w:val="0"/>
              <w:marRight w:val="0"/>
              <w:marTop w:val="0"/>
              <w:marBottom w:val="0"/>
              <w:divBdr>
                <w:top w:val="none" w:sz="0" w:space="0" w:color="auto"/>
                <w:left w:val="none" w:sz="0" w:space="0" w:color="auto"/>
                <w:bottom w:val="none" w:sz="0" w:space="0" w:color="auto"/>
                <w:right w:val="none" w:sz="0" w:space="0" w:color="auto"/>
              </w:divBdr>
            </w:div>
            <w:div w:id="1428115249">
              <w:marLeft w:val="0"/>
              <w:marRight w:val="0"/>
              <w:marTop w:val="0"/>
              <w:marBottom w:val="0"/>
              <w:divBdr>
                <w:top w:val="none" w:sz="0" w:space="0" w:color="auto"/>
                <w:left w:val="none" w:sz="0" w:space="0" w:color="auto"/>
                <w:bottom w:val="none" w:sz="0" w:space="0" w:color="auto"/>
                <w:right w:val="none" w:sz="0" w:space="0" w:color="auto"/>
              </w:divBdr>
            </w:div>
            <w:div w:id="571081190">
              <w:marLeft w:val="0"/>
              <w:marRight w:val="0"/>
              <w:marTop w:val="0"/>
              <w:marBottom w:val="0"/>
              <w:divBdr>
                <w:top w:val="none" w:sz="0" w:space="0" w:color="auto"/>
                <w:left w:val="none" w:sz="0" w:space="0" w:color="auto"/>
                <w:bottom w:val="none" w:sz="0" w:space="0" w:color="auto"/>
                <w:right w:val="none" w:sz="0" w:space="0" w:color="auto"/>
              </w:divBdr>
            </w:div>
            <w:div w:id="1286621075">
              <w:marLeft w:val="0"/>
              <w:marRight w:val="0"/>
              <w:marTop w:val="0"/>
              <w:marBottom w:val="0"/>
              <w:divBdr>
                <w:top w:val="none" w:sz="0" w:space="0" w:color="auto"/>
                <w:left w:val="none" w:sz="0" w:space="0" w:color="auto"/>
                <w:bottom w:val="none" w:sz="0" w:space="0" w:color="auto"/>
                <w:right w:val="none" w:sz="0" w:space="0" w:color="auto"/>
              </w:divBdr>
            </w:div>
            <w:div w:id="2060930372">
              <w:marLeft w:val="0"/>
              <w:marRight w:val="0"/>
              <w:marTop w:val="0"/>
              <w:marBottom w:val="0"/>
              <w:divBdr>
                <w:top w:val="none" w:sz="0" w:space="0" w:color="auto"/>
                <w:left w:val="none" w:sz="0" w:space="0" w:color="auto"/>
                <w:bottom w:val="none" w:sz="0" w:space="0" w:color="auto"/>
                <w:right w:val="none" w:sz="0" w:space="0" w:color="auto"/>
              </w:divBdr>
            </w:div>
            <w:div w:id="1441337291">
              <w:marLeft w:val="0"/>
              <w:marRight w:val="0"/>
              <w:marTop w:val="0"/>
              <w:marBottom w:val="0"/>
              <w:divBdr>
                <w:top w:val="none" w:sz="0" w:space="0" w:color="auto"/>
                <w:left w:val="none" w:sz="0" w:space="0" w:color="auto"/>
                <w:bottom w:val="none" w:sz="0" w:space="0" w:color="auto"/>
                <w:right w:val="none" w:sz="0" w:space="0" w:color="auto"/>
              </w:divBdr>
            </w:div>
            <w:div w:id="1684550890">
              <w:marLeft w:val="0"/>
              <w:marRight w:val="0"/>
              <w:marTop w:val="0"/>
              <w:marBottom w:val="0"/>
              <w:divBdr>
                <w:top w:val="none" w:sz="0" w:space="0" w:color="auto"/>
                <w:left w:val="none" w:sz="0" w:space="0" w:color="auto"/>
                <w:bottom w:val="none" w:sz="0" w:space="0" w:color="auto"/>
                <w:right w:val="none" w:sz="0" w:space="0" w:color="auto"/>
              </w:divBdr>
            </w:div>
            <w:div w:id="269363463">
              <w:marLeft w:val="0"/>
              <w:marRight w:val="0"/>
              <w:marTop w:val="0"/>
              <w:marBottom w:val="0"/>
              <w:divBdr>
                <w:top w:val="none" w:sz="0" w:space="0" w:color="auto"/>
                <w:left w:val="none" w:sz="0" w:space="0" w:color="auto"/>
                <w:bottom w:val="none" w:sz="0" w:space="0" w:color="auto"/>
                <w:right w:val="none" w:sz="0" w:space="0" w:color="auto"/>
              </w:divBdr>
            </w:div>
            <w:div w:id="1991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8275">
      <w:bodyDiv w:val="1"/>
      <w:marLeft w:val="0"/>
      <w:marRight w:val="0"/>
      <w:marTop w:val="0"/>
      <w:marBottom w:val="0"/>
      <w:divBdr>
        <w:top w:val="none" w:sz="0" w:space="0" w:color="auto"/>
        <w:left w:val="none" w:sz="0" w:space="0" w:color="auto"/>
        <w:bottom w:val="none" w:sz="0" w:space="0" w:color="auto"/>
        <w:right w:val="none" w:sz="0" w:space="0" w:color="auto"/>
      </w:divBdr>
    </w:div>
    <w:div w:id="1757826644">
      <w:bodyDiv w:val="1"/>
      <w:marLeft w:val="0"/>
      <w:marRight w:val="0"/>
      <w:marTop w:val="0"/>
      <w:marBottom w:val="0"/>
      <w:divBdr>
        <w:top w:val="none" w:sz="0" w:space="0" w:color="auto"/>
        <w:left w:val="none" w:sz="0" w:space="0" w:color="auto"/>
        <w:bottom w:val="none" w:sz="0" w:space="0" w:color="auto"/>
        <w:right w:val="none" w:sz="0" w:space="0" w:color="auto"/>
      </w:divBdr>
    </w:div>
    <w:div w:id="1759400985">
      <w:bodyDiv w:val="1"/>
      <w:marLeft w:val="0"/>
      <w:marRight w:val="0"/>
      <w:marTop w:val="0"/>
      <w:marBottom w:val="0"/>
      <w:divBdr>
        <w:top w:val="none" w:sz="0" w:space="0" w:color="auto"/>
        <w:left w:val="none" w:sz="0" w:space="0" w:color="auto"/>
        <w:bottom w:val="none" w:sz="0" w:space="0" w:color="auto"/>
        <w:right w:val="none" w:sz="0" w:space="0" w:color="auto"/>
      </w:divBdr>
    </w:div>
    <w:div w:id="1759860124">
      <w:bodyDiv w:val="1"/>
      <w:marLeft w:val="0"/>
      <w:marRight w:val="0"/>
      <w:marTop w:val="0"/>
      <w:marBottom w:val="0"/>
      <w:divBdr>
        <w:top w:val="none" w:sz="0" w:space="0" w:color="auto"/>
        <w:left w:val="none" w:sz="0" w:space="0" w:color="auto"/>
        <w:bottom w:val="none" w:sz="0" w:space="0" w:color="auto"/>
        <w:right w:val="none" w:sz="0" w:space="0" w:color="auto"/>
      </w:divBdr>
    </w:div>
    <w:div w:id="1764572039">
      <w:bodyDiv w:val="1"/>
      <w:marLeft w:val="0"/>
      <w:marRight w:val="0"/>
      <w:marTop w:val="0"/>
      <w:marBottom w:val="0"/>
      <w:divBdr>
        <w:top w:val="none" w:sz="0" w:space="0" w:color="auto"/>
        <w:left w:val="none" w:sz="0" w:space="0" w:color="auto"/>
        <w:bottom w:val="none" w:sz="0" w:space="0" w:color="auto"/>
        <w:right w:val="none" w:sz="0" w:space="0" w:color="auto"/>
      </w:divBdr>
    </w:div>
    <w:div w:id="1778409059">
      <w:bodyDiv w:val="1"/>
      <w:marLeft w:val="0"/>
      <w:marRight w:val="0"/>
      <w:marTop w:val="0"/>
      <w:marBottom w:val="0"/>
      <w:divBdr>
        <w:top w:val="none" w:sz="0" w:space="0" w:color="auto"/>
        <w:left w:val="none" w:sz="0" w:space="0" w:color="auto"/>
        <w:bottom w:val="none" w:sz="0" w:space="0" w:color="auto"/>
        <w:right w:val="none" w:sz="0" w:space="0" w:color="auto"/>
      </w:divBdr>
      <w:divsChild>
        <w:div w:id="745613328">
          <w:marLeft w:val="0"/>
          <w:marRight w:val="0"/>
          <w:marTop w:val="0"/>
          <w:marBottom w:val="0"/>
          <w:divBdr>
            <w:top w:val="none" w:sz="0" w:space="0" w:color="auto"/>
            <w:left w:val="none" w:sz="0" w:space="0" w:color="auto"/>
            <w:bottom w:val="none" w:sz="0" w:space="0" w:color="auto"/>
            <w:right w:val="none" w:sz="0" w:space="0" w:color="auto"/>
          </w:divBdr>
          <w:divsChild>
            <w:div w:id="1055474417">
              <w:marLeft w:val="0"/>
              <w:marRight w:val="0"/>
              <w:marTop w:val="0"/>
              <w:marBottom w:val="0"/>
              <w:divBdr>
                <w:top w:val="none" w:sz="0" w:space="0" w:color="auto"/>
                <w:left w:val="none" w:sz="0" w:space="0" w:color="auto"/>
                <w:bottom w:val="none" w:sz="0" w:space="0" w:color="auto"/>
                <w:right w:val="none" w:sz="0" w:space="0" w:color="auto"/>
              </w:divBdr>
            </w:div>
            <w:div w:id="316303318">
              <w:marLeft w:val="0"/>
              <w:marRight w:val="0"/>
              <w:marTop w:val="0"/>
              <w:marBottom w:val="0"/>
              <w:divBdr>
                <w:top w:val="none" w:sz="0" w:space="0" w:color="auto"/>
                <w:left w:val="none" w:sz="0" w:space="0" w:color="auto"/>
                <w:bottom w:val="none" w:sz="0" w:space="0" w:color="auto"/>
                <w:right w:val="none" w:sz="0" w:space="0" w:color="auto"/>
              </w:divBdr>
              <w:divsChild>
                <w:div w:id="1607812712">
                  <w:marLeft w:val="0"/>
                  <w:marRight w:val="0"/>
                  <w:marTop w:val="0"/>
                  <w:marBottom w:val="0"/>
                  <w:divBdr>
                    <w:top w:val="none" w:sz="0" w:space="0" w:color="auto"/>
                    <w:left w:val="none" w:sz="0" w:space="0" w:color="auto"/>
                    <w:bottom w:val="none" w:sz="0" w:space="0" w:color="auto"/>
                    <w:right w:val="none" w:sz="0" w:space="0" w:color="auto"/>
                  </w:divBdr>
                  <w:divsChild>
                    <w:div w:id="6064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4151">
              <w:marLeft w:val="0"/>
              <w:marRight w:val="0"/>
              <w:marTop w:val="0"/>
              <w:marBottom w:val="0"/>
              <w:divBdr>
                <w:top w:val="none" w:sz="0" w:space="0" w:color="auto"/>
                <w:left w:val="none" w:sz="0" w:space="0" w:color="auto"/>
                <w:bottom w:val="none" w:sz="0" w:space="0" w:color="auto"/>
                <w:right w:val="none" w:sz="0" w:space="0" w:color="auto"/>
              </w:divBdr>
            </w:div>
          </w:divsChild>
        </w:div>
        <w:div w:id="1728265480">
          <w:marLeft w:val="0"/>
          <w:marRight w:val="0"/>
          <w:marTop w:val="0"/>
          <w:marBottom w:val="0"/>
          <w:divBdr>
            <w:top w:val="none" w:sz="0" w:space="0" w:color="auto"/>
            <w:left w:val="none" w:sz="0" w:space="0" w:color="auto"/>
            <w:bottom w:val="none" w:sz="0" w:space="0" w:color="auto"/>
            <w:right w:val="none" w:sz="0" w:space="0" w:color="auto"/>
          </w:divBdr>
          <w:divsChild>
            <w:div w:id="2036029887">
              <w:marLeft w:val="0"/>
              <w:marRight w:val="0"/>
              <w:marTop w:val="0"/>
              <w:marBottom w:val="0"/>
              <w:divBdr>
                <w:top w:val="none" w:sz="0" w:space="0" w:color="auto"/>
                <w:left w:val="none" w:sz="0" w:space="0" w:color="auto"/>
                <w:bottom w:val="none" w:sz="0" w:space="0" w:color="auto"/>
                <w:right w:val="none" w:sz="0" w:space="0" w:color="auto"/>
              </w:divBdr>
            </w:div>
            <w:div w:id="1560248173">
              <w:marLeft w:val="0"/>
              <w:marRight w:val="0"/>
              <w:marTop w:val="0"/>
              <w:marBottom w:val="0"/>
              <w:divBdr>
                <w:top w:val="none" w:sz="0" w:space="0" w:color="auto"/>
                <w:left w:val="none" w:sz="0" w:space="0" w:color="auto"/>
                <w:bottom w:val="none" w:sz="0" w:space="0" w:color="auto"/>
                <w:right w:val="none" w:sz="0" w:space="0" w:color="auto"/>
              </w:divBdr>
              <w:divsChild>
                <w:div w:id="581068529">
                  <w:marLeft w:val="0"/>
                  <w:marRight w:val="0"/>
                  <w:marTop w:val="0"/>
                  <w:marBottom w:val="0"/>
                  <w:divBdr>
                    <w:top w:val="none" w:sz="0" w:space="0" w:color="auto"/>
                    <w:left w:val="none" w:sz="0" w:space="0" w:color="auto"/>
                    <w:bottom w:val="none" w:sz="0" w:space="0" w:color="auto"/>
                    <w:right w:val="none" w:sz="0" w:space="0" w:color="auto"/>
                  </w:divBdr>
                  <w:divsChild>
                    <w:div w:id="3883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47">
      <w:bodyDiv w:val="1"/>
      <w:marLeft w:val="0"/>
      <w:marRight w:val="0"/>
      <w:marTop w:val="0"/>
      <w:marBottom w:val="0"/>
      <w:divBdr>
        <w:top w:val="none" w:sz="0" w:space="0" w:color="auto"/>
        <w:left w:val="none" w:sz="0" w:space="0" w:color="auto"/>
        <w:bottom w:val="none" w:sz="0" w:space="0" w:color="auto"/>
        <w:right w:val="none" w:sz="0" w:space="0" w:color="auto"/>
      </w:divBdr>
      <w:divsChild>
        <w:div w:id="1108500246">
          <w:marLeft w:val="0"/>
          <w:marRight w:val="0"/>
          <w:marTop w:val="0"/>
          <w:marBottom w:val="0"/>
          <w:divBdr>
            <w:top w:val="none" w:sz="0" w:space="0" w:color="auto"/>
            <w:left w:val="none" w:sz="0" w:space="0" w:color="auto"/>
            <w:bottom w:val="none" w:sz="0" w:space="0" w:color="auto"/>
            <w:right w:val="none" w:sz="0" w:space="0" w:color="auto"/>
          </w:divBdr>
          <w:divsChild>
            <w:div w:id="1956209205">
              <w:marLeft w:val="0"/>
              <w:marRight w:val="0"/>
              <w:marTop w:val="0"/>
              <w:marBottom w:val="0"/>
              <w:divBdr>
                <w:top w:val="none" w:sz="0" w:space="0" w:color="auto"/>
                <w:left w:val="none" w:sz="0" w:space="0" w:color="auto"/>
                <w:bottom w:val="none" w:sz="0" w:space="0" w:color="auto"/>
                <w:right w:val="none" w:sz="0" w:space="0" w:color="auto"/>
              </w:divBdr>
            </w:div>
            <w:div w:id="1125582747">
              <w:marLeft w:val="0"/>
              <w:marRight w:val="0"/>
              <w:marTop w:val="0"/>
              <w:marBottom w:val="0"/>
              <w:divBdr>
                <w:top w:val="none" w:sz="0" w:space="0" w:color="auto"/>
                <w:left w:val="none" w:sz="0" w:space="0" w:color="auto"/>
                <w:bottom w:val="none" w:sz="0" w:space="0" w:color="auto"/>
                <w:right w:val="none" w:sz="0" w:space="0" w:color="auto"/>
              </w:divBdr>
            </w:div>
            <w:div w:id="1404065360">
              <w:marLeft w:val="0"/>
              <w:marRight w:val="0"/>
              <w:marTop w:val="0"/>
              <w:marBottom w:val="0"/>
              <w:divBdr>
                <w:top w:val="none" w:sz="0" w:space="0" w:color="auto"/>
                <w:left w:val="none" w:sz="0" w:space="0" w:color="auto"/>
                <w:bottom w:val="none" w:sz="0" w:space="0" w:color="auto"/>
                <w:right w:val="none" w:sz="0" w:space="0" w:color="auto"/>
              </w:divBdr>
            </w:div>
            <w:div w:id="1854957011">
              <w:marLeft w:val="0"/>
              <w:marRight w:val="0"/>
              <w:marTop w:val="0"/>
              <w:marBottom w:val="0"/>
              <w:divBdr>
                <w:top w:val="none" w:sz="0" w:space="0" w:color="auto"/>
                <w:left w:val="none" w:sz="0" w:space="0" w:color="auto"/>
                <w:bottom w:val="none" w:sz="0" w:space="0" w:color="auto"/>
                <w:right w:val="none" w:sz="0" w:space="0" w:color="auto"/>
              </w:divBdr>
            </w:div>
            <w:div w:id="98335896">
              <w:marLeft w:val="0"/>
              <w:marRight w:val="0"/>
              <w:marTop w:val="0"/>
              <w:marBottom w:val="0"/>
              <w:divBdr>
                <w:top w:val="none" w:sz="0" w:space="0" w:color="auto"/>
                <w:left w:val="none" w:sz="0" w:space="0" w:color="auto"/>
                <w:bottom w:val="none" w:sz="0" w:space="0" w:color="auto"/>
                <w:right w:val="none" w:sz="0" w:space="0" w:color="auto"/>
              </w:divBdr>
            </w:div>
            <w:div w:id="272514965">
              <w:marLeft w:val="0"/>
              <w:marRight w:val="0"/>
              <w:marTop w:val="0"/>
              <w:marBottom w:val="0"/>
              <w:divBdr>
                <w:top w:val="none" w:sz="0" w:space="0" w:color="auto"/>
                <w:left w:val="none" w:sz="0" w:space="0" w:color="auto"/>
                <w:bottom w:val="none" w:sz="0" w:space="0" w:color="auto"/>
                <w:right w:val="none" w:sz="0" w:space="0" w:color="auto"/>
              </w:divBdr>
            </w:div>
            <w:div w:id="1656453390">
              <w:marLeft w:val="0"/>
              <w:marRight w:val="0"/>
              <w:marTop w:val="0"/>
              <w:marBottom w:val="0"/>
              <w:divBdr>
                <w:top w:val="none" w:sz="0" w:space="0" w:color="auto"/>
                <w:left w:val="none" w:sz="0" w:space="0" w:color="auto"/>
                <w:bottom w:val="none" w:sz="0" w:space="0" w:color="auto"/>
                <w:right w:val="none" w:sz="0" w:space="0" w:color="auto"/>
              </w:divBdr>
            </w:div>
            <w:div w:id="788666578">
              <w:marLeft w:val="0"/>
              <w:marRight w:val="0"/>
              <w:marTop w:val="0"/>
              <w:marBottom w:val="0"/>
              <w:divBdr>
                <w:top w:val="none" w:sz="0" w:space="0" w:color="auto"/>
                <w:left w:val="none" w:sz="0" w:space="0" w:color="auto"/>
                <w:bottom w:val="none" w:sz="0" w:space="0" w:color="auto"/>
                <w:right w:val="none" w:sz="0" w:space="0" w:color="auto"/>
              </w:divBdr>
            </w:div>
            <w:div w:id="759302985">
              <w:marLeft w:val="0"/>
              <w:marRight w:val="0"/>
              <w:marTop w:val="0"/>
              <w:marBottom w:val="0"/>
              <w:divBdr>
                <w:top w:val="none" w:sz="0" w:space="0" w:color="auto"/>
                <w:left w:val="none" w:sz="0" w:space="0" w:color="auto"/>
                <w:bottom w:val="none" w:sz="0" w:space="0" w:color="auto"/>
                <w:right w:val="none" w:sz="0" w:space="0" w:color="auto"/>
              </w:divBdr>
            </w:div>
            <w:div w:id="62602784">
              <w:marLeft w:val="0"/>
              <w:marRight w:val="0"/>
              <w:marTop w:val="0"/>
              <w:marBottom w:val="0"/>
              <w:divBdr>
                <w:top w:val="none" w:sz="0" w:space="0" w:color="auto"/>
                <w:left w:val="none" w:sz="0" w:space="0" w:color="auto"/>
                <w:bottom w:val="none" w:sz="0" w:space="0" w:color="auto"/>
                <w:right w:val="none" w:sz="0" w:space="0" w:color="auto"/>
              </w:divBdr>
            </w:div>
            <w:div w:id="1777821951">
              <w:marLeft w:val="0"/>
              <w:marRight w:val="0"/>
              <w:marTop w:val="0"/>
              <w:marBottom w:val="0"/>
              <w:divBdr>
                <w:top w:val="none" w:sz="0" w:space="0" w:color="auto"/>
                <w:left w:val="none" w:sz="0" w:space="0" w:color="auto"/>
                <w:bottom w:val="none" w:sz="0" w:space="0" w:color="auto"/>
                <w:right w:val="none" w:sz="0" w:space="0" w:color="auto"/>
              </w:divBdr>
            </w:div>
            <w:div w:id="369378447">
              <w:marLeft w:val="0"/>
              <w:marRight w:val="0"/>
              <w:marTop w:val="0"/>
              <w:marBottom w:val="0"/>
              <w:divBdr>
                <w:top w:val="none" w:sz="0" w:space="0" w:color="auto"/>
                <w:left w:val="none" w:sz="0" w:space="0" w:color="auto"/>
                <w:bottom w:val="none" w:sz="0" w:space="0" w:color="auto"/>
                <w:right w:val="none" w:sz="0" w:space="0" w:color="auto"/>
              </w:divBdr>
            </w:div>
            <w:div w:id="1094935498">
              <w:marLeft w:val="0"/>
              <w:marRight w:val="0"/>
              <w:marTop w:val="0"/>
              <w:marBottom w:val="0"/>
              <w:divBdr>
                <w:top w:val="none" w:sz="0" w:space="0" w:color="auto"/>
                <w:left w:val="none" w:sz="0" w:space="0" w:color="auto"/>
                <w:bottom w:val="none" w:sz="0" w:space="0" w:color="auto"/>
                <w:right w:val="none" w:sz="0" w:space="0" w:color="auto"/>
              </w:divBdr>
            </w:div>
            <w:div w:id="1900818353">
              <w:marLeft w:val="0"/>
              <w:marRight w:val="0"/>
              <w:marTop w:val="0"/>
              <w:marBottom w:val="0"/>
              <w:divBdr>
                <w:top w:val="none" w:sz="0" w:space="0" w:color="auto"/>
                <w:left w:val="none" w:sz="0" w:space="0" w:color="auto"/>
                <w:bottom w:val="none" w:sz="0" w:space="0" w:color="auto"/>
                <w:right w:val="none" w:sz="0" w:space="0" w:color="auto"/>
              </w:divBdr>
            </w:div>
            <w:div w:id="589890222">
              <w:marLeft w:val="0"/>
              <w:marRight w:val="0"/>
              <w:marTop w:val="0"/>
              <w:marBottom w:val="0"/>
              <w:divBdr>
                <w:top w:val="none" w:sz="0" w:space="0" w:color="auto"/>
                <w:left w:val="none" w:sz="0" w:space="0" w:color="auto"/>
                <w:bottom w:val="none" w:sz="0" w:space="0" w:color="auto"/>
                <w:right w:val="none" w:sz="0" w:space="0" w:color="auto"/>
              </w:divBdr>
            </w:div>
            <w:div w:id="1228146568">
              <w:marLeft w:val="0"/>
              <w:marRight w:val="0"/>
              <w:marTop w:val="0"/>
              <w:marBottom w:val="0"/>
              <w:divBdr>
                <w:top w:val="none" w:sz="0" w:space="0" w:color="auto"/>
                <w:left w:val="none" w:sz="0" w:space="0" w:color="auto"/>
                <w:bottom w:val="none" w:sz="0" w:space="0" w:color="auto"/>
                <w:right w:val="none" w:sz="0" w:space="0" w:color="auto"/>
              </w:divBdr>
            </w:div>
            <w:div w:id="1928462396">
              <w:marLeft w:val="0"/>
              <w:marRight w:val="0"/>
              <w:marTop w:val="0"/>
              <w:marBottom w:val="0"/>
              <w:divBdr>
                <w:top w:val="none" w:sz="0" w:space="0" w:color="auto"/>
                <w:left w:val="none" w:sz="0" w:space="0" w:color="auto"/>
                <w:bottom w:val="none" w:sz="0" w:space="0" w:color="auto"/>
                <w:right w:val="none" w:sz="0" w:space="0" w:color="auto"/>
              </w:divBdr>
            </w:div>
            <w:div w:id="64649241">
              <w:marLeft w:val="0"/>
              <w:marRight w:val="0"/>
              <w:marTop w:val="0"/>
              <w:marBottom w:val="0"/>
              <w:divBdr>
                <w:top w:val="none" w:sz="0" w:space="0" w:color="auto"/>
                <w:left w:val="none" w:sz="0" w:space="0" w:color="auto"/>
                <w:bottom w:val="none" w:sz="0" w:space="0" w:color="auto"/>
                <w:right w:val="none" w:sz="0" w:space="0" w:color="auto"/>
              </w:divBdr>
            </w:div>
            <w:div w:id="11617220">
              <w:marLeft w:val="0"/>
              <w:marRight w:val="0"/>
              <w:marTop w:val="0"/>
              <w:marBottom w:val="0"/>
              <w:divBdr>
                <w:top w:val="none" w:sz="0" w:space="0" w:color="auto"/>
                <w:left w:val="none" w:sz="0" w:space="0" w:color="auto"/>
                <w:bottom w:val="none" w:sz="0" w:space="0" w:color="auto"/>
                <w:right w:val="none" w:sz="0" w:space="0" w:color="auto"/>
              </w:divBdr>
            </w:div>
            <w:div w:id="1518275578">
              <w:marLeft w:val="0"/>
              <w:marRight w:val="0"/>
              <w:marTop w:val="0"/>
              <w:marBottom w:val="0"/>
              <w:divBdr>
                <w:top w:val="none" w:sz="0" w:space="0" w:color="auto"/>
                <w:left w:val="none" w:sz="0" w:space="0" w:color="auto"/>
                <w:bottom w:val="none" w:sz="0" w:space="0" w:color="auto"/>
                <w:right w:val="none" w:sz="0" w:space="0" w:color="auto"/>
              </w:divBdr>
            </w:div>
            <w:div w:id="2020353656">
              <w:marLeft w:val="0"/>
              <w:marRight w:val="0"/>
              <w:marTop w:val="0"/>
              <w:marBottom w:val="0"/>
              <w:divBdr>
                <w:top w:val="none" w:sz="0" w:space="0" w:color="auto"/>
                <w:left w:val="none" w:sz="0" w:space="0" w:color="auto"/>
                <w:bottom w:val="none" w:sz="0" w:space="0" w:color="auto"/>
                <w:right w:val="none" w:sz="0" w:space="0" w:color="auto"/>
              </w:divBdr>
            </w:div>
            <w:div w:id="1398892725">
              <w:marLeft w:val="0"/>
              <w:marRight w:val="0"/>
              <w:marTop w:val="0"/>
              <w:marBottom w:val="0"/>
              <w:divBdr>
                <w:top w:val="none" w:sz="0" w:space="0" w:color="auto"/>
                <w:left w:val="none" w:sz="0" w:space="0" w:color="auto"/>
                <w:bottom w:val="none" w:sz="0" w:space="0" w:color="auto"/>
                <w:right w:val="none" w:sz="0" w:space="0" w:color="auto"/>
              </w:divBdr>
            </w:div>
            <w:div w:id="490146667">
              <w:marLeft w:val="0"/>
              <w:marRight w:val="0"/>
              <w:marTop w:val="0"/>
              <w:marBottom w:val="0"/>
              <w:divBdr>
                <w:top w:val="none" w:sz="0" w:space="0" w:color="auto"/>
                <w:left w:val="none" w:sz="0" w:space="0" w:color="auto"/>
                <w:bottom w:val="none" w:sz="0" w:space="0" w:color="auto"/>
                <w:right w:val="none" w:sz="0" w:space="0" w:color="auto"/>
              </w:divBdr>
            </w:div>
            <w:div w:id="294064262">
              <w:marLeft w:val="0"/>
              <w:marRight w:val="0"/>
              <w:marTop w:val="0"/>
              <w:marBottom w:val="0"/>
              <w:divBdr>
                <w:top w:val="none" w:sz="0" w:space="0" w:color="auto"/>
                <w:left w:val="none" w:sz="0" w:space="0" w:color="auto"/>
                <w:bottom w:val="none" w:sz="0" w:space="0" w:color="auto"/>
                <w:right w:val="none" w:sz="0" w:space="0" w:color="auto"/>
              </w:divBdr>
            </w:div>
            <w:div w:id="2056541252">
              <w:marLeft w:val="0"/>
              <w:marRight w:val="0"/>
              <w:marTop w:val="0"/>
              <w:marBottom w:val="0"/>
              <w:divBdr>
                <w:top w:val="none" w:sz="0" w:space="0" w:color="auto"/>
                <w:left w:val="none" w:sz="0" w:space="0" w:color="auto"/>
                <w:bottom w:val="none" w:sz="0" w:space="0" w:color="auto"/>
                <w:right w:val="none" w:sz="0" w:space="0" w:color="auto"/>
              </w:divBdr>
            </w:div>
            <w:div w:id="1573541193">
              <w:marLeft w:val="0"/>
              <w:marRight w:val="0"/>
              <w:marTop w:val="0"/>
              <w:marBottom w:val="0"/>
              <w:divBdr>
                <w:top w:val="none" w:sz="0" w:space="0" w:color="auto"/>
                <w:left w:val="none" w:sz="0" w:space="0" w:color="auto"/>
                <w:bottom w:val="none" w:sz="0" w:space="0" w:color="auto"/>
                <w:right w:val="none" w:sz="0" w:space="0" w:color="auto"/>
              </w:divBdr>
            </w:div>
            <w:div w:id="85079570">
              <w:marLeft w:val="0"/>
              <w:marRight w:val="0"/>
              <w:marTop w:val="0"/>
              <w:marBottom w:val="0"/>
              <w:divBdr>
                <w:top w:val="none" w:sz="0" w:space="0" w:color="auto"/>
                <w:left w:val="none" w:sz="0" w:space="0" w:color="auto"/>
                <w:bottom w:val="none" w:sz="0" w:space="0" w:color="auto"/>
                <w:right w:val="none" w:sz="0" w:space="0" w:color="auto"/>
              </w:divBdr>
            </w:div>
            <w:div w:id="2039088936">
              <w:marLeft w:val="0"/>
              <w:marRight w:val="0"/>
              <w:marTop w:val="0"/>
              <w:marBottom w:val="0"/>
              <w:divBdr>
                <w:top w:val="none" w:sz="0" w:space="0" w:color="auto"/>
                <w:left w:val="none" w:sz="0" w:space="0" w:color="auto"/>
                <w:bottom w:val="none" w:sz="0" w:space="0" w:color="auto"/>
                <w:right w:val="none" w:sz="0" w:space="0" w:color="auto"/>
              </w:divBdr>
            </w:div>
            <w:div w:id="485391269">
              <w:marLeft w:val="0"/>
              <w:marRight w:val="0"/>
              <w:marTop w:val="0"/>
              <w:marBottom w:val="0"/>
              <w:divBdr>
                <w:top w:val="none" w:sz="0" w:space="0" w:color="auto"/>
                <w:left w:val="none" w:sz="0" w:space="0" w:color="auto"/>
                <w:bottom w:val="none" w:sz="0" w:space="0" w:color="auto"/>
                <w:right w:val="none" w:sz="0" w:space="0" w:color="auto"/>
              </w:divBdr>
            </w:div>
            <w:div w:id="634412383">
              <w:marLeft w:val="0"/>
              <w:marRight w:val="0"/>
              <w:marTop w:val="0"/>
              <w:marBottom w:val="0"/>
              <w:divBdr>
                <w:top w:val="none" w:sz="0" w:space="0" w:color="auto"/>
                <w:left w:val="none" w:sz="0" w:space="0" w:color="auto"/>
                <w:bottom w:val="none" w:sz="0" w:space="0" w:color="auto"/>
                <w:right w:val="none" w:sz="0" w:space="0" w:color="auto"/>
              </w:divBdr>
            </w:div>
            <w:div w:id="866065792">
              <w:marLeft w:val="0"/>
              <w:marRight w:val="0"/>
              <w:marTop w:val="0"/>
              <w:marBottom w:val="0"/>
              <w:divBdr>
                <w:top w:val="none" w:sz="0" w:space="0" w:color="auto"/>
                <w:left w:val="none" w:sz="0" w:space="0" w:color="auto"/>
                <w:bottom w:val="none" w:sz="0" w:space="0" w:color="auto"/>
                <w:right w:val="none" w:sz="0" w:space="0" w:color="auto"/>
              </w:divBdr>
            </w:div>
            <w:div w:id="1430733187">
              <w:marLeft w:val="0"/>
              <w:marRight w:val="0"/>
              <w:marTop w:val="0"/>
              <w:marBottom w:val="0"/>
              <w:divBdr>
                <w:top w:val="none" w:sz="0" w:space="0" w:color="auto"/>
                <w:left w:val="none" w:sz="0" w:space="0" w:color="auto"/>
                <w:bottom w:val="none" w:sz="0" w:space="0" w:color="auto"/>
                <w:right w:val="none" w:sz="0" w:space="0" w:color="auto"/>
              </w:divBdr>
            </w:div>
            <w:div w:id="1811709488">
              <w:marLeft w:val="0"/>
              <w:marRight w:val="0"/>
              <w:marTop w:val="0"/>
              <w:marBottom w:val="0"/>
              <w:divBdr>
                <w:top w:val="none" w:sz="0" w:space="0" w:color="auto"/>
                <w:left w:val="none" w:sz="0" w:space="0" w:color="auto"/>
                <w:bottom w:val="none" w:sz="0" w:space="0" w:color="auto"/>
                <w:right w:val="none" w:sz="0" w:space="0" w:color="auto"/>
              </w:divBdr>
            </w:div>
            <w:div w:id="508297576">
              <w:marLeft w:val="0"/>
              <w:marRight w:val="0"/>
              <w:marTop w:val="0"/>
              <w:marBottom w:val="0"/>
              <w:divBdr>
                <w:top w:val="none" w:sz="0" w:space="0" w:color="auto"/>
                <w:left w:val="none" w:sz="0" w:space="0" w:color="auto"/>
                <w:bottom w:val="none" w:sz="0" w:space="0" w:color="auto"/>
                <w:right w:val="none" w:sz="0" w:space="0" w:color="auto"/>
              </w:divBdr>
            </w:div>
            <w:div w:id="1823502514">
              <w:marLeft w:val="0"/>
              <w:marRight w:val="0"/>
              <w:marTop w:val="0"/>
              <w:marBottom w:val="0"/>
              <w:divBdr>
                <w:top w:val="none" w:sz="0" w:space="0" w:color="auto"/>
                <w:left w:val="none" w:sz="0" w:space="0" w:color="auto"/>
                <w:bottom w:val="none" w:sz="0" w:space="0" w:color="auto"/>
                <w:right w:val="none" w:sz="0" w:space="0" w:color="auto"/>
              </w:divBdr>
            </w:div>
            <w:div w:id="319046611">
              <w:marLeft w:val="0"/>
              <w:marRight w:val="0"/>
              <w:marTop w:val="0"/>
              <w:marBottom w:val="0"/>
              <w:divBdr>
                <w:top w:val="none" w:sz="0" w:space="0" w:color="auto"/>
                <w:left w:val="none" w:sz="0" w:space="0" w:color="auto"/>
                <w:bottom w:val="none" w:sz="0" w:space="0" w:color="auto"/>
                <w:right w:val="none" w:sz="0" w:space="0" w:color="auto"/>
              </w:divBdr>
            </w:div>
            <w:div w:id="163014533">
              <w:marLeft w:val="0"/>
              <w:marRight w:val="0"/>
              <w:marTop w:val="0"/>
              <w:marBottom w:val="0"/>
              <w:divBdr>
                <w:top w:val="none" w:sz="0" w:space="0" w:color="auto"/>
                <w:left w:val="none" w:sz="0" w:space="0" w:color="auto"/>
                <w:bottom w:val="none" w:sz="0" w:space="0" w:color="auto"/>
                <w:right w:val="none" w:sz="0" w:space="0" w:color="auto"/>
              </w:divBdr>
            </w:div>
            <w:div w:id="16736451">
              <w:marLeft w:val="0"/>
              <w:marRight w:val="0"/>
              <w:marTop w:val="0"/>
              <w:marBottom w:val="0"/>
              <w:divBdr>
                <w:top w:val="none" w:sz="0" w:space="0" w:color="auto"/>
                <w:left w:val="none" w:sz="0" w:space="0" w:color="auto"/>
                <w:bottom w:val="none" w:sz="0" w:space="0" w:color="auto"/>
                <w:right w:val="none" w:sz="0" w:space="0" w:color="auto"/>
              </w:divBdr>
            </w:div>
            <w:div w:id="1299646911">
              <w:marLeft w:val="0"/>
              <w:marRight w:val="0"/>
              <w:marTop w:val="0"/>
              <w:marBottom w:val="0"/>
              <w:divBdr>
                <w:top w:val="none" w:sz="0" w:space="0" w:color="auto"/>
                <w:left w:val="none" w:sz="0" w:space="0" w:color="auto"/>
                <w:bottom w:val="none" w:sz="0" w:space="0" w:color="auto"/>
                <w:right w:val="none" w:sz="0" w:space="0" w:color="auto"/>
              </w:divBdr>
            </w:div>
            <w:div w:id="1964723332">
              <w:marLeft w:val="0"/>
              <w:marRight w:val="0"/>
              <w:marTop w:val="0"/>
              <w:marBottom w:val="0"/>
              <w:divBdr>
                <w:top w:val="none" w:sz="0" w:space="0" w:color="auto"/>
                <w:left w:val="none" w:sz="0" w:space="0" w:color="auto"/>
                <w:bottom w:val="none" w:sz="0" w:space="0" w:color="auto"/>
                <w:right w:val="none" w:sz="0" w:space="0" w:color="auto"/>
              </w:divBdr>
            </w:div>
            <w:div w:id="2112236896">
              <w:marLeft w:val="0"/>
              <w:marRight w:val="0"/>
              <w:marTop w:val="0"/>
              <w:marBottom w:val="0"/>
              <w:divBdr>
                <w:top w:val="none" w:sz="0" w:space="0" w:color="auto"/>
                <w:left w:val="none" w:sz="0" w:space="0" w:color="auto"/>
                <w:bottom w:val="none" w:sz="0" w:space="0" w:color="auto"/>
                <w:right w:val="none" w:sz="0" w:space="0" w:color="auto"/>
              </w:divBdr>
            </w:div>
            <w:div w:id="1670908335">
              <w:marLeft w:val="0"/>
              <w:marRight w:val="0"/>
              <w:marTop w:val="0"/>
              <w:marBottom w:val="0"/>
              <w:divBdr>
                <w:top w:val="none" w:sz="0" w:space="0" w:color="auto"/>
                <w:left w:val="none" w:sz="0" w:space="0" w:color="auto"/>
                <w:bottom w:val="none" w:sz="0" w:space="0" w:color="auto"/>
                <w:right w:val="none" w:sz="0" w:space="0" w:color="auto"/>
              </w:divBdr>
            </w:div>
            <w:div w:id="450369904">
              <w:marLeft w:val="0"/>
              <w:marRight w:val="0"/>
              <w:marTop w:val="0"/>
              <w:marBottom w:val="0"/>
              <w:divBdr>
                <w:top w:val="none" w:sz="0" w:space="0" w:color="auto"/>
                <w:left w:val="none" w:sz="0" w:space="0" w:color="auto"/>
                <w:bottom w:val="none" w:sz="0" w:space="0" w:color="auto"/>
                <w:right w:val="none" w:sz="0" w:space="0" w:color="auto"/>
              </w:divBdr>
            </w:div>
            <w:div w:id="1888178357">
              <w:marLeft w:val="0"/>
              <w:marRight w:val="0"/>
              <w:marTop w:val="0"/>
              <w:marBottom w:val="0"/>
              <w:divBdr>
                <w:top w:val="none" w:sz="0" w:space="0" w:color="auto"/>
                <w:left w:val="none" w:sz="0" w:space="0" w:color="auto"/>
                <w:bottom w:val="none" w:sz="0" w:space="0" w:color="auto"/>
                <w:right w:val="none" w:sz="0" w:space="0" w:color="auto"/>
              </w:divBdr>
            </w:div>
            <w:div w:id="1280259293">
              <w:marLeft w:val="0"/>
              <w:marRight w:val="0"/>
              <w:marTop w:val="0"/>
              <w:marBottom w:val="0"/>
              <w:divBdr>
                <w:top w:val="none" w:sz="0" w:space="0" w:color="auto"/>
                <w:left w:val="none" w:sz="0" w:space="0" w:color="auto"/>
                <w:bottom w:val="none" w:sz="0" w:space="0" w:color="auto"/>
                <w:right w:val="none" w:sz="0" w:space="0" w:color="auto"/>
              </w:divBdr>
            </w:div>
            <w:div w:id="714088800">
              <w:marLeft w:val="0"/>
              <w:marRight w:val="0"/>
              <w:marTop w:val="0"/>
              <w:marBottom w:val="0"/>
              <w:divBdr>
                <w:top w:val="none" w:sz="0" w:space="0" w:color="auto"/>
                <w:left w:val="none" w:sz="0" w:space="0" w:color="auto"/>
                <w:bottom w:val="none" w:sz="0" w:space="0" w:color="auto"/>
                <w:right w:val="none" w:sz="0" w:space="0" w:color="auto"/>
              </w:divBdr>
            </w:div>
            <w:div w:id="2051108883">
              <w:marLeft w:val="0"/>
              <w:marRight w:val="0"/>
              <w:marTop w:val="0"/>
              <w:marBottom w:val="0"/>
              <w:divBdr>
                <w:top w:val="none" w:sz="0" w:space="0" w:color="auto"/>
                <w:left w:val="none" w:sz="0" w:space="0" w:color="auto"/>
                <w:bottom w:val="none" w:sz="0" w:space="0" w:color="auto"/>
                <w:right w:val="none" w:sz="0" w:space="0" w:color="auto"/>
              </w:divBdr>
            </w:div>
            <w:div w:id="1157380749">
              <w:marLeft w:val="0"/>
              <w:marRight w:val="0"/>
              <w:marTop w:val="0"/>
              <w:marBottom w:val="0"/>
              <w:divBdr>
                <w:top w:val="none" w:sz="0" w:space="0" w:color="auto"/>
                <w:left w:val="none" w:sz="0" w:space="0" w:color="auto"/>
                <w:bottom w:val="none" w:sz="0" w:space="0" w:color="auto"/>
                <w:right w:val="none" w:sz="0" w:space="0" w:color="auto"/>
              </w:divBdr>
            </w:div>
            <w:div w:id="1183977384">
              <w:marLeft w:val="0"/>
              <w:marRight w:val="0"/>
              <w:marTop w:val="0"/>
              <w:marBottom w:val="0"/>
              <w:divBdr>
                <w:top w:val="none" w:sz="0" w:space="0" w:color="auto"/>
                <w:left w:val="none" w:sz="0" w:space="0" w:color="auto"/>
                <w:bottom w:val="none" w:sz="0" w:space="0" w:color="auto"/>
                <w:right w:val="none" w:sz="0" w:space="0" w:color="auto"/>
              </w:divBdr>
            </w:div>
            <w:div w:id="804927163">
              <w:marLeft w:val="0"/>
              <w:marRight w:val="0"/>
              <w:marTop w:val="0"/>
              <w:marBottom w:val="0"/>
              <w:divBdr>
                <w:top w:val="none" w:sz="0" w:space="0" w:color="auto"/>
                <w:left w:val="none" w:sz="0" w:space="0" w:color="auto"/>
                <w:bottom w:val="none" w:sz="0" w:space="0" w:color="auto"/>
                <w:right w:val="none" w:sz="0" w:space="0" w:color="auto"/>
              </w:divBdr>
            </w:div>
            <w:div w:id="856579487">
              <w:marLeft w:val="0"/>
              <w:marRight w:val="0"/>
              <w:marTop w:val="0"/>
              <w:marBottom w:val="0"/>
              <w:divBdr>
                <w:top w:val="none" w:sz="0" w:space="0" w:color="auto"/>
                <w:left w:val="none" w:sz="0" w:space="0" w:color="auto"/>
                <w:bottom w:val="none" w:sz="0" w:space="0" w:color="auto"/>
                <w:right w:val="none" w:sz="0" w:space="0" w:color="auto"/>
              </w:divBdr>
            </w:div>
            <w:div w:id="856650828">
              <w:marLeft w:val="0"/>
              <w:marRight w:val="0"/>
              <w:marTop w:val="0"/>
              <w:marBottom w:val="0"/>
              <w:divBdr>
                <w:top w:val="none" w:sz="0" w:space="0" w:color="auto"/>
                <w:left w:val="none" w:sz="0" w:space="0" w:color="auto"/>
                <w:bottom w:val="none" w:sz="0" w:space="0" w:color="auto"/>
                <w:right w:val="none" w:sz="0" w:space="0" w:color="auto"/>
              </w:divBdr>
            </w:div>
            <w:div w:id="1018049020">
              <w:marLeft w:val="0"/>
              <w:marRight w:val="0"/>
              <w:marTop w:val="0"/>
              <w:marBottom w:val="0"/>
              <w:divBdr>
                <w:top w:val="none" w:sz="0" w:space="0" w:color="auto"/>
                <w:left w:val="none" w:sz="0" w:space="0" w:color="auto"/>
                <w:bottom w:val="none" w:sz="0" w:space="0" w:color="auto"/>
                <w:right w:val="none" w:sz="0" w:space="0" w:color="auto"/>
              </w:divBdr>
            </w:div>
            <w:div w:id="973826966">
              <w:marLeft w:val="0"/>
              <w:marRight w:val="0"/>
              <w:marTop w:val="0"/>
              <w:marBottom w:val="0"/>
              <w:divBdr>
                <w:top w:val="none" w:sz="0" w:space="0" w:color="auto"/>
                <w:left w:val="none" w:sz="0" w:space="0" w:color="auto"/>
                <w:bottom w:val="none" w:sz="0" w:space="0" w:color="auto"/>
                <w:right w:val="none" w:sz="0" w:space="0" w:color="auto"/>
              </w:divBdr>
            </w:div>
            <w:div w:id="67197547">
              <w:marLeft w:val="0"/>
              <w:marRight w:val="0"/>
              <w:marTop w:val="0"/>
              <w:marBottom w:val="0"/>
              <w:divBdr>
                <w:top w:val="none" w:sz="0" w:space="0" w:color="auto"/>
                <w:left w:val="none" w:sz="0" w:space="0" w:color="auto"/>
                <w:bottom w:val="none" w:sz="0" w:space="0" w:color="auto"/>
                <w:right w:val="none" w:sz="0" w:space="0" w:color="auto"/>
              </w:divBdr>
            </w:div>
            <w:div w:id="1334410742">
              <w:marLeft w:val="0"/>
              <w:marRight w:val="0"/>
              <w:marTop w:val="0"/>
              <w:marBottom w:val="0"/>
              <w:divBdr>
                <w:top w:val="none" w:sz="0" w:space="0" w:color="auto"/>
                <w:left w:val="none" w:sz="0" w:space="0" w:color="auto"/>
                <w:bottom w:val="none" w:sz="0" w:space="0" w:color="auto"/>
                <w:right w:val="none" w:sz="0" w:space="0" w:color="auto"/>
              </w:divBdr>
            </w:div>
            <w:div w:id="88090292">
              <w:marLeft w:val="0"/>
              <w:marRight w:val="0"/>
              <w:marTop w:val="0"/>
              <w:marBottom w:val="0"/>
              <w:divBdr>
                <w:top w:val="none" w:sz="0" w:space="0" w:color="auto"/>
                <w:left w:val="none" w:sz="0" w:space="0" w:color="auto"/>
                <w:bottom w:val="none" w:sz="0" w:space="0" w:color="auto"/>
                <w:right w:val="none" w:sz="0" w:space="0" w:color="auto"/>
              </w:divBdr>
            </w:div>
            <w:div w:id="1226839090">
              <w:marLeft w:val="0"/>
              <w:marRight w:val="0"/>
              <w:marTop w:val="0"/>
              <w:marBottom w:val="0"/>
              <w:divBdr>
                <w:top w:val="none" w:sz="0" w:space="0" w:color="auto"/>
                <w:left w:val="none" w:sz="0" w:space="0" w:color="auto"/>
                <w:bottom w:val="none" w:sz="0" w:space="0" w:color="auto"/>
                <w:right w:val="none" w:sz="0" w:space="0" w:color="auto"/>
              </w:divBdr>
            </w:div>
            <w:div w:id="1300306831">
              <w:marLeft w:val="0"/>
              <w:marRight w:val="0"/>
              <w:marTop w:val="0"/>
              <w:marBottom w:val="0"/>
              <w:divBdr>
                <w:top w:val="none" w:sz="0" w:space="0" w:color="auto"/>
                <w:left w:val="none" w:sz="0" w:space="0" w:color="auto"/>
                <w:bottom w:val="none" w:sz="0" w:space="0" w:color="auto"/>
                <w:right w:val="none" w:sz="0" w:space="0" w:color="auto"/>
              </w:divBdr>
            </w:div>
            <w:div w:id="1259174273">
              <w:marLeft w:val="0"/>
              <w:marRight w:val="0"/>
              <w:marTop w:val="0"/>
              <w:marBottom w:val="0"/>
              <w:divBdr>
                <w:top w:val="none" w:sz="0" w:space="0" w:color="auto"/>
                <w:left w:val="none" w:sz="0" w:space="0" w:color="auto"/>
                <w:bottom w:val="none" w:sz="0" w:space="0" w:color="auto"/>
                <w:right w:val="none" w:sz="0" w:space="0" w:color="auto"/>
              </w:divBdr>
            </w:div>
            <w:div w:id="1950315777">
              <w:marLeft w:val="0"/>
              <w:marRight w:val="0"/>
              <w:marTop w:val="0"/>
              <w:marBottom w:val="0"/>
              <w:divBdr>
                <w:top w:val="none" w:sz="0" w:space="0" w:color="auto"/>
                <w:left w:val="none" w:sz="0" w:space="0" w:color="auto"/>
                <w:bottom w:val="none" w:sz="0" w:space="0" w:color="auto"/>
                <w:right w:val="none" w:sz="0" w:space="0" w:color="auto"/>
              </w:divBdr>
            </w:div>
            <w:div w:id="1660495145">
              <w:marLeft w:val="0"/>
              <w:marRight w:val="0"/>
              <w:marTop w:val="0"/>
              <w:marBottom w:val="0"/>
              <w:divBdr>
                <w:top w:val="none" w:sz="0" w:space="0" w:color="auto"/>
                <w:left w:val="none" w:sz="0" w:space="0" w:color="auto"/>
                <w:bottom w:val="none" w:sz="0" w:space="0" w:color="auto"/>
                <w:right w:val="none" w:sz="0" w:space="0" w:color="auto"/>
              </w:divBdr>
            </w:div>
            <w:div w:id="511068912">
              <w:marLeft w:val="0"/>
              <w:marRight w:val="0"/>
              <w:marTop w:val="0"/>
              <w:marBottom w:val="0"/>
              <w:divBdr>
                <w:top w:val="none" w:sz="0" w:space="0" w:color="auto"/>
                <w:left w:val="none" w:sz="0" w:space="0" w:color="auto"/>
                <w:bottom w:val="none" w:sz="0" w:space="0" w:color="auto"/>
                <w:right w:val="none" w:sz="0" w:space="0" w:color="auto"/>
              </w:divBdr>
            </w:div>
            <w:div w:id="80688914">
              <w:marLeft w:val="0"/>
              <w:marRight w:val="0"/>
              <w:marTop w:val="0"/>
              <w:marBottom w:val="0"/>
              <w:divBdr>
                <w:top w:val="none" w:sz="0" w:space="0" w:color="auto"/>
                <w:left w:val="none" w:sz="0" w:space="0" w:color="auto"/>
                <w:bottom w:val="none" w:sz="0" w:space="0" w:color="auto"/>
                <w:right w:val="none" w:sz="0" w:space="0" w:color="auto"/>
              </w:divBdr>
            </w:div>
            <w:div w:id="1056394252">
              <w:marLeft w:val="0"/>
              <w:marRight w:val="0"/>
              <w:marTop w:val="0"/>
              <w:marBottom w:val="0"/>
              <w:divBdr>
                <w:top w:val="none" w:sz="0" w:space="0" w:color="auto"/>
                <w:left w:val="none" w:sz="0" w:space="0" w:color="auto"/>
                <w:bottom w:val="none" w:sz="0" w:space="0" w:color="auto"/>
                <w:right w:val="none" w:sz="0" w:space="0" w:color="auto"/>
              </w:divBdr>
            </w:div>
            <w:div w:id="2091194646">
              <w:marLeft w:val="0"/>
              <w:marRight w:val="0"/>
              <w:marTop w:val="0"/>
              <w:marBottom w:val="0"/>
              <w:divBdr>
                <w:top w:val="none" w:sz="0" w:space="0" w:color="auto"/>
                <w:left w:val="none" w:sz="0" w:space="0" w:color="auto"/>
                <w:bottom w:val="none" w:sz="0" w:space="0" w:color="auto"/>
                <w:right w:val="none" w:sz="0" w:space="0" w:color="auto"/>
              </w:divBdr>
            </w:div>
            <w:div w:id="1687248520">
              <w:marLeft w:val="0"/>
              <w:marRight w:val="0"/>
              <w:marTop w:val="0"/>
              <w:marBottom w:val="0"/>
              <w:divBdr>
                <w:top w:val="none" w:sz="0" w:space="0" w:color="auto"/>
                <w:left w:val="none" w:sz="0" w:space="0" w:color="auto"/>
                <w:bottom w:val="none" w:sz="0" w:space="0" w:color="auto"/>
                <w:right w:val="none" w:sz="0" w:space="0" w:color="auto"/>
              </w:divBdr>
            </w:div>
            <w:div w:id="558130927">
              <w:marLeft w:val="0"/>
              <w:marRight w:val="0"/>
              <w:marTop w:val="0"/>
              <w:marBottom w:val="0"/>
              <w:divBdr>
                <w:top w:val="none" w:sz="0" w:space="0" w:color="auto"/>
                <w:left w:val="none" w:sz="0" w:space="0" w:color="auto"/>
                <w:bottom w:val="none" w:sz="0" w:space="0" w:color="auto"/>
                <w:right w:val="none" w:sz="0" w:space="0" w:color="auto"/>
              </w:divBdr>
            </w:div>
            <w:div w:id="2001928742">
              <w:marLeft w:val="0"/>
              <w:marRight w:val="0"/>
              <w:marTop w:val="0"/>
              <w:marBottom w:val="0"/>
              <w:divBdr>
                <w:top w:val="none" w:sz="0" w:space="0" w:color="auto"/>
                <w:left w:val="none" w:sz="0" w:space="0" w:color="auto"/>
                <w:bottom w:val="none" w:sz="0" w:space="0" w:color="auto"/>
                <w:right w:val="none" w:sz="0" w:space="0" w:color="auto"/>
              </w:divBdr>
            </w:div>
            <w:div w:id="1091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719">
      <w:bodyDiv w:val="1"/>
      <w:marLeft w:val="0"/>
      <w:marRight w:val="0"/>
      <w:marTop w:val="0"/>
      <w:marBottom w:val="0"/>
      <w:divBdr>
        <w:top w:val="none" w:sz="0" w:space="0" w:color="auto"/>
        <w:left w:val="none" w:sz="0" w:space="0" w:color="auto"/>
        <w:bottom w:val="none" w:sz="0" w:space="0" w:color="auto"/>
        <w:right w:val="none" w:sz="0" w:space="0" w:color="auto"/>
      </w:divBdr>
    </w:div>
    <w:div w:id="1798715234">
      <w:bodyDiv w:val="1"/>
      <w:marLeft w:val="0"/>
      <w:marRight w:val="0"/>
      <w:marTop w:val="0"/>
      <w:marBottom w:val="0"/>
      <w:divBdr>
        <w:top w:val="none" w:sz="0" w:space="0" w:color="auto"/>
        <w:left w:val="none" w:sz="0" w:space="0" w:color="auto"/>
        <w:bottom w:val="none" w:sz="0" w:space="0" w:color="auto"/>
        <w:right w:val="none" w:sz="0" w:space="0" w:color="auto"/>
      </w:divBdr>
      <w:divsChild>
        <w:div w:id="106705893">
          <w:marLeft w:val="0"/>
          <w:marRight w:val="0"/>
          <w:marTop w:val="0"/>
          <w:marBottom w:val="0"/>
          <w:divBdr>
            <w:top w:val="none" w:sz="0" w:space="0" w:color="auto"/>
            <w:left w:val="none" w:sz="0" w:space="0" w:color="auto"/>
            <w:bottom w:val="none" w:sz="0" w:space="0" w:color="auto"/>
            <w:right w:val="none" w:sz="0" w:space="0" w:color="auto"/>
          </w:divBdr>
          <w:divsChild>
            <w:div w:id="8186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7309">
      <w:bodyDiv w:val="1"/>
      <w:marLeft w:val="0"/>
      <w:marRight w:val="0"/>
      <w:marTop w:val="0"/>
      <w:marBottom w:val="0"/>
      <w:divBdr>
        <w:top w:val="none" w:sz="0" w:space="0" w:color="auto"/>
        <w:left w:val="none" w:sz="0" w:space="0" w:color="auto"/>
        <w:bottom w:val="none" w:sz="0" w:space="0" w:color="auto"/>
        <w:right w:val="none" w:sz="0" w:space="0" w:color="auto"/>
      </w:divBdr>
      <w:divsChild>
        <w:div w:id="1588151727">
          <w:marLeft w:val="0"/>
          <w:marRight w:val="0"/>
          <w:marTop w:val="0"/>
          <w:marBottom w:val="0"/>
          <w:divBdr>
            <w:top w:val="none" w:sz="0" w:space="0" w:color="auto"/>
            <w:left w:val="none" w:sz="0" w:space="0" w:color="auto"/>
            <w:bottom w:val="none" w:sz="0" w:space="0" w:color="auto"/>
            <w:right w:val="none" w:sz="0" w:space="0" w:color="auto"/>
          </w:divBdr>
          <w:divsChild>
            <w:div w:id="949359555">
              <w:marLeft w:val="0"/>
              <w:marRight w:val="0"/>
              <w:marTop w:val="0"/>
              <w:marBottom w:val="0"/>
              <w:divBdr>
                <w:top w:val="none" w:sz="0" w:space="0" w:color="auto"/>
                <w:left w:val="none" w:sz="0" w:space="0" w:color="auto"/>
                <w:bottom w:val="none" w:sz="0" w:space="0" w:color="auto"/>
                <w:right w:val="none" w:sz="0" w:space="0" w:color="auto"/>
              </w:divBdr>
            </w:div>
            <w:div w:id="887182175">
              <w:marLeft w:val="0"/>
              <w:marRight w:val="0"/>
              <w:marTop w:val="0"/>
              <w:marBottom w:val="0"/>
              <w:divBdr>
                <w:top w:val="none" w:sz="0" w:space="0" w:color="auto"/>
                <w:left w:val="none" w:sz="0" w:space="0" w:color="auto"/>
                <w:bottom w:val="none" w:sz="0" w:space="0" w:color="auto"/>
                <w:right w:val="none" w:sz="0" w:space="0" w:color="auto"/>
              </w:divBdr>
            </w:div>
            <w:div w:id="142358303">
              <w:marLeft w:val="0"/>
              <w:marRight w:val="0"/>
              <w:marTop w:val="0"/>
              <w:marBottom w:val="0"/>
              <w:divBdr>
                <w:top w:val="none" w:sz="0" w:space="0" w:color="auto"/>
                <w:left w:val="none" w:sz="0" w:space="0" w:color="auto"/>
                <w:bottom w:val="none" w:sz="0" w:space="0" w:color="auto"/>
                <w:right w:val="none" w:sz="0" w:space="0" w:color="auto"/>
              </w:divBdr>
            </w:div>
            <w:div w:id="714505806">
              <w:marLeft w:val="0"/>
              <w:marRight w:val="0"/>
              <w:marTop w:val="0"/>
              <w:marBottom w:val="0"/>
              <w:divBdr>
                <w:top w:val="none" w:sz="0" w:space="0" w:color="auto"/>
                <w:left w:val="none" w:sz="0" w:space="0" w:color="auto"/>
                <w:bottom w:val="none" w:sz="0" w:space="0" w:color="auto"/>
                <w:right w:val="none" w:sz="0" w:space="0" w:color="auto"/>
              </w:divBdr>
            </w:div>
            <w:div w:id="745954476">
              <w:marLeft w:val="0"/>
              <w:marRight w:val="0"/>
              <w:marTop w:val="0"/>
              <w:marBottom w:val="0"/>
              <w:divBdr>
                <w:top w:val="none" w:sz="0" w:space="0" w:color="auto"/>
                <w:left w:val="none" w:sz="0" w:space="0" w:color="auto"/>
                <w:bottom w:val="none" w:sz="0" w:space="0" w:color="auto"/>
                <w:right w:val="none" w:sz="0" w:space="0" w:color="auto"/>
              </w:divBdr>
            </w:div>
            <w:div w:id="1680816698">
              <w:marLeft w:val="0"/>
              <w:marRight w:val="0"/>
              <w:marTop w:val="0"/>
              <w:marBottom w:val="0"/>
              <w:divBdr>
                <w:top w:val="none" w:sz="0" w:space="0" w:color="auto"/>
                <w:left w:val="none" w:sz="0" w:space="0" w:color="auto"/>
                <w:bottom w:val="none" w:sz="0" w:space="0" w:color="auto"/>
                <w:right w:val="none" w:sz="0" w:space="0" w:color="auto"/>
              </w:divBdr>
            </w:div>
            <w:div w:id="1600262078">
              <w:marLeft w:val="0"/>
              <w:marRight w:val="0"/>
              <w:marTop w:val="0"/>
              <w:marBottom w:val="0"/>
              <w:divBdr>
                <w:top w:val="none" w:sz="0" w:space="0" w:color="auto"/>
                <w:left w:val="none" w:sz="0" w:space="0" w:color="auto"/>
                <w:bottom w:val="none" w:sz="0" w:space="0" w:color="auto"/>
                <w:right w:val="none" w:sz="0" w:space="0" w:color="auto"/>
              </w:divBdr>
            </w:div>
            <w:div w:id="1955869445">
              <w:marLeft w:val="0"/>
              <w:marRight w:val="0"/>
              <w:marTop w:val="0"/>
              <w:marBottom w:val="0"/>
              <w:divBdr>
                <w:top w:val="none" w:sz="0" w:space="0" w:color="auto"/>
                <w:left w:val="none" w:sz="0" w:space="0" w:color="auto"/>
                <w:bottom w:val="none" w:sz="0" w:space="0" w:color="auto"/>
                <w:right w:val="none" w:sz="0" w:space="0" w:color="auto"/>
              </w:divBdr>
            </w:div>
            <w:div w:id="1749494963">
              <w:marLeft w:val="0"/>
              <w:marRight w:val="0"/>
              <w:marTop w:val="0"/>
              <w:marBottom w:val="0"/>
              <w:divBdr>
                <w:top w:val="none" w:sz="0" w:space="0" w:color="auto"/>
                <w:left w:val="none" w:sz="0" w:space="0" w:color="auto"/>
                <w:bottom w:val="none" w:sz="0" w:space="0" w:color="auto"/>
                <w:right w:val="none" w:sz="0" w:space="0" w:color="auto"/>
              </w:divBdr>
            </w:div>
            <w:div w:id="1973561796">
              <w:marLeft w:val="0"/>
              <w:marRight w:val="0"/>
              <w:marTop w:val="0"/>
              <w:marBottom w:val="0"/>
              <w:divBdr>
                <w:top w:val="none" w:sz="0" w:space="0" w:color="auto"/>
                <w:left w:val="none" w:sz="0" w:space="0" w:color="auto"/>
                <w:bottom w:val="none" w:sz="0" w:space="0" w:color="auto"/>
                <w:right w:val="none" w:sz="0" w:space="0" w:color="auto"/>
              </w:divBdr>
            </w:div>
            <w:div w:id="1231580436">
              <w:marLeft w:val="0"/>
              <w:marRight w:val="0"/>
              <w:marTop w:val="0"/>
              <w:marBottom w:val="0"/>
              <w:divBdr>
                <w:top w:val="none" w:sz="0" w:space="0" w:color="auto"/>
                <w:left w:val="none" w:sz="0" w:space="0" w:color="auto"/>
                <w:bottom w:val="none" w:sz="0" w:space="0" w:color="auto"/>
                <w:right w:val="none" w:sz="0" w:space="0" w:color="auto"/>
              </w:divBdr>
            </w:div>
            <w:div w:id="12592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3371">
      <w:bodyDiv w:val="1"/>
      <w:marLeft w:val="0"/>
      <w:marRight w:val="0"/>
      <w:marTop w:val="0"/>
      <w:marBottom w:val="0"/>
      <w:divBdr>
        <w:top w:val="none" w:sz="0" w:space="0" w:color="auto"/>
        <w:left w:val="none" w:sz="0" w:space="0" w:color="auto"/>
        <w:bottom w:val="none" w:sz="0" w:space="0" w:color="auto"/>
        <w:right w:val="none" w:sz="0" w:space="0" w:color="auto"/>
      </w:divBdr>
    </w:div>
    <w:div w:id="1812210826">
      <w:bodyDiv w:val="1"/>
      <w:marLeft w:val="0"/>
      <w:marRight w:val="0"/>
      <w:marTop w:val="0"/>
      <w:marBottom w:val="0"/>
      <w:divBdr>
        <w:top w:val="none" w:sz="0" w:space="0" w:color="auto"/>
        <w:left w:val="none" w:sz="0" w:space="0" w:color="auto"/>
        <w:bottom w:val="none" w:sz="0" w:space="0" w:color="auto"/>
        <w:right w:val="none" w:sz="0" w:space="0" w:color="auto"/>
      </w:divBdr>
    </w:div>
    <w:div w:id="1845247137">
      <w:bodyDiv w:val="1"/>
      <w:marLeft w:val="0"/>
      <w:marRight w:val="0"/>
      <w:marTop w:val="0"/>
      <w:marBottom w:val="0"/>
      <w:divBdr>
        <w:top w:val="none" w:sz="0" w:space="0" w:color="auto"/>
        <w:left w:val="none" w:sz="0" w:space="0" w:color="auto"/>
        <w:bottom w:val="none" w:sz="0" w:space="0" w:color="auto"/>
        <w:right w:val="none" w:sz="0" w:space="0" w:color="auto"/>
      </w:divBdr>
    </w:div>
    <w:div w:id="1852596853">
      <w:bodyDiv w:val="1"/>
      <w:marLeft w:val="0"/>
      <w:marRight w:val="0"/>
      <w:marTop w:val="0"/>
      <w:marBottom w:val="0"/>
      <w:divBdr>
        <w:top w:val="none" w:sz="0" w:space="0" w:color="auto"/>
        <w:left w:val="none" w:sz="0" w:space="0" w:color="auto"/>
        <w:bottom w:val="none" w:sz="0" w:space="0" w:color="auto"/>
        <w:right w:val="none" w:sz="0" w:space="0" w:color="auto"/>
      </w:divBdr>
    </w:div>
    <w:div w:id="1855803365">
      <w:bodyDiv w:val="1"/>
      <w:marLeft w:val="0"/>
      <w:marRight w:val="0"/>
      <w:marTop w:val="0"/>
      <w:marBottom w:val="0"/>
      <w:divBdr>
        <w:top w:val="none" w:sz="0" w:space="0" w:color="auto"/>
        <w:left w:val="none" w:sz="0" w:space="0" w:color="auto"/>
        <w:bottom w:val="none" w:sz="0" w:space="0" w:color="auto"/>
        <w:right w:val="none" w:sz="0" w:space="0" w:color="auto"/>
      </w:divBdr>
    </w:div>
    <w:div w:id="1858153971">
      <w:bodyDiv w:val="1"/>
      <w:marLeft w:val="0"/>
      <w:marRight w:val="0"/>
      <w:marTop w:val="0"/>
      <w:marBottom w:val="0"/>
      <w:divBdr>
        <w:top w:val="none" w:sz="0" w:space="0" w:color="auto"/>
        <w:left w:val="none" w:sz="0" w:space="0" w:color="auto"/>
        <w:bottom w:val="none" w:sz="0" w:space="0" w:color="auto"/>
        <w:right w:val="none" w:sz="0" w:space="0" w:color="auto"/>
      </w:divBdr>
    </w:div>
    <w:div w:id="1861123003">
      <w:bodyDiv w:val="1"/>
      <w:marLeft w:val="0"/>
      <w:marRight w:val="0"/>
      <w:marTop w:val="0"/>
      <w:marBottom w:val="0"/>
      <w:divBdr>
        <w:top w:val="none" w:sz="0" w:space="0" w:color="auto"/>
        <w:left w:val="none" w:sz="0" w:space="0" w:color="auto"/>
        <w:bottom w:val="none" w:sz="0" w:space="0" w:color="auto"/>
        <w:right w:val="none" w:sz="0" w:space="0" w:color="auto"/>
      </w:divBdr>
    </w:div>
    <w:div w:id="1862744190">
      <w:bodyDiv w:val="1"/>
      <w:marLeft w:val="0"/>
      <w:marRight w:val="0"/>
      <w:marTop w:val="0"/>
      <w:marBottom w:val="0"/>
      <w:divBdr>
        <w:top w:val="none" w:sz="0" w:space="0" w:color="auto"/>
        <w:left w:val="none" w:sz="0" w:space="0" w:color="auto"/>
        <w:bottom w:val="none" w:sz="0" w:space="0" w:color="auto"/>
        <w:right w:val="none" w:sz="0" w:space="0" w:color="auto"/>
      </w:divBdr>
      <w:divsChild>
        <w:div w:id="2022390137">
          <w:marLeft w:val="0"/>
          <w:marRight w:val="0"/>
          <w:marTop w:val="0"/>
          <w:marBottom w:val="0"/>
          <w:divBdr>
            <w:top w:val="none" w:sz="0" w:space="0" w:color="auto"/>
            <w:left w:val="none" w:sz="0" w:space="0" w:color="auto"/>
            <w:bottom w:val="none" w:sz="0" w:space="0" w:color="auto"/>
            <w:right w:val="none" w:sz="0" w:space="0" w:color="auto"/>
          </w:divBdr>
          <w:divsChild>
            <w:div w:id="1762873799">
              <w:marLeft w:val="0"/>
              <w:marRight w:val="0"/>
              <w:marTop w:val="0"/>
              <w:marBottom w:val="0"/>
              <w:divBdr>
                <w:top w:val="none" w:sz="0" w:space="0" w:color="auto"/>
                <w:left w:val="none" w:sz="0" w:space="0" w:color="auto"/>
                <w:bottom w:val="none" w:sz="0" w:space="0" w:color="auto"/>
                <w:right w:val="none" w:sz="0" w:space="0" w:color="auto"/>
              </w:divBdr>
            </w:div>
            <w:div w:id="1814134302">
              <w:marLeft w:val="0"/>
              <w:marRight w:val="0"/>
              <w:marTop w:val="0"/>
              <w:marBottom w:val="0"/>
              <w:divBdr>
                <w:top w:val="none" w:sz="0" w:space="0" w:color="auto"/>
                <w:left w:val="none" w:sz="0" w:space="0" w:color="auto"/>
                <w:bottom w:val="none" w:sz="0" w:space="0" w:color="auto"/>
                <w:right w:val="none" w:sz="0" w:space="0" w:color="auto"/>
              </w:divBdr>
            </w:div>
            <w:div w:id="1943145225">
              <w:marLeft w:val="0"/>
              <w:marRight w:val="0"/>
              <w:marTop w:val="0"/>
              <w:marBottom w:val="0"/>
              <w:divBdr>
                <w:top w:val="none" w:sz="0" w:space="0" w:color="auto"/>
                <w:left w:val="none" w:sz="0" w:space="0" w:color="auto"/>
                <w:bottom w:val="none" w:sz="0" w:space="0" w:color="auto"/>
                <w:right w:val="none" w:sz="0" w:space="0" w:color="auto"/>
              </w:divBdr>
            </w:div>
            <w:div w:id="1795757469">
              <w:marLeft w:val="0"/>
              <w:marRight w:val="0"/>
              <w:marTop w:val="0"/>
              <w:marBottom w:val="0"/>
              <w:divBdr>
                <w:top w:val="none" w:sz="0" w:space="0" w:color="auto"/>
                <w:left w:val="none" w:sz="0" w:space="0" w:color="auto"/>
                <w:bottom w:val="none" w:sz="0" w:space="0" w:color="auto"/>
                <w:right w:val="none" w:sz="0" w:space="0" w:color="auto"/>
              </w:divBdr>
            </w:div>
            <w:div w:id="1103841145">
              <w:marLeft w:val="0"/>
              <w:marRight w:val="0"/>
              <w:marTop w:val="0"/>
              <w:marBottom w:val="0"/>
              <w:divBdr>
                <w:top w:val="none" w:sz="0" w:space="0" w:color="auto"/>
                <w:left w:val="none" w:sz="0" w:space="0" w:color="auto"/>
                <w:bottom w:val="none" w:sz="0" w:space="0" w:color="auto"/>
                <w:right w:val="none" w:sz="0" w:space="0" w:color="auto"/>
              </w:divBdr>
            </w:div>
            <w:div w:id="335301798">
              <w:marLeft w:val="0"/>
              <w:marRight w:val="0"/>
              <w:marTop w:val="0"/>
              <w:marBottom w:val="0"/>
              <w:divBdr>
                <w:top w:val="none" w:sz="0" w:space="0" w:color="auto"/>
                <w:left w:val="none" w:sz="0" w:space="0" w:color="auto"/>
                <w:bottom w:val="none" w:sz="0" w:space="0" w:color="auto"/>
                <w:right w:val="none" w:sz="0" w:space="0" w:color="auto"/>
              </w:divBdr>
            </w:div>
            <w:div w:id="484510459">
              <w:marLeft w:val="0"/>
              <w:marRight w:val="0"/>
              <w:marTop w:val="0"/>
              <w:marBottom w:val="0"/>
              <w:divBdr>
                <w:top w:val="none" w:sz="0" w:space="0" w:color="auto"/>
                <w:left w:val="none" w:sz="0" w:space="0" w:color="auto"/>
                <w:bottom w:val="none" w:sz="0" w:space="0" w:color="auto"/>
                <w:right w:val="none" w:sz="0" w:space="0" w:color="auto"/>
              </w:divBdr>
            </w:div>
            <w:div w:id="1518345693">
              <w:marLeft w:val="0"/>
              <w:marRight w:val="0"/>
              <w:marTop w:val="0"/>
              <w:marBottom w:val="0"/>
              <w:divBdr>
                <w:top w:val="none" w:sz="0" w:space="0" w:color="auto"/>
                <w:left w:val="none" w:sz="0" w:space="0" w:color="auto"/>
                <w:bottom w:val="none" w:sz="0" w:space="0" w:color="auto"/>
                <w:right w:val="none" w:sz="0" w:space="0" w:color="auto"/>
              </w:divBdr>
            </w:div>
            <w:div w:id="1081609590">
              <w:marLeft w:val="0"/>
              <w:marRight w:val="0"/>
              <w:marTop w:val="0"/>
              <w:marBottom w:val="0"/>
              <w:divBdr>
                <w:top w:val="none" w:sz="0" w:space="0" w:color="auto"/>
                <w:left w:val="none" w:sz="0" w:space="0" w:color="auto"/>
                <w:bottom w:val="none" w:sz="0" w:space="0" w:color="auto"/>
                <w:right w:val="none" w:sz="0" w:space="0" w:color="auto"/>
              </w:divBdr>
            </w:div>
            <w:div w:id="1663780792">
              <w:marLeft w:val="0"/>
              <w:marRight w:val="0"/>
              <w:marTop w:val="0"/>
              <w:marBottom w:val="0"/>
              <w:divBdr>
                <w:top w:val="none" w:sz="0" w:space="0" w:color="auto"/>
                <w:left w:val="none" w:sz="0" w:space="0" w:color="auto"/>
                <w:bottom w:val="none" w:sz="0" w:space="0" w:color="auto"/>
                <w:right w:val="none" w:sz="0" w:space="0" w:color="auto"/>
              </w:divBdr>
            </w:div>
            <w:div w:id="3871211">
              <w:marLeft w:val="0"/>
              <w:marRight w:val="0"/>
              <w:marTop w:val="0"/>
              <w:marBottom w:val="0"/>
              <w:divBdr>
                <w:top w:val="none" w:sz="0" w:space="0" w:color="auto"/>
                <w:left w:val="none" w:sz="0" w:space="0" w:color="auto"/>
                <w:bottom w:val="none" w:sz="0" w:space="0" w:color="auto"/>
                <w:right w:val="none" w:sz="0" w:space="0" w:color="auto"/>
              </w:divBdr>
            </w:div>
            <w:div w:id="1674063135">
              <w:marLeft w:val="0"/>
              <w:marRight w:val="0"/>
              <w:marTop w:val="0"/>
              <w:marBottom w:val="0"/>
              <w:divBdr>
                <w:top w:val="none" w:sz="0" w:space="0" w:color="auto"/>
                <w:left w:val="none" w:sz="0" w:space="0" w:color="auto"/>
                <w:bottom w:val="none" w:sz="0" w:space="0" w:color="auto"/>
                <w:right w:val="none" w:sz="0" w:space="0" w:color="auto"/>
              </w:divBdr>
            </w:div>
            <w:div w:id="111634009">
              <w:marLeft w:val="0"/>
              <w:marRight w:val="0"/>
              <w:marTop w:val="0"/>
              <w:marBottom w:val="0"/>
              <w:divBdr>
                <w:top w:val="none" w:sz="0" w:space="0" w:color="auto"/>
                <w:left w:val="none" w:sz="0" w:space="0" w:color="auto"/>
                <w:bottom w:val="none" w:sz="0" w:space="0" w:color="auto"/>
                <w:right w:val="none" w:sz="0" w:space="0" w:color="auto"/>
              </w:divBdr>
            </w:div>
            <w:div w:id="343172749">
              <w:marLeft w:val="0"/>
              <w:marRight w:val="0"/>
              <w:marTop w:val="0"/>
              <w:marBottom w:val="0"/>
              <w:divBdr>
                <w:top w:val="none" w:sz="0" w:space="0" w:color="auto"/>
                <w:left w:val="none" w:sz="0" w:space="0" w:color="auto"/>
                <w:bottom w:val="none" w:sz="0" w:space="0" w:color="auto"/>
                <w:right w:val="none" w:sz="0" w:space="0" w:color="auto"/>
              </w:divBdr>
            </w:div>
            <w:div w:id="1592467290">
              <w:marLeft w:val="0"/>
              <w:marRight w:val="0"/>
              <w:marTop w:val="0"/>
              <w:marBottom w:val="0"/>
              <w:divBdr>
                <w:top w:val="none" w:sz="0" w:space="0" w:color="auto"/>
                <w:left w:val="none" w:sz="0" w:space="0" w:color="auto"/>
                <w:bottom w:val="none" w:sz="0" w:space="0" w:color="auto"/>
                <w:right w:val="none" w:sz="0" w:space="0" w:color="auto"/>
              </w:divBdr>
            </w:div>
            <w:div w:id="1104883344">
              <w:marLeft w:val="0"/>
              <w:marRight w:val="0"/>
              <w:marTop w:val="0"/>
              <w:marBottom w:val="0"/>
              <w:divBdr>
                <w:top w:val="none" w:sz="0" w:space="0" w:color="auto"/>
                <w:left w:val="none" w:sz="0" w:space="0" w:color="auto"/>
                <w:bottom w:val="none" w:sz="0" w:space="0" w:color="auto"/>
                <w:right w:val="none" w:sz="0" w:space="0" w:color="auto"/>
              </w:divBdr>
            </w:div>
            <w:div w:id="1776099650">
              <w:marLeft w:val="0"/>
              <w:marRight w:val="0"/>
              <w:marTop w:val="0"/>
              <w:marBottom w:val="0"/>
              <w:divBdr>
                <w:top w:val="none" w:sz="0" w:space="0" w:color="auto"/>
                <w:left w:val="none" w:sz="0" w:space="0" w:color="auto"/>
                <w:bottom w:val="none" w:sz="0" w:space="0" w:color="auto"/>
                <w:right w:val="none" w:sz="0" w:space="0" w:color="auto"/>
              </w:divBdr>
            </w:div>
            <w:div w:id="172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1651">
      <w:bodyDiv w:val="1"/>
      <w:marLeft w:val="0"/>
      <w:marRight w:val="0"/>
      <w:marTop w:val="0"/>
      <w:marBottom w:val="0"/>
      <w:divBdr>
        <w:top w:val="none" w:sz="0" w:space="0" w:color="auto"/>
        <w:left w:val="none" w:sz="0" w:space="0" w:color="auto"/>
        <w:bottom w:val="none" w:sz="0" w:space="0" w:color="auto"/>
        <w:right w:val="none" w:sz="0" w:space="0" w:color="auto"/>
      </w:divBdr>
    </w:div>
    <w:div w:id="1881896912">
      <w:bodyDiv w:val="1"/>
      <w:marLeft w:val="0"/>
      <w:marRight w:val="0"/>
      <w:marTop w:val="0"/>
      <w:marBottom w:val="0"/>
      <w:divBdr>
        <w:top w:val="none" w:sz="0" w:space="0" w:color="auto"/>
        <w:left w:val="none" w:sz="0" w:space="0" w:color="auto"/>
        <w:bottom w:val="none" w:sz="0" w:space="0" w:color="auto"/>
        <w:right w:val="none" w:sz="0" w:space="0" w:color="auto"/>
      </w:divBdr>
    </w:div>
    <w:div w:id="1882136058">
      <w:bodyDiv w:val="1"/>
      <w:marLeft w:val="0"/>
      <w:marRight w:val="0"/>
      <w:marTop w:val="0"/>
      <w:marBottom w:val="0"/>
      <w:divBdr>
        <w:top w:val="none" w:sz="0" w:space="0" w:color="auto"/>
        <w:left w:val="none" w:sz="0" w:space="0" w:color="auto"/>
        <w:bottom w:val="none" w:sz="0" w:space="0" w:color="auto"/>
        <w:right w:val="none" w:sz="0" w:space="0" w:color="auto"/>
      </w:divBdr>
    </w:div>
    <w:div w:id="1884902748">
      <w:bodyDiv w:val="1"/>
      <w:marLeft w:val="0"/>
      <w:marRight w:val="0"/>
      <w:marTop w:val="0"/>
      <w:marBottom w:val="0"/>
      <w:divBdr>
        <w:top w:val="none" w:sz="0" w:space="0" w:color="auto"/>
        <w:left w:val="none" w:sz="0" w:space="0" w:color="auto"/>
        <w:bottom w:val="none" w:sz="0" w:space="0" w:color="auto"/>
        <w:right w:val="none" w:sz="0" w:space="0" w:color="auto"/>
      </w:divBdr>
    </w:div>
    <w:div w:id="1886678337">
      <w:bodyDiv w:val="1"/>
      <w:marLeft w:val="0"/>
      <w:marRight w:val="0"/>
      <w:marTop w:val="0"/>
      <w:marBottom w:val="0"/>
      <w:divBdr>
        <w:top w:val="none" w:sz="0" w:space="0" w:color="auto"/>
        <w:left w:val="none" w:sz="0" w:space="0" w:color="auto"/>
        <w:bottom w:val="none" w:sz="0" w:space="0" w:color="auto"/>
        <w:right w:val="none" w:sz="0" w:space="0" w:color="auto"/>
      </w:divBdr>
    </w:div>
    <w:div w:id="1893541246">
      <w:bodyDiv w:val="1"/>
      <w:marLeft w:val="0"/>
      <w:marRight w:val="0"/>
      <w:marTop w:val="0"/>
      <w:marBottom w:val="0"/>
      <w:divBdr>
        <w:top w:val="none" w:sz="0" w:space="0" w:color="auto"/>
        <w:left w:val="none" w:sz="0" w:space="0" w:color="auto"/>
        <w:bottom w:val="none" w:sz="0" w:space="0" w:color="auto"/>
        <w:right w:val="none" w:sz="0" w:space="0" w:color="auto"/>
      </w:divBdr>
      <w:divsChild>
        <w:div w:id="690883471">
          <w:marLeft w:val="0"/>
          <w:marRight w:val="0"/>
          <w:marTop w:val="0"/>
          <w:marBottom w:val="0"/>
          <w:divBdr>
            <w:top w:val="none" w:sz="0" w:space="0" w:color="auto"/>
            <w:left w:val="none" w:sz="0" w:space="0" w:color="auto"/>
            <w:bottom w:val="none" w:sz="0" w:space="0" w:color="auto"/>
            <w:right w:val="none" w:sz="0" w:space="0" w:color="auto"/>
          </w:divBdr>
          <w:divsChild>
            <w:div w:id="1598825019">
              <w:marLeft w:val="0"/>
              <w:marRight w:val="0"/>
              <w:marTop w:val="0"/>
              <w:marBottom w:val="0"/>
              <w:divBdr>
                <w:top w:val="none" w:sz="0" w:space="0" w:color="auto"/>
                <w:left w:val="none" w:sz="0" w:space="0" w:color="auto"/>
                <w:bottom w:val="none" w:sz="0" w:space="0" w:color="auto"/>
                <w:right w:val="none" w:sz="0" w:space="0" w:color="auto"/>
              </w:divBdr>
            </w:div>
            <w:div w:id="905452124">
              <w:marLeft w:val="0"/>
              <w:marRight w:val="0"/>
              <w:marTop w:val="0"/>
              <w:marBottom w:val="0"/>
              <w:divBdr>
                <w:top w:val="none" w:sz="0" w:space="0" w:color="auto"/>
                <w:left w:val="none" w:sz="0" w:space="0" w:color="auto"/>
                <w:bottom w:val="none" w:sz="0" w:space="0" w:color="auto"/>
                <w:right w:val="none" w:sz="0" w:space="0" w:color="auto"/>
              </w:divBdr>
            </w:div>
            <w:div w:id="945846791">
              <w:marLeft w:val="0"/>
              <w:marRight w:val="0"/>
              <w:marTop w:val="0"/>
              <w:marBottom w:val="0"/>
              <w:divBdr>
                <w:top w:val="none" w:sz="0" w:space="0" w:color="auto"/>
                <w:left w:val="none" w:sz="0" w:space="0" w:color="auto"/>
                <w:bottom w:val="none" w:sz="0" w:space="0" w:color="auto"/>
                <w:right w:val="none" w:sz="0" w:space="0" w:color="auto"/>
              </w:divBdr>
            </w:div>
            <w:div w:id="154734986">
              <w:marLeft w:val="0"/>
              <w:marRight w:val="0"/>
              <w:marTop w:val="0"/>
              <w:marBottom w:val="0"/>
              <w:divBdr>
                <w:top w:val="none" w:sz="0" w:space="0" w:color="auto"/>
                <w:left w:val="none" w:sz="0" w:space="0" w:color="auto"/>
                <w:bottom w:val="none" w:sz="0" w:space="0" w:color="auto"/>
                <w:right w:val="none" w:sz="0" w:space="0" w:color="auto"/>
              </w:divBdr>
            </w:div>
            <w:div w:id="1684013365">
              <w:marLeft w:val="0"/>
              <w:marRight w:val="0"/>
              <w:marTop w:val="0"/>
              <w:marBottom w:val="0"/>
              <w:divBdr>
                <w:top w:val="none" w:sz="0" w:space="0" w:color="auto"/>
                <w:left w:val="none" w:sz="0" w:space="0" w:color="auto"/>
                <w:bottom w:val="none" w:sz="0" w:space="0" w:color="auto"/>
                <w:right w:val="none" w:sz="0" w:space="0" w:color="auto"/>
              </w:divBdr>
            </w:div>
            <w:div w:id="1395547362">
              <w:marLeft w:val="0"/>
              <w:marRight w:val="0"/>
              <w:marTop w:val="0"/>
              <w:marBottom w:val="0"/>
              <w:divBdr>
                <w:top w:val="none" w:sz="0" w:space="0" w:color="auto"/>
                <w:left w:val="none" w:sz="0" w:space="0" w:color="auto"/>
                <w:bottom w:val="none" w:sz="0" w:space="0" w:color="auto"/>
                <w:right w:val="none" w:sz="0" w:space="0" w:color="auto"/>
              </w:divBdr>
            </w:div>
            <w:div w:id="1755197579">
              <w:marLeft w:val="0"/>
              <w:marRight w:val="0"/>
              <w:marTop w:val="0"/>
              <w:marBottom w:val="0"/>
              <w:divBdr>
                <w:top w:val="none" w:sz="0" w:space="0" w:color="auto"/>
                <w:left w:val="none" w:sz="0" w:space="0" w:color="auto"/>
                <w:bottom w:val="none" w:sz="0" w:space="0" w:color="auto"/>
                <w:right w:val="none" w:sz="0" w:space="0" w:color="auto"/>
              </w:divBdr>
            </w:div>
            <w:div w:id="1417020899">
              <w:marLeft w:val="0"/>
              <w:marRight w:val="0"/>
              <w:marTop w:val="0"/>
              <w:marBottom w:val="0"/>
              <w:divBdr>
                <w:top w:val="none" w:sz="0" w:space="0" w:color="auto"/>
                <w:left w:val="none" w:sz="0" w:space="0" w:color="auto"/>
                <w:bottom w:val="none" w:sz="0" w:space="0" w:color="auto"/>
                <w:right w:val="none" w:sz="0" w:space="0" w:color="auto"/>
              </w:divBdr>
            </w:div>
            <w:div w:id="1707170589">
              <w:marLeft w:val="0"/>
              <w:marRight w:val="0"/>
              <w:marTop w:val="0"/>
              <w:marBottom w:val="0"/>
              <w:divBdr>
                <w:top w:val="none" w:sz="0" w:space="0" w:color="auto"/>
                <w:left w:val="none" w:sz="0" w:space="0" w:color="auto"/>
                <w:bottom w:val="none" w:sz="0" w:space="0" w:color="auto"/>
                <w:right w:val="none" w:sz="0" w:space="0" w:color="auto"/>
              </w:divBdr>
            </w:div>
            <w:div w:id="144782893">
              <w:marLeft w:val="0"/>
              <w:marRight w:val="0"/>
              <w:marTop w:val="0"/>
              <w:marBottom w:val="0"/>
              <w:divBdr>
                <w:top w:val="none" w:sz="0" w:space="0" w:color="auto"/>
                <w:left w:val="none" w:sz="0" w:space="0" w:color="auto"/>
                <w:bottom w:val="none" w:sz="0" w:space="0" w:color="auto"/>
                <w:right w:val="none" w:sz="0" w:space="0" w:color="auto"/>
              </w:divBdr>
            </w:div>
            <w:div w:id="119303578">
              <w:marLeft w:val="0"/>
              <w:marRight w:val="0"/>
              <w:marTop w:val="0"/>
              <w:marBottom w:val="0"/>
              <w:divBdr>
                <w:top w:val="none" w:sz="0" w:space="0" w:color="auto"/>
                <w:left w:val="none" w:sz="0" w:space="0" w:color="auto"/>
                <w:bottom w:val="none" w:sz="0" w:space="0" w:color="auto"/>
                <w:right w:val="none" w:sz="0" w:space="0" w:color="auto"/>
              </w:divBdr>
            </w:div>
            <w:div w:id="1335183735">
              <w:marLeft w:val="0"/>
              <w:marRight w:val="0"/>
              <w:marTop w:val="0"/>
              <w:marBottom w:val="0"/>
              <w:divBdr>
                <w:top w:val="none" w:sz="0" w:space="0" w:color="auto"/>
                <w:left w:val="none" w:sz="0" w:space="0" w:color="auto"/>
                <w:bottom w:val="none" w:sz="0" w:space="0" w:color="auto"/>
                <w:right w:val="none" w:sz="0" w:space="0" w:color="auto"/>
              </w:divBdr>
            </w:div>
            <w:div w:id="2104495220">
              <w:marLeft w:val="0"/>
              <w:marRight w:val="0"/>
              <w:marTop w:val="0"/>
              <w:marBottom w:val="0"/>
              <w:divBdr>
                <w:top w:val="none" w:sz="0" w:space="0" w:color="auto"/>
                <w:left w:val="none" w:sz="0" w:space="0" w:color="auto"/>
                <w:bottom w:val="none" w:sz="0" w:space="0" w:color="auto"/>
                <w:right w:val="none" w:sz="0" w:space="0" w:color="auto"/>
              </w:divBdr>
            </w:div>
            <w:div w:id="1009254608">
              <w:marLeft w:val="0"/>
              <w:marRight w:val="0"/>
              <w:marTop w:val="0"/>
              <w:marBottom w:val="0"/>
              <w:divBdr>
                <w:top w:val="none" w:sz="0" w:space="0" w:color="auto"/>
                <w:left w:val="none" w:sz="0" w:space="0" w:color="auto"/>
                <w:bottom w:val="none" w:sz="0" w:space="0" w:color="auto"/>
                <w:right w:val="none" w:sz="0" w:space="0" w:color="auto"/>
              </w:divBdr>
            </w:div>
            <w:div w:id="998653521">
              <w:marLeft w:val="0"/>
              <w:marRight w:val="0"/>
              <w:marTop w:val="0"/>
              <w:marBottom w:val="0"/>
              <w:divBdr>
                <w:top w:val="none" w:sz="0" w:space="0" w:color="auto"/>
                <w:left w:val="none" w:sz="0" w:space="0" w:color="auto"/>
                <w:bottom w:val="none" w:sz="0" w:space="0" w:color="auto"/>
                <w:right w:val="none" w:sz="0" w:space="0" w:color="auto"/>
              </w:divBdr>
            </w:div>
            <w:div w:id="1176185443">
              <w:marLeft w:val="0"/>
              <w:marRight w:val="0"/>
              <w:marTop w:val="0"/>
              <w:marBottom w:val="0"/>
              <w:divBdr>
                <w:top w:val="none" w:sz="0" w:space="0" w:color="auto"/>
                <w:left w:val="none" w:sz="0" w:space="0" w:color="auto"/>
                <w:bottom w:val="none" w:sz="0" w:space="0" w:color="auto"/>
                <w:right w:val="none" w:sz="0" w:space="0" w:color="auto"/>
              </w:divBdr>
            </w:div>
            <w:div w:id="1035615578">
              <w:marLeft w:val="0"/>
              <w:marRight w:val="0"/>
              <w:marTop w:val="0"/>
              <w:marBottom w:val="0"/>
              <w:divBdr>
                <w:top w:val="none" w:sz="0" w:space="0" w:color="auto"/>
                <w:left w:val="none" w:sz="0" w:space="0" w:color="auto"/>
                <w:bottom w:val="none" w:sz="0" w:space="0" w:color="auto"/>
                <w:right w:val="none" w:sz="0" w:space="0" w:color="auto"/>
              </w:divBdr>
            </w:div>
            <w:div w:id="1022587890">
              <w:marLeft w:val="0"/>
              <w:marRight w:val="0"/>
              <w:marTop w:val="0"/>
              <w:marBottom w:val="0"/>
              <w:divBdr>
                <w:top w:val="none" w:sz="0" w:space="0" w:color="auto"/>
                <w:left w:val="none" w:sz="0" w:space="0" w:color="auto"/>
                <w:bottom w:val="none" w:sz="0" w:space="0" w:color="auto"/>
                <w:right w:val="none" w:sz="0" w:space="0" w:color="auto"/>
              </w:divBdr>
            </w:div>
            <w:div w:id="1021663063">
              <w:marLeft w:val="0"/>
              <w:marRight w:val="0"/>
              <w:marTop w:val="0"/>
              <w:marBottom w:val="0"/>
              <w:divBdr>
                <w:top w:val="none" w:sz="0" w:space="0" w:color="auto"/>
                <w:left w:val="none" w:sz="0" w:space="0" w:color="auto"/>
                <w:bottom w:val="none" w:sz="0" w:space="0" w:color="auto"/>
                <w:right w:val="none" w:sz="0" w:space="0" w:color="auto"/>
              </w:divBdr>
            </w:div>
            <w:div w:id="1226796324">
              <w:marLeft w:val="0"/>
              <w:marRight w:val="0"/>
              <w:marTop w:val="0"/>
              <w:marBottom w:val="0"/>
              <w:divBdr>
                <w:top w:val="none" w:sz="0" w:space="0" w:color="auto"/>
                <w:left w:val="none" w:sz="0" w:space="0" w:color="auto"/>
                <w:bottom w:val="none" w:sz="0" w:space="0" w:color="auto"/>
                <w:right w:val="none" w:sz="0" w:space="0" w:color="auto"/>
              </w:divBdr>
            </w:div>
            <w:div w:id="331032801">
              <w:marLeft w:val="0"/>
              <w:marRight w:val="0"/>
              <w:marTop w:val="0"/>
              <w:marBottom w:val="0"/>
              <w:divBdr>
                <w:top w:val="none" w:sz="0" w:space="0" w:color="auto"/>
                <w:left w:val="none" w:sz="0" w:space="0" w:color="auto"/>
                <w:bottom w:val="none" w:sz="0" w:space="0" w:color="auto"/>
                <w:right w:val="none" w:sz="0" w:space="0" w:color="auto"/>
              </w:divBdr>
            </w:div>
            <w:div w:id="1094207684">
              <w:marLeft w:val="0"/>
              <w:marRight w:val="0"/>
              <w:marTop w:val="0"/>
              <w:marBottom w:val="0"/>
              <w:divBdr>
                <w:top w:val="none" w:sz="0" w:space="0" w:color="auto"/>
                <w:left w:val="none" w:sz="0" w:space="0" w:color="auto"/>
                <w:bottom w:val="none" w:sz="0" w:space="0" w:color="auto"/>
                <w:right w:val="none" w:sz="0" w:space="0" w:color="auto"/>
              </w:divBdr>
            </w:div>
            <w:div w:id="321737231">
              <w:marLeft w:val="0"/>
              <w:marRight w:val="0"/>
              <w:marTop w:val="0"/>
              <w:marBottom w:val="0"/>
              <w:divBdr>
                <w:top w:val="none" w:sz="0" w:space="0" w:color="auto"/>
                <w:left w:val="none" w:sz="0" w:space="0" w:color="auto"/>
                <w:bottom w:val="none" w:sz="0" w:space="0" w:color="auto"/>
                <w:right w:val="none" w:sz="0" w:space="0" w:color="auto"/>
              </w:divBdr>
            </w:div>
            <w:div w:id="956760471">
              <w:marLeft w:val="0"/>
              <w:marRight w:val="0"/>
              <w:marTop w:val="0"/>
              <w:marBottom w:val="0"/>
              <w:divBdr>
                <w:top w:val="none" w:sz="0" w:space="0" w:color="auto"/>
                <w:left w:val="none" w:sz="0" w:space="0" w:color="auto"/>
                <w:bottom w:val="none" w:sz="0" w:space="0" w:color="auto"/>
                <w:right w:val="none" w:sz="0" w:space="0" w:color="auto"/>
              </w:divBdr>
            </w:div>
            <w:div w:id="397216229">
              <w:marLeft w:val="0"/>
              <w:marRight w:val="0"/>
              <w:marTop w:val="0"/>
              <w:marBottom w:val="0"/>
              <w:divBdr>
                <w:top w:val="none" w:sz="0" w:space="0" w:color="auto"/>
                <w:left w:val="none" w:sz="0" w:space="0" w:color="auto"/>
                <w:bottom w:val="none" w:sz="0" w:space="0" w:color="auto"/>
                <w:right w:val="none" w:sz="0" w:space="0" w:color="auto"/>
              </w:divBdr>
            </w:div>
            <w:div w:id="454106696">
              <w:marLeft w:val="0"/>
              <w:marRight w:val="0"/>
              <w:marTop w:val="0"/>
              <w:marBottom w:val="0"/>
              <w:divBdr>
                <w:top w:val="none" w:sz="0" w:space="0" w:color="auto"/>
                <w:left w:val="none" w:sz="0" w:space="0" w:color="auto"/>
                <w:bottom w:val="none" w:sz="0" w:space="0" w:color="auto"/>
                <w:right w:val="none" w:sz="0" w:space="0" w:color="auto"/>
              </w:divBdr>
            </w:div>
            <w:div w:id="1405713225">
              <w:marLeft w:val="0"/>
              <w:marRight w:val="0"/>
              <w:marTop w:val="0"/>
              <w:marBottom w:val="0"/>
              <w:divBdr>
                <w:top w:val="none" w:sz="0" w:space="0" w:color="auto"/>
                <w:left w:val="none" w:sz="0" w:space="0" w:color="auto"/>
                <w:bottom w:val="none" w:sz="0" w:space="0" w:color="auto"/>
                <w:right w:val="none" w:sz="0" w:space="0" w:color="auto"/>
              </w:divBdr>
            </w:div>
            <w:div w:id="1198350285">
              <w:marLeft w:val="0"/>
              <w:marRight w:val="0"/>
              <w:marTop w:val="0"/>
              <w:marBottom w:val="0"/>
              <w:divBdr>
                <w:top w:val="none" w:sz="0" w:space="0" w:color="auto"/>
                <w:left w:val="none" w:sz="0" w:space="0" w:color="auto"/>
                <w:bottom w:val="none" w:sz="0" w:space="0" w:color="auto"/>
                <w:right w:val="none" w:sz="0" w:space="0" w:color="auto"/>
              </w:divBdr>
            </w:div>
            <w:div w:id="1844588658">
              <w:marLeft w:val="0"/>
              <w:marRight w:val="0"/>
              <w:marTop w:val="0"/>
              <w:marBottom w:val="0"/>
              <w:divBdr>
                <w:top w:val="none" w:sz="0" w:space="0" w:color="auto"/>
                <w:left w:val="none" w:sz="0" w:space="0" w:color="auto"/>
                <w:bottom w:val="none" w:sz="0" w:space="0" w:color="auto"/>
                <w:right w:val="none" w:sz="0" w:space="0" w:color="auto"/>
              </w:divBdr>
            </w:div>
            <w:div w:id="305821246">
              <w:marLeft w:val="0"/>
              <w:marRight w:val="0"/>
              <w:marTop w:val="0"/>
              <w:marBottom w:val="0"/>
              <w:divBdr>
                <w:top w:val="none" w:sz="0" w:space="0" w:color="auto"/>
                <w:left w:val="none" w:sz="0" w:space="0" w:color="auto"/>
                <w:bottom w:val="none" w:sz="0" w:space="0" w:color="auto"/>
                <w:right w:val="none" w:sz="0" w:space="0" w:color="auto"/>
              </w:divBdr>
            </w:div>
            <w:div w:id="1565219259">
              <w:marLeft w:val="0"/>
              <w:marRight w:val="0"/>
              <w:marTop w:val="0"/>
              <w:marBottom w:val="0"/>
              <w:divBdr>
                <w:top w:val="none" w:sz="0" w:space="0" w:color="auto"/>
                <w:left w:val="none" w:sz="0" w:space="0" w:color="auto"/>
                <w:bottom w:val="none" w:sz="0" w:space="0" w:color="auto"/>
                <w:right w:val="none" w:sz="0" w:space="0" w:color="auto"/>
              </w:divBdr>
            </w:div>
            <w:div w:id="2057271405">
              <w:marLeft w:val="0"/>
              <w:marRight w:val="0"/>
              <w:marTop w:val="0"/>
              <w:marBottom w:val="0"/>
              <w:divBdr>
                <w:top w:val="none" w:sz="0" w:space="0" w:color="auto"/>
                <w:left w:val="none" w:sz="0" w:space="0" w:color="auto"/>
                <w:bottom w:val="none" w:sz="0" w:space="0" w:color="auto"/>
                <w:right w:val="none" w:sz="0" w:space="0" w:color="auto"/>
              </w:divBdr>
            </w:div>
            <w:div w:id="453526753">
              <w:marLeft w:val="0"/>
              <w:marRight w:val="0"/>
              <w:marTop w:val="0"/>
              <w:marBottom w:val="0"/>
              <w:divBdr>
                <w:top w:val="none" w:sz="0" w:space="0" w:color="auto"/>
                <w:left w:val="none" w:sz="0" w:space="0" w:color="auto"/>
                <w:bottom w:val="none" w:sz="0" w:space="0" w:color="auto"/>
                <w:right w:val="none" w:sz="0" w:space="0" w:color="auto"/>
              </w:divBdr>
            </w:div>
            <w:div w:id="135219104">
              <w:marLeft w:val="0"/>
              <w:marRight w:val="0"/>
              <w:marTop w:val="0"/>
              <w:marBottom w:val="0"/>
              <w:divBdr>
                <w:top w:val="none" w:sz="0" w:space="0" w:color="auto"/>
                <w:left w:val="none" w:sz="0" w:space="0" w:color="auto"/>
                <w:bottom w:val="none" w:sz="0" w:space="0" w:color="auto"/>
                <w:right w:val="none" w:sz="0" w:space="0" w:color="auto"/>
              </w:divBdr>
            </w:div>
            <w:div w:id="1812212964">
              <w:marLeft w:val="0"/>
              <w:marRight w:val="0"/>
              <w:marTop w:val="0"/>
              <w:marBottom w:val="0"/>
              <w:divBdr>
                <w:top w:val="none" w:sz="0" w:space="0" w:color="auto"/>
                <w:left w:val="none" w:sz="0" w:space="0" w:color="auto"/>
                <w:bottom w:val="none" w:sz="0" w:space="0" w:color="auto"/>
                <w:right w:val="none" w:sz="0" w:space="0" w:color="auto"/>
              </w:divBdr>
            </w:div>
            <w:div w:id="1124038617">
              <w:marLeft w:val="0"/>
              <w:marRight w:val="0"/>
              <w:marTop w:val="0"/>
              <w:marBottom w:val="0"/>
              <w:divBdr>
                <w:top w:val="none" w:sz="0" w:space="0" w:color="auto"/>
                <w:left w:val="none" w:sz="0" w:space="0" w:color="auto"/>
                <w:bottom w:val="none" w:sz="0" w:space="0" w:color="auto"/>
                <w:right w:val="none" w:sz="0" w:space="0" w:color="auto"/>
              </w:divBdr>
            </w:div>
            <w:div w:id="1680043714">
              <w:marLeft w:val="0"/>
              <w:marRight w:val="0"/>
              <w:marTop w:val="0"/>
              <w:marBottom w:val="0"/>
              <w:divBdr>
                <w:top w:val="none" w:sz="0" w:space="0" w:color="auto"/>
                <w:left w:val="none" w:sz="0" w:space="0" w:color="auto"/>
                <w:bottom w:val="none" w:sz="0" w:space="0" w:color="auto"/>
                <w:right w:val="none" w:sz="0" w:space="0" w:color="auto"/>
              </w:divBdr>
            </w:div>
            <w:div w:id="1114859593">
              <w:marLeft w:val="0"/>
              <w:marRight w:val="0"/>
              <w:marTop w:val="0"/>
              <w:marBottom w:val="0"/>
              <w:divBdr>
                <w:top w:val="none" w:sz="0" w:space="0" w:color="auto"/>
                <w:left w:val="none" w:sz="0" w:space="0" w:color="auto"/>
                <w:bottom w:val="none" w:sz="0" w:space="0" w:color="auto"/>
                <w:right w:val="none" w:sz="0" w:space="0" w:color="auto"/>
              </w:divBdr>
            </w:div>
            <w:div w:id="1855151448">
              <w:marLeft w:val="0"/>
              <w:marRight w:val="0"/>
              <w:marTop w:val="0"/>
              <w:marBottom w:val="0"/>
              <w:divBdr>
                <w:top w:val="none" w:sz="0" w:space="0" w:color="auto"/>
                <w:left w:val="none" w:sz="0" w:space="0" w:color="auto"/>
                <w:bottom w:val="none" w:sz="0" w:space="0" w:color="auto"/>
                <w:right w:val="none" w:sz="0" w:space="0" w:color="auto"/>
              </w:divBdr>
            </w:div>
            <w:div w:id="550002500">
              <w:marLeft w:val="0"/>
              <w:marRight w:val="0"/>
              <w:marTop w:val="0"/>
              <w:marBottom w:val="0"/>
              <w:divBdr>
                <w:top w:val="none" w:sz="0" w:space="0" w:color="auto"/>
                <w:left w:val="none" w:sz="0" w:space="0" w:color="auto"/>
                <w:bottom w:val="none" w:sz="0" w:space="0" w:color="auto"/>
                <w:right w:val="none" w:sz="0" w:space="0" w:color="auto"/>
              </w:divBdr>
            </w:div>
            <w:div w:id="1370447778">
              <w:marLeft w:val="0"/>
              <w:marRight w:val="0"/>
              <w:marTop w:val="0"/>
              <w:marBottom w:val="0"/>
              <w:divBdr>
                <w:top w:val="none" w:sz="0" w:space="0" w:color="auto"/>
                <w:left w:val="none" w:sz="0" w:space="0" w:color="auto"/>
                <w:bottom w:val="none" w:sz="0" w:space="0" w:color="auto"/>
                <w:right w:val="none" w:sz="0" w:space="0" w:color="auto"/>
              </w:divBdr>
            </w:div>
            <w:div w:id="1542403623">
              <w:marLeft w:val="0"/>
              <w:marRight w:val="0"/>
              <w:marTop w:val="0"/>
              <w:marBottom w:val="0"/>
              <w:divBdr>
                <w:top w:val="none" w:sz="0" w:space="0" w:color="auto"/>
                <w:left w:val="none" w:sz="0" w:space="0" w:color="auto"/>
                <w:bottom w:val="none" w:sz="0" w:space="0" w:color="auto"/>
                <w:right w:val="none" w:sz="0" w:space="0" w:color="auto"/>
              </w:divBdr>
            </w:div>
            <w:div w:id="19360842">
              <w:marLeft w:val="0"/>
              <w:marRight w:val="0"/>
              <w:marTop w:val="0"/>
              <w:marBottom w:val="0"/>
              <w:divBdr>
                <w:top w:val="none" w:sz="0" w:space="0" w:color="auto"/>
                <w:left w:val="none" w:sz="0" w:space="0" w:color="auto"/>
                <w:bottom w:val="none" w:sz="0" w:space="0" w:color="auto"/>
                <w:right w:val="none" w:sz="0" w:space="0" w:color="auto"/>
              </w:divBdr>
            </w:div>
            <w:div w:id="1759861031">
              <w:marLeft w:val="0"/>
              <w:marRight w:val="0"/>
              <w:marTop w:val="0"/>
              <w:marBottom w:val="0"/>
              <w:divBdr>
                <w:top w:val="none" w:sz="0" w:space="0" w:color="auto"/>
                <w:left w:val="none" w:sz="0" w:space="0" w:color="auto"/>
                <w:bottom w:val="none" w:sz="0" w:space="0" w:color="auto"/>
                <w:right w:val="none" w:sz="0" w:space="0" w:color="auto"/>
              </w:divBdr>
            </w:div>
            <w:div w:id="1071074212">
              <w:marLeft w:val="0"/>
              <w:marRight w:val="0"/>
              <w:marTop w:val="0"/>
              <w:marBottom w:val="0"/>
              <w:divBdr>
                <w:top w:val="none" w:sz="0" w:space="0" w:color="auto"/>
                <w:left w:val="none" w:sz="0" w:space="0" w:color="auto"/>
                <w:bottom w:val="none" w:sz="0" w:space="0" w:color="auto"/>
                <w:right w:val="none" w:sz="0" w:space="0" w:color="auto"/>
              </w:divBdr>
            </w:div>
            <w:div w:id="1859276730">
              <w:marLeft w:val="0"/>
              <w:marRight w:val="0"/>
              <w:marTop w:val="0"/>
              <w:marBottom w:val="0"/>
              <w:divBdr>
                <w:top w:val="none" w:sz="0" w:space="0" w:color="auto"/>
                <w:left w:val="none" w:sz="0" w:space="0" w:color="auto"/>
                <w:bottom w:val="none" w:sz="0" w:space="0" w:color="auto"/>
                <w:right w:val="none" w:sz="0" w:space="0" w:color="auto"/>
              </w:divBdr>
            </w:div>
            <w:div w:id="696201719">
              <w:marLeft w:val="0"/>
              <w:marRight w:val="0"/>
              <w:marTop w:val="0"/>
              <w:marBottom w:val="0"/>
              <w:divBdr>
                <w:top w:val="none" w:sz="0" w:space="0" w:color="auto"/>
                <w:left w:val="none" w:sz="0" w:space="0" w:color="auto"/>
                <w:bottom w:val="none" w:sz="0" w:space="0" w:color="auto"/>
                <w:right w:val="none" w:sz="0" w:space="0" w:color="auto"/>
              </w:divBdr>
            </w:div>
            <w:div w:id="1733772810">
              <w:marLeft w:val="0"/>
              <w:marRight w:val="0"/>
              <w:marTop w:val="0"/>
              <w:marBottom w:val="0"/>
              <w:divBdr>
                <w:top w:val="none" w:sz="0" w:space="0" w:color="auto"/>
                <w:left w:val="none" w:sz="0" w:space="0" w:color="auto"/>
                <w:bottom w:val="none" w:sz="0" w:space="0" w:color="auto"/>
                <w:right w:val="none" w:sz="0" w:space="0" w:color="auto"/>
              </w:divBdr>
            </w:div>
            <w:div w:id="63840321">
              <w:marLeft w:val="0"/>
              <w:marRight w:val="0"/>
              <w:marTop w:val="0"/>
              <w:marBottom w:val="0"/>
              <w:divBdr>
                <w:top w:val="none" w:sz="0" w:space="0" w:color="auto"/>
                <w:left w:val="none" w:sz="0" w:space="0" w:color="auto"/>
                <w:bottom w:val="none" w:sz="0" w:space="0" w:color="auto"/>
                <w:right w:val="none" w:sz="0" w:space="0" w:color="auto"/>
              </w:divBdr>
            </w:div>
            <w:div w:id="1824588975">
              <w:marLeft w:val="0"/>
              <w:marRight w:val="0"/>
              <w:marTop w:val="0"/>
              <w:marBottom w:val="0"/>
              <w:divBdr>
                <w:top w:val="none" w:sz="0" w:space="0" w:color="auto"/>
                <w:left w:val="none" w:sz="0" w:space="0" w:color="auto"/>
                <w:bottom w:val="none" w:sz="0" w:space="0" w:color="auto"/>
                <w:right w:val="none" w:sz="0" w:space="0" w:color="auto"/>
              </w:divBdr>
            </w:div>
            <w:div w:id="1202206225">
              <w:marLeft w:val="0"/>
              <w:marRight w:val="0"/>
              <w:marTop w:val="0"/>
              <w:marBottom w:val="0"/>
              <w:divBdr>
                <w:top w:val="none" w:sz="0" w:space="0" w:color="auto"/>
                <w:left w:val="none" w:sz="0" w:space="0" w:color="auto"/>
                <w:bottom w:val="none" w:sz="0" w:space="0" w:color="auto"/>
                <w:right w:val="none" w:sz="0" w:space="0" w:color="auto"/>
              </w:divBdr>
            </w:div>
            <w:div w:id="894849055">
              <w:marLeft w:val="0"/>
              <w:marRight w:val="0"/>
              <w:marTop w:val="0"/>
              <w:marBottom w:val="0"/>
              <w:divBdr>
                <w:top w:val="none" w:sz="0" w:space="0" w:color="auto"/>
                <w:left w:val="none" w:sz="0" w:space="0" w:color="auto"/>
                <w:bottom w:val="none" w:sz="0" w:space="0" w:color="auto"/>
                <w:right w:val="none" w:sz="0" w:space="0" w:color="auto"/>
              </w:divBdr>
            </w:div>
            <w:div w:id="1639991447">
              <w:marLeft w:val="0"/>
              <w:marRight w:val="0"/>
              <w:marTop w:val="0"/>
              <w:marBottom w:val="0"/>
              <w:divBdr>
                <w:top w:val="none" w:sz="0" w:space="0" w:color="auto"/>
                <w:left w:val="none" w:sz="0" w:space="0" w:color="auto"/>
                <w:bottom w:val="none" w:sz="0" w:space="0" w:color="auto"/>
                <w:right w:val="none" w:sz="0" w:space="0" w:color="auto"/>
              </w:divBdr>
            </w:div>
            <w:div w:id="1576160392">
              <w:marLeft w:val="0"/>
              <w:marRight w:val="0"/>
              <w:marTop w:val="0"/>
              <w:marBottom w:val="0"/>
              <w:divBdr>
                <w:top w:val="none" w:sz="0" w:space="0" w:color="auto"/>
                <w:left w:val="none" w:sz="0" w:space="0" w:color="auto"/>
                <w:bottom w:val="none" w:sz="0" w:space="0" w:color="auto"/>
                <w:right w:val="none" w:sz="0" w:space="0" w:color="auto"/>
              </w:divBdr>
            </w:div>
            <w:div w:id="787744129">
              <w:marLeft w:val="0"/>
              <w:marRight w:val="0"/>
              <w:marTop w:val="0"/>
              <w:marBottom w:val="0"/>
              <w:divBdr>
                <w:top w:val="none" w:sz="0" w:space="0" w:color="auto"/>
                <w:left w:val="none" w:sz="0" w:space="0" w:color="auto"/>
                <w:bottom w:val="none" w:sz="0" w:space="0" w:color="auto"/>
                <w:right w:val="none" w:sz="0" w:space="0" w:color="auto"/>
              </w:divBdr>
            </w:div>
            <w:div w:id="763840863">
              <w:marLeft w:val="0"/>
              <w:marRight w:val="0"/>
              <w:marTop w:val="0"/>
              <w:marBottom w:val="0"/>
              <w:divBdr>
                <w:top w:val="none" w:sz="0" w:space="0" w:color="auto"/>
                <w:left w:val="none" w:sz="0" w:space="0" w:color="auto"/>
                <w:bottom w:val="none" w:sz="0" w:space="0" w:color="auto"/>
                <w:right w:val="none" w:sz="0" w:space="0" w:color="auto"/>
              </w:divBdr>
            </w:div>
            <w:div w:id="1421217340">
              <w:marLeft w:val="0"/>
              <w:marRight w:val="0"/>
              <w:marTop w:val="0"/>
              <w:marBottom w:val="0"/>
              <w:divBdr>
                <w:top w:val="none" w:sz="0" w:space="0" w:color="auto"/>
                <w:left w:val="none" w:sz="0" w:space="0" w:color="auto"/>
                <w:bottom w:val="none" w:sz="0" w:space="0" w:color="auto"/>
                <w:right w:val="none" w:sz="0" w:space="0" w:color="auto"/>
              </w:divBdr>
            </w:div>
            <w:div w:id="796143544">
              <w:marLeft w:val="0"/>
              <w:marRight w:val="0"/>
              <w:marTop w:val="0"/>
              <w:marBottom w:val="0"/>
              <w:divBdr>
                <w:top w:val="none" w:sz="0" w:space="0" w:color="auto"/>
                <w:left w:val="none" w:sz="0" w:space="0" w:color="auto"/>
                <w:bottom w:val="none" w:sz="0" w:space="0" w:color="auto"/>
                <w:right w:val="none" w:sz="0" w:space="0" w:color="auto"/>
              </w:divBdr>
            </w:div>
            <w:div w:id="712384173">
              <w:marLeft w:val="0"/>
              <w:marRight w:val="0"/>
              <w:marTop w:val="0"/>
              <w:marBottom w:val="0"/>
              <w:divBdr>
                <w:top w:val="none" w:sz="0" w:space="0" w:color="auto"/>
                <w:left w:val="none" w:sz="0" w:space="0" w:color="auto"/>
                <w:bottom w:val="none" w:sz="0" w:space="0" w:color="auto"/>
                <w:right w:val="none" w:sz="0" w:space="0" w:color="auto"/>
              </w:divBdr>
            </w:div>
            <w:div w:id="16249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8798">
      <w:bodyDiv w:val="1"/>
      <w:marLeft w:val="0"/>
      <w:marRight w:val="0"/>
      <w:marTop w:val="0"/>
      <w:marBottom w:val="0"/>
      <w:divBdr>
        <w:top w:val="none" w:sz="0" w:space="0" w:color="auto"/>
        <w:left w:val="none" w:sz="0" w:space="0" w:color="auto"/>
        <w:bottom w:val="none" w:sz="0" w:space="0" w:color="auto"/>
        <w:right w:val="none" w:sz="0" w:space="0" w:color="auto"/>
      </w:divBdr>
      <w:divsChild>
        <w:div w:id="480080250">
          <w:marLeft w:val="0"/>
          <w:marRight w:val="0"/>
          <w:marTop w:val="0"/>
          <w:marBottom w:val="0"/>
          <w:divBdr>
            <w:top w:val="none" w:sz="0" w:space="0" w:color="auto"/>
            <w:left w:val="none" w:sz="0" w:space="0" w:color="auto"/>
            <w:bottom w:val="none" w:sz="0" w:space="0" w:color="auto"/>
            <w:right w:val="none" w:sz="0" w:space="0" w:color="auto"/>
          </w:divBdr>
          <w:divsChild>
            <w:div w:id="1921212495">
              <w:marLeft w:val="0"/>
              <w:marRight w:val="0"/>
              <w:marTop w:val="0"/>
              <w:marBottom w:val="0"/>
              <w:divBdr>
                <w:top w:val="none" w:sz="0" w:space="0" w:color="auto"/>
                <w:left w:val="none" w:sz="0" w:space="0" w:color="auto"/>
                <w:bottom w:val="none" w:sz="0" w:space="0" w:color="auto"/>
                <w:right w:val="none" w:sz="0" w:space="0" w:color="auto"/>
              </w:divBdr>
            </w:div>
            <w:div w:id="1767000685">
              <w:marLeft w:val="0"/>
              <w:marRight w:val="0"/>
              <w:marTop w:val="0"/>
              <w:marBottom w:val="0"/>
              <w:divBdr>
                <w:top w:val="none" w:sz="0" w:space="0" w:color="auto"/>
                <w:left w:val="none" w:sz="0" w:space="0" w:color="auto"/>
                <w:bottom w:val="none" w:sz="0" w:space="0" w:color="auto"/>
                <w:right w:val="none" w:sz="0" w:space="0" w:color="auto"/>
              </w:divBdr>
            </w:div>
            <w:div w:id="1741365007">
              <w:marLeft w:val="0"/>
              <w:marRight w:val="0"/>
              <w:marTop w:val="0"/>
              <w:marBottom w:val="0"/>
              <w:divBdr>
                <w:top w:val="none" w:sz="0" w:space="0" w:color="auto"/>
                <w:left w:val="none" w:sz="0" w:space="0" w:color="auto"/>
                <w:bottom w:val="none" w:sz="0" w:space="0" w:color="auto"/>
                <w:right w:val="none" w:sz="0" w:space="0" w:color="auto"/>
              </w:divBdr>
            </w:div>
            <w:div w:id="503857567">
              <w:marLeft w:val="0"/>
              <w:marRight w:val="0"/>
              <w:marTop w:val="0"/>
              <w:marBottom w:val="0"/>
              <w:divBdr>
                <w:top w:val="none" w:sz="0" w:space="0" w:color="auto"/>
                <w:left w:val="none" w:sz="0" w:space="0" w:color="auto"/>
                <w:bottom w:val="none" w:sz="0" w:space="0" w:color="auto"/>
                <w:right w:val="none" w:sz="0" w:space="0" w:color="auto"/>
              </w:divBdr>
            </w:div>
            <w:div w:id="367292563">
              <w:marLeft w:val="0"/>
              <w:marRight w:val="0"/>
              <w:marTop w:val="0"/>
              <w:marBottom w:val="0"/>
              <w:divBdr>
                <w:top w:val="none" w:sz="0" w:space="0" w:color="auto"/>
                <w:left w:val="none" w:sz="0" w:space="0" w:color="auto"/>
                <w:bottom w:val="none" w:sz="0" w:space="0" w:color="auto"/>
                <w:right w:val="none" w:sz="0" w:space="0" w:color="auto"/>
              </w:divBdr>
            </w:div>
            <w:div w:id="1935897815">
              <w:marLeft w:val="0"/>
              <w:marRight w:val="0"/>
              <w:marTop w:val="0"/>
              <w:marBottom w:val="0"/>
              <w:divBdr>
                <w:top w:val="none" w:sz="0" w:space="0" w:color="auto"/>
                <w:left w:val="none" w:sz="0" w:space="0" w:color="auto"/>
                <w:bottom w:val="none" w:sz="0" w:space="0" w:color="auto"/>
                <w:right w:val="none" w:sz="0" w:space="0" w:color="auto"/>
              </w:divBdr>
            </w:div>
            <w:div w:id="179896378">
              <w:marLeft w:val="0"/>
              <w:marRight w:val="0"/>
              <w:marTop w:val="0"/>
              <w:marBottom w:val="0"/>
              <w:divBdr>
                <w:top w:val="none" w:sz="0" w:space="0" w:color="auto"/>
                <w:left w:val="none" w:sz="0" w:space="0" w:color="auto"/>
                <w:bottom w:val="none" w:sz="0" w:space="0" w:color="auto"/>
                <w:right w:val="none" w:sz="0" w:space="0" w:color="auto"/>
              </w:divBdr>
            </w:div>
            <w:div w:id="732705704">
              <w:marLeft w:val="0"/>
              <w:marRight w:val="0"/>
              <w:marTop w:val="0"/>
              <w:marBottom w:val="0"/>
              <w:divBdr>
                <w:top w:val="none" w:sz="0" w:space="0" w:color="auto"/>
                <w:left w:val="none" w:sz="0" w:space="0" w:color="auto"/>
                <w:bottom w:val="none" w:sz="0" w:space="0" w:color="auto"/>
                <w:right w:val="none" w:sz="0" w:space="0" w:color="auto"/>
              </w:divBdr>
            </w:div>
            <w:div w:id="1185822457">
              <w:marLeft w:val="0"/>
              <w:marRight w:val="0"/>
              <w:marTop w:val="0"/>
              <w:marBottom w:val="0"/>
              <w:divBdr>
                <w:top w:val="none" w:sz="0" w:space="0" w:color="auto"/>
                <w:left w:val="none" w:sz="0" w:space="0" w:color="auto"/>
                <w:bottom w:val="none" w:sz="0" w:space="0" w:color="auto"/>
                <w:right w:val="none" w:sz="0" w:space="0" w:color="auto"/>
              </w:divBdr>
            </w:div>
            <w:div w:id="418217966">
              <w:marLeft w:val="0"/>
              <w:marRight w:val="0"/>
              <w:marTop w:val="0"/>
              <w:marBottom w:val="0"/>
              <w:divBdr>
                <w:top w:val="none" w:sz="0" w:space="0" w:color="auto"/>
                <w:left w:val="none" w:sz="0" w:space="0" w:color="auto"/>
                <w:bottom w:val="none" w:sz="0" w:space="0" w:color="auto"/>
                <w:right w:val="none" w:sz="0" w:space="0" w:color="auto"/>
              </w:divBdr>
            </w:div>
            <w:div w:id="2010449358">
              <w:marLeft w:val="0"/>
              <w:marRight w:val="0"/>
              <w:marTop w:val="0"/>
              <w:marBottom w:val="0"/>
              <w:divBdr>
                <w:top w:val="none" w:sz="0" w:space="0" w:color="auto"/>
                <w:left w:val="none" w:sz="0" w:space="0" w:color="auto"/>
                <w:bottom w:val="none" w:sz="0" w:space="0" w:color="auto"/>
                <w:right w:val="none" w:sz="0" w:space="0" w:color="auto"/>
              </w:divBdr>
            </w:div>
            <w:div w:id="650208551">
              <w:marLeft w:val="0"/>
              <w:marRight w:val="0"/>
              <w:marTop w:val="0"/>
              <w:marBottom w:val="0"/>
              <w:divBdr>
                <w:top w:val="none" w:sz="0" w:space="0" w:color="auto"/>
                <w:left w:val="none" w:sz="0" w:space="0" w:color="auto"/>
                <w:bottom w:val="none" w:sz="0" w:space="0" w:color="auto"/>
                <w:right w:val="none" w:sz="0" w:space="0" w:color="auto"/>
              </w:divBdr>
            </w:div>
            <w:div w:id="511260184">
              <w:marLeft w:val="0"/>
              <w:marRight w:val="0"/>
              <w:marTop w:val="0"/>
              <w:marBottom w:val="0"/>
              <w:divBdr>
                <w:top w:val="none" w:sz="0" w:space="0" w:color="auto"/>
                <w:left w:val="none" w:sz="0" w:space="0" w:color="auto"/>
                <w:bottom w:val="none" w:sz="0" w:space="0" w:color="auto"/>
                <w:right w:val="none" w:sz="0" w:space="0" w:color="auto"/>
              </w:divBdr>
            </w:div>
            <w:div w:id="1335305105">
              <w:marLeft w:val="0"/>
              <w:marRight w:val="0"/>
              <w:marTop w:val="0"/>
              <w:marBottom w:val="0"/>
              <w:divBdr>
                <w:top w:val="none" w:sz="0" w:space="0" w:color="auto"/>
                <w:left w:val="none" w:sz="0" w:space="0" w:color="auto"/>
                <w:bottom w:val="none" w:sz="0" w:space="0" w:color="auto"/>
                <w:right w:val="none" w:sz="0" w:space="0" w:color="auto"/>
              </w:divBdr>
            </w:div>
            <w:div w:id="1942060263">
              <w:marLeft w:val="0"/>
              <w:marRight w:val="0"/>
              <w:marTop w:val="0"/>
              <w:marBottom w:val="0"/>
              <w:divBdr>
                <w:top w:val="none" w:sz="0" w:space="0" w:color="auto"/>
                <w:left w:val="none" w:sz="0" w:space="0" w:color="auto"/>
                <w:bottom w:val="none" w:sz="0" w:space="0" w:color="auto"/>
                <w:right w:val="none" w:sz="0" w:space="0" w:color="auto"/>
              </w:divBdr>
            </w:div>
            <w:div w:id="1509757904">
              <w:marLeft w:val="0"/>
              <w:marRight w:val="0"/>
              <w:marTop w:val="0"/>
              <w:marBottom w:val="0"/>
              <w:divBdr>
                <w:top w:val="none" w:sz="0" w:space="0" w:color="auto"/>
                <w:left w:val="none" w:sz="0" w:space="0" w:color="auto"/>
                <w:bottom w:val="none" w:sz="0" w:space="0" w:color="auto"/>
                <w:right w:val="none" w:sz="0" w:space="0" w:color="auto"/>
              </w:divBdr>
            </w:div>
            <w:div w:id="719938618">
              <w:marLeft w:val="0"/>
              <w:marRight w:val="0"/>
              <w:marTop w:val="0"/>
              <w:marBottom w:val="0"/>
              <w:divBdr>
                <w:top w:val="none" w:sz="0" w:space="0" w:color="auto"/>
                <w:left w:val="none" w:sz="0" w:space="0" w:color="auto"/>
                <w:bottom w:val="none" w:sz="0" w:space="0" w:color="auto"/>
                <w:right w:val="none" w:sz="0" w:space="0" w:color="auto"/>
              </w:divBdr>
            </w:div>
            <w:div w:id="759569338">
              <w:marLeft w:val="0"/>
              <w:marRight w:val="0"/>
              <w:marTop w:val="0"/>
              <w:marBottom w:val="0"/>
              <w:divBdr>
                <w:top w:val="none" w:sz="0" w:space="0" w:color="auto"/>
                <w:left w:val="none" w:sz="0" w:space="0" w:color="auto"/>
                <w:bottom w:val="none" w:sz="0" w:space="0" w:color="auto"/>
                <w:right w:val="none" w:sz="0" w:space="0" w:color="auto"/>
              </w:divBdr>
            </w:div>
            <w:div w:id="1016927923">
              <w:marLeft w:val="0"/>
              <w:marRight w:val="0"/>
              <w:marTop w:val="0"/>
              <w:marBottom w:val="0"/>
              <w:divBdr>
                <w:top w:val="none" w:sz="0" w:space="0" w:color="auto"/>
                <w:left w:val="none" w:sz="0" w:space="0" w:color="auto"/>
                <w:bottom w:val="none" w:sz="0" w:space="0" w:color="auto"/>
                <w:right w:val="none" w:sz="0" w:space="0" w:color="auto"/>
              </w:divBdr>
            </w:div>
            <w:div w:id="1475373682">
              <w:marLeft w:val="0"/>
              <w:marRight w:val="0"/>
              <w:marTop w:val="0"/>
              <w:marBottom w:val="0"/>
              <w:divBdr>
                <w:top w:val="none" w:sz="0" w:space="0" w:color="auto"/>
                <w:left w:val="none" w:sz="0" w:space="0" w:color="auto"/>
                <w:bottom w:val="none" w:sz="0" w:space="0" w:color="auto"/>
                <w:right w:val="none" w:sz="0" w:space="0" w:color="auto"/>
              </w:divBdr>
            </w:div>
            <w:div w:id="824708839">
              <w:marLeft w:val="0"/>
              <w:marRight w:val="0"/>
              <w:marTop w:val="0"/>
              <w:marBottom w:val="0"/>
              <w:divBdr>
                <w:top w:val="none" w:sz="0" w:space="0" w:color="auto"/>
                <w:left w:val="none" w:sz="0" w:space="0" w:color="auto"/>
                <w:bottom w:val="none" w:sz="0" w:space="0" w:color="auto"/>
                <w:right w:val="none" w:sz="0" w:space="0" w:color="auto"/>
              </w:divBdr>
            </w:div>
            <w:div w:id="1088160728">
              <w:marLeft w:val="0"/>
              <w:marRight w:val="0"/>
              <w:marTop w:val="0"/>
              <w:marBottom w:val="0"/>
              <w:divBdr>
                <w:top w:val="none" w:sz="0" w:space="0" w:color="auto"/>
                <w:left w:val="none" w:sz="0" w:space="0" w:color="auto"/>
                <w:bottom w:val="none" w:sz="0" w:space="0" w:color="auto"/>
                <w:right w:val="none" w:sz="0" w:space="0" w:color="auto"/>
              </w:divBdr>
            </w:div>
            <w:div w:id="1835224514">
              <w:marLeft w:val="0"/>
              <w:marRight w:val="0"/>
              <w:marTop w:val="0"/>
              <w:marBottom w:val="0"/>
              <w:divBdr>
                <w:top w:val="none" w:sz="0" w:space="0" w:color="auto"/>
                <w:left w:val="none" w:sz="0" w:space="0" w:color="auto"/>
                <w:bottom w:val="none" w:sz="0" w:space="0" w:color="auto"/>
                <w:right w:val="none" w:sz="0" w:space="0" w:color="auto"/>
              </w:divBdr>
            </w:div>
            <w:div w:id="834227538">
              <w:marLeft w:val="0"/>
              <w:marRight w:val="0"/>
              <w:marTop w:val="0"/>
              <w:marBottom w:val="0"/>
              <w:divBdr>
                <w:top w:val="none" w:sz="0" w:space="0" w:color="auto"/>
                <w:left w:val="none" w:sz="0" w:space="0" w:color="auto"/>
                <w:bottom w:val="none" w:sz="0" w:space="0" w:color="auto"/>
                <w:right w:val="none" w:sz="0" w:space="0" w:color="auto"/>
              </w:divBdr>
            </w:div>
            <w:div w:id="1367025982">
              <w:marLeft w:val="0"/>
              <w:marRight w:val="0"/>
              <w:marTop w:val="0"/>
              <w:marBottom w:val="0"/>
              <w:divBdr>
                <w:top w:val="none" w:sz="0" w:space="0" w:color="auto"/>
                <w:left w:val="none" w:sz="0" w:space="0" w:color="auto"/>
                <w:bottom w:val="none" w:sz="0" w:space="0" w:color="auto"/>
                <w:right w:val="none" w:sz="0" w:space="0" w:color="auto"/>
              </w:divBdr>
            </w:div>
            <w:div w:id="1180119472">
              <w:marLeft w:val="0"/>
              <w:marRight w:val="0"/>
              <w:marTop w:val="0"/>
              <w:marBottom w:val="0"/>
              <w:divBdr>
                <w:top w:val="none" w:sz="0" w:space="0" w:color="auto"/>
                <w:left w:val="none" w:sz="0" w:space="0" w:color="auto"/>
                <w:bottom w:val="none" w:sz="0" w:space="0" w:color="auto"/>
                <w:right w:val="none" w:sz="0" w:space="0" w:color="auto"/>
              </w:divBdr>
            </w:div>
            <w:div w:id="850995687">
              <w:marLeft w:val="0"/>
              <w:marRight w:val="0"/>
              <w:marTop w:val="0"/>
              <w:marBottom w:val="0"/>
              <w:divBdr>
                <w:top w:val="none" w:sz="0" w:space="0" w:color="auto"/>
                <w:left w:val="none" w:sz="0" w:space="0" w:color="auto"/>
                <w:bottom w:val="none" w:sz="0" w:space="0" w:color="auto"/>
                <w:right w:val="none" w:sz="0" w:space="0" w:color="auto"/>
              </w:divBdr>
            </w:div>
            <w:div w:id="482044332">
              <w:marLeft w:val="0"/>
              <w:marRight w:val="0"/>
              <w:marTop w:val="0"/>
              <w:marBottom w:val="0"/>
              <w:divBdr>
                <w:top w:val="none" w:sz="0" w:space="0" w:color="auto"/>
                <w:left w:val="none" w:sz="0" w:space="0" w:color="auto"/>
                <w:bottom w:val="none" w:sz="0" w:space="0" w:color="auto"/>
                <w:right w:val="none" w:sz="0" w:space="0" w:color="auto"/>
              </w:divBdr>
            </w:div>
            <w:div w:id="246504014">
              <w:marLeft w:val="0"/>
              <w:marRight w:val="0"/>
              <w:marTop w:val="0"/>
              <w:marBottom w:val="0"/>
              <w:divBdr>
                <w:top w:val="none" w:sz="0" w:space="0" w:color="auto"/>
                <w:left w:val="none" w:sz="0" w:space="0" w:color="auto"/>
                <w:bottom w:val="none" w:sz="0" w:space="0" w:color="auto"/>
                <w:right w:val="none" w:sz="0" w:space="0" w:color="auto"/>
              </w:divBdr>
            </w:div>
            <w:div w:id="382214308">
              <w:marLeft w:val="0"/>
              <w:marRight w:val="0"/>
              <w:marTop w:val="0"/>
              <w:marBottom w:val="0"/>
              <w:divBdr>
                <w:top w:val="none" w:sz="0" w:space="0" w:color="auto"/>
                <w:left w:val="none" w:sz="0" w:space="0" w:color="auto"/>
                <w:bottom w:val="none" w:sz="0" w:space="0" w:color="auto"/>
                <w:right w:val="none" w:sz="0" w:space="0" w:color="auto"/>
              </w:divBdr>
            </w:div>
            <w:div w:id="994453807">
              <w:marLeft w:val="0"/>
              <w:marRight w:val="0"/>
              <w:marTop w:val="0"/>
              <w:marBottom w:val="0"/>
              <w:divBdr>
                <w:top w:val="none" w:sz="0" w:space="0" w:color="auto"/>
                <w:left w:val="none" w:sz="0" w:space="0" w:color="auto"/>
                <w:bottom w:val="none" w:sz="0" w:space="0" w:color="auto"/>
                <w:right w:val="none" w:sz="0" w:space="0" w:color="auto"/>
              </w:divBdr>
            </w:div>
            <w:div w:id="1950118345">
              <w:marLeft w:val="0"/>
              <w:marRight w:val="0"/>
              <w:marTop w:val="0"/>
              <w:marBottom w:val="0"/>
              <w:divBdr>
                <w:top w:val="none" w:sz="0" w:space="0" w:color="auto"/>
                <w:left w:val="none" w:sz="0" w:space="0" w:color="auto"/>
                <w:bottom w:val="none" w:sz="0" w:space="0" w:color="auto"/>
                <w:right w:val="none" w:sz="0" w:space="0" w:color="auto"/>
              </w:divBdr>
            </w:div>
            <w:div w:id="1394230419">
              <w:marLeft w:val="0"/>
              <w:marRight w:val="0"/>
              <w:marTop w:val="0"/>
              <w:marBottom w:val="0"/>
              <w:divBdr>
                <w:top w:val="none" w:sz="0" w:space="0" w:color="auto"/>
                <w:left w:val="none" w:sz="0" w:space="0" w:color="auto"/>
                <w:bottom w:val="none" w:sz="0" w:space="0" w:color="auto"/>
                <w:right w:val="none" w:sz="0" w:space="0" w:color="auto"/>
              </w:divBdr>
            </w:div>
            <w:div w:id="1282684442">
              <w:marLeft w:val="0"/>
              <w:marRight w:val="0"/>
              <w:marTop w:val="0"/>
              <w:marBottom w:val="0"/>
              <w:divBdr>
                <w:top w:val="none" w:sz="0" w:space="0" w:color="auto"/>
                <w:left w:val="none" w:sz="0" w:space="0" w:color="auto"/>
                <w:bottom w:val="none" w:sz="0" w:space="0" w:color="auto"/>
                <w:right w:val="none" w:sz="0" w:space="0" w:color="auto"/>
              </w:divBdr>
            </w:div>
            <w:div w:id="180357360">
              <w:marLeft w:val="0"/>
              <w:marRight w:val="0"/>
              <w:marTop w:val="0"/>
              <w:marBottom w:val="0"/>
              <w:divBdr>
                <w:top w:val="none" w:sz="0" w:space="0" w:color="auto"/>
                <w:left w:val="none" w:sz="0" w:space="0" w:color="auto"/>
                <w:bottom w:val="none" w:sz="0" w:space="0" w:color="auto"/>
                <w:right w:val="none" w:sz="0" w:space="0" w:color="auto"/>
              </w:divBdr>
            </w:div>
            <w:div w:id="18050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7023">
      <w:bodyDiv w:val="1"/>
      <w:marLeft w:val="0"/>
      <w:marRight w:val="0"/>
      <w:marTop w:val="0"/>
      <w:marBottom w:val="0"/>
      <w:divBdr>
        <w:top w:val="none" w:sz="0" w:space="0" w:color="auto"/>
        <w:left w:val="none" w:sz="0" w:space="0" w:color="auto"/>
        <w:bottom w:val="none" w:sz="0" w:space="0" w:color="auto"/>
        <w:right w:val="none" w:sz="0" w:space="0" w:color="auto"/>
      </w:divBdr>
    </w:div>
    <w:div w:id="1907298909">
      <w:bodyDiv w:val="1"/>
      <w:marLeft w:val="0"/>
      <w:marRight w:val="0"/>
      <w:marTop w:val="0"/>
      <w:marBottom w:val="0"/>
      <w:divBdr>
        <w:top w:val="none" w:sz="0" w:space="0" w:color="auto"/>
        <w:left w:val="none" w:sz="0" w:space="0" w:color="auto"/>
        <w:bottom w:val="none" w:sz="0" w:space="0" w:color="auto"/>
        <w:right w:val="none" w:sz="0" w:space="0" w:color="auto"/>
      </w:divBdr>
    </w:div>
    <w:div w:id="1910921466">
      <w:bodyDiv w:val="1"/>
      <w:marLeft w:val="0"/>
      <w:marRight w:val="0"/>
      <w:marTop w:val="0"/>
      <w:marBottom w:val="0"/>
      <w:divBdr>
        <w:top w:val="none" w:sz="0" w:space="0" w:color="auto"/>
        <w:left w:val="none" w:sz="0" w:space="0" w:color="auto"/>
        <w:bottom w:val="none" w:sz="0" w:space="0" w:color="auto"/>
        <w:right w:val="none" w:sz="0" w:space="0" w:color="auto"/>
      </w:divBdr>
      <w:divsChild>
        <w:div w:id="1675453383">
          <w:marLeft w:val="0"/>
          <w:marRight w:val="0"/>
          <w:marTop w:val="0"/>
          <w:marBottom w:val="0"/>
          <w:divBdr>
            <w:top w:val="none" w:sz="0" w:space="0" w:color="auto"/>
            <w:left w:val="none" w:sz="0" w:space="0" w:color="auto"/>
            <w:bottom w:val="none" w:sz="0" w:space="0" w:color="auto"/>
            <w:right w:val="none" w:sz="0" w:space="0" w:color="auto"/>
          </w:divBdr>
          <w:divsChild>
            <w:div w:id="12545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9218">
      <w:bodyDiv w:val="1"/>
      <w:marLeft w:val="0"/>
      <w:marRight w:val="0"/>
      <w:marTop w:val="0"/>
      <w:marBottom w:val="0"/>
      <w:divBdr>
        <w:top w:val="none" w:sz="0" w:space="0" w:color="auto"/>
        <w:left w:val="none" w:sz="0" w:space="0" w:color="auto"/>
        <w:bottom w:val="none" w:sz="0" w:space="0" w:color="auto"/>
        <w:right w:val="none" w:sz="0" w:space="0" w:color="auto"/>
      </w:divBdr>
      <w:divsChild>
        <w:div w:id="1673213895">
          <w:marLeft w:val="0"/>
          <w:marRight w:val="0"/>
          <w:marTop w:val="0"/>
          <w:marBottom w:val="0"/>
          <w:divBdr>
            <w:top w:val="none" w:sz="0" w:space="0" w:color="auto"/>
            <w:left w:val="none" w:sz="0" w:space="0" w:color="auto"/>
            <w:bottom w:val="none" w:sz="0" w:space="0" w:color="auto"/>
            <w:right w:val="none" w:sz="0" w:space="0" w:color="auto"/>
          </w:divBdr>
          <w:divsChild>
            <w:div w:id="2120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836">
      <w:bodyDiv w:val="1"/>
      <w:marLeft w:val="0"/>
      <w:marRight w:val="0"/>
      <w:marTop w:val="0"/>
      <w:marBottom w:val="0"/>
      <w:divBdr>
        <w:top w:val="none" w:sz="0" w:space="0" w:color="auto"/>
        <w:left w:val="none" w:sz="0" w:space="0" w:color="auto"/>
        <w:bottom w:val="none" w:sz="0" w:space="0" w:color="auto"/>
        <w:right w:val="none" w:sz="0" w:space="0" w:color="auto"/>
      </w:divBdr>
      <w:divsChild>
        <w:div w:id="1633560986">
          <w:marLeft w:val="0"/>
          <w:marRight w:val="0"/>
          <w:marTop w:val="0"/>
          <w:marBottom w:val="0"/>
          <w:divBdr>
            <w:top w:val="none" w:sz="0" w:space="0" w:color="auto"/>
            <w:left w:val="none" w:sz="0" w:space="0" w:color="auto"/>
            <w:bottom w:val="none" w:sz="0" w:space="0" w:color="auto"/>
            <w:right w:val="none" w:sz="0" w:space="0" w:color="auto"/>
          </w:divBdr>
          <w:divsChild>
            <w:div w:id="1336835540">
              <w:marLeft w:val="0"/>
              <w:marRight w:val="0"/>
              <w:marTop w:val="0"/>
              <w:marBottom w:val="0"/>
              <w:divBdr>
                <w:top w:val="none" w:sz="0" w:space="0" w:color="auto"/>
                <w:left w:val="none" w:sz="0" w:space="0" w:color="auto"/>
                <w:bottom w:val="none" w:sz="0" w:space="0" w:color="auto"/>
                <w:right w:val="none" w:sz="0" w:space="0" w:color="auto"/>
              </w:divBdr>
            </w:div>
            <w:div w:id="1470441493">
              <w:marLeft w:val="0"/>
              <w:marRight w:val="0"/>
              <w:marTop w:val="0"/>
              <w:marBottom w:val="0"/>
              <w:divBdr>
                <w:top w:val="none" w:sz="0" w:space="0" w:color="auto"/>
                <w:left w:val="none" w:sz="0" w:space="0" w:color="auto"/>
                <w:bottom w:val="none" w:sz="0" w:space="0" w:color="auto"/>
                <w:right w:val="none" w:sz="0" w:space="0" w:color="auto"/>
              </w:divBdr>
              <w:divsChild>
                <w:div w:id="1558204761">
                  <w:marLeft w:val="0"/>
                  <w:marRight w:val="0"/>
                  <w:marTop w:val="0"/>
                  <w:marBottom w:val="0"/>
                  <w:divBdr>
                    <w:top w:val="none" w:sz="0" w:space="0" w:color="auto"/>
                    <w:left w:val="none" w:sz="0" w:space="0" w:color="auto"/>
                    <w:bottom w:val="none" w:sz="0" w:space="0" w:color="auto"/>
                    <w:right w:val="none" w:sz="0" w:space="0" w:color="auto"/>
                  </w:divBdr>
                  <w:divsChild>
                    <w:div w:id="15078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6935">
              <w:marLeft w:val="0"/>
              <w:marRight w:val="0"/>
              <w:marTop w:val="0"/>
              <w:marBottom w:val="0"/>
              <w:divBdr>
                <w:top w:val="none" w:sz="0" w:space="0" w:color="auto"/>
                <w:left w:val="none" w:sz="0" w:space="0" w:color="auto"/>
                <w:bottom w:val="none" w:sz="0" w:space="0" w:color="auto"/>
                <w:right w:val="none" w:sz="0" w:space="0" w:color="auto"/>
              </w:divBdr>
            </w:div>
          </w:divsChild>
        </w:div>
        <w:div w:id="85276525">
          <w:marLeft w:val="0"/>
          <w:marRight w:val="0"/>
          <w:marTop w:val="0"/>
          <w:marBottom w:val="0"/>
          <w:divBdr>
            <w:top w:val="none" w:sz="0" w:space="0" w:color="auto"/>
            <w:left w:val="none" w:sz="0" w:space="0" w:color="auto"/>
            <w:bottom w:val="none" w:sz="0" w:space="0" w:color="auto"/>
            <w:right w:val="none" w:sz="0" w:space="0" w:color="auto"/>
          </w:divBdr>
          <w:divsChild>
            <w:div w:id="429089691">
              <w:marLeft w:val="0"/>
              <w:marRight w:val="0"/>
              <w:marTop w:val="0"/>
              <w:marBottom w:val="0"/>
              <w:divBdr>
                <w:top w:val="none" w:sz="0" w:space="0" w:color="auto"/>
                <w:left w:val="none" w:sz="0" w:space="0" w:color="auto"/>
                <w:bottom w:val="none" w:sz="0" w:space="0" w:color="auto"/>
                <w:right w:val="none" w:sz="0" w:space="0" w:color="auto"/>
              </w:divBdr>
            </w:div>
            <w:div w:id="135534942">
              <w:marLeft w:val="0"/>
              <w:marRight w:val="0"/>
              <w:marTop w:val="0"/>
              <w:marBottom w:val="0"/>
              <w:divBdr>
                <w:top w:val="none" w:sz="0" w:space="0" w:color="auto"/>
                <w:left w:val="none" w:sz="0" w:space="0" w:color="auto"/>
                <w:bottom w:val="none" w:sz="0" w:space="0" w:color="auto"/>
                <w:right w:val="none" w:sz="0" w:space="0" w:color="auto"/>
              </w:divBdr>
              <w:divsChild>
                <w:div w:id="692612464">
                  <w:marLeft w:val="0"/>
                  <w:marRight w:val="0"/>
                  <w:marTop w:val="0"/>
                  <w:marBottom w:val="0"/>
                  <w:divBdr>
                    <w:top w:val="none" w:sz="0" w:space="0" w:color="auto"/>
                    <w:left w:val="none" w:sz="0" w:space="0" w:color="auto"/>
                    <w:bottom w:val="none" w:sz="0" w:space="0" w:color="auto"/>
                    <w:right w:val="none" w:sz="0" w:space="0" w:color="auto"/>
                  </w:divBdr>
                  <w:divsChild>
                    <w:div w:id="16221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763">
      <w:bodyDiv w:val="1"/>
      <w:marLeft w:val="0"/>
      <w:marRight w:val="0"/>
      <w:marTop w:val="0"/>
      <w:marBottom w:val="0"/>
      <w:divBdr>
        <w:top w:val="none" w:sz="0" w:space="0" w:color="auto"/>
        <w:left w:val="none" w:sz="0" w:space="0" w:color="auto"/>
        <w:bottom w:val="none" w:sz="0" w:space="0" w:color="auto"/>
        <w:right w:val="none" w:sz="0" w:space="0" w:color="auto"/>
      </w:divBdr>
    </w:div>
    <w:div w:id="1928924077">
      <w:bodyDiv w:val="1"/>
      <w:marLeft w:val="0"/>
      <w:marRight w:val="0"/>
      <w:marTop w:val="0"/>
      <w:marBottom w:val="0"/>
      <w:divBdr>
        <w:top w:val="none" w:sz="0" w:space="0" w:color="auto"/>
        <w:left w:val="none" w:sz="0" w:space="0" w:color="auto"/>
        <w:bottom w:val="none" w:sz="0" w:space="0" w:color="auto"/>
        <w:right w:val="none" w:sz="0" w:space="0" w:color="auto"/>
      </w:divBdr>
    </w:div>
    <w:div w:id="1932471781">
      <w:bodyDiv w:val="1"/>
      <w:marLeft w:val="0"/>
      <w:marRight w:val="0"/>
      <w:marTop w:val="0"/>
      <w:marBottom w:val="0"/>
      <w:divBdr>
        <w:top w:val="none" w:sz="0" w:space="0" w:color="auto"/>
        <w:left w:val="none" w:sz="0" w:space="0" w:color="auto"/>
        <w:bottom w:val="none" w:sz="0" w:space="0" w:color="auto"/>
        <w:right w:val="none" w:sz="0" w:space="0" w:color="auto"/>
      </w:divBdr>
    </w:div>
    <w:div w:id="1936401886">
      <w:bodyDiv w:val="1"/>
      <w:marLeft w:val="0"/>
      <w:marRight w:val="0"/>
      <w:marTop w:val="0"/>
      <w:marBottom w:val="0"/>
      <w:divBdr>
        <w:top w:val="none" w:sz="0" w:space="0" w:color="auto"/>
        <w:left w:val="none" w:sz="0" w:space="0" w:color="auto"/>
        <w:bottom w:val="none" w:sz="0" w:space="0" w:color="auto"/>
        <w:right w:val="none" w:sz="0" w:space="0" w:color="auto"/>
      </w:divBdr>
    </w:div>
    <w:div w:id="1942377789">
      <w:bodyDiv w:val="1"/>
      <w:marLeft w:val="0"/>
      <w:marRight w:val="0"/>
      <w:marTop w:val="0"/>
      <w:marBottom w:val="0"/>
      <w:divBdr>
        <w:top w:val="none" w:sz="0" w:space="0" w:color="auto"/>
        <w:left w:val="none" w:sz="0" w:space="0" w:color="auto"/>
        <w:bottom w:val="none" w:sz="0" w:space="0" w:color="auto"/>
        <w:right w:val="none" w:sz="0" w:space="0" w:color="auto"/>
      </w:divBdr>
    </w:div>
    <w:div w:id="1948807262">
      <w:bodyDiv w:val="1"/>
      <w:marLeft w:val="0"/>
      <w:marRight w:val="0"/>
      <w:marTop w:val="0"/>
      <w:marBottom w:val="0"/>
      <w:divBdr>
        <w:top w:val="none" w:sz="0" w:space="0" w:color="auto"/>
        <w:left w:val="none" w:sz="0" w:space="0" w:color="auto"/>
        <w:bottom w:val="none" w:sz="0" w:space="0" w:color="auto"/>
        <w:right w:val="none" w:sz="0" w:space="0" w:color="auto"/>
      </w:divBdr>
    </w:div>
    <w:div w:id="1952011728">
      <w:bodyDiv w:val="1"/>
      <w:marLeft w:val="0"/>
      <w:marRight w:val="0"/>
      <w:marTop w:val="0"/>
      <w:marBottom w:val="0"/>
      <w:divBdr>
        <w:top w:val="none" w:sz="0" w:space="0" w:color="auto"/>
        <w:left w:val="none" w:sz="0" w:space="0" w:color="auto"/>
        <w:bottom w:val="none" w:sz="0" w:space="0" w:color="auto"/>
        <w:right w:val="none" w:sz="0" w:space="0" w:color="auto"/>
      </w:divBdr>
    </w:div>
    <w:div w:id="1983997289">
      <w:bodyDiv w:val="1"/>
      <w:marLeft w:val="0"/>
      <w:marRight w:val="0"/>
      <w:marTop w:val="0"/>
      <w:marBottom w:val="0"/>
      <w:divBdr>
        <w:top w:val="none" w:sz="0" w:space="0" w:color="auto"/>
        <w:left w:val="none" w:sz="0" w:space="0" w:color="auto"/>
        <w:bottom w:val="none" w:sz="0" w:space="0" w:color="auto"/>
        <w:right w:val="none" w:sz="0" w:space="0" w:color="auto"/>
      </w:divBdr>
      <w:divsChild>
        <w:div w:id="286476683">
          <w:marLeft w:val="0"/>
          <w:marRight w:val="0"/>
          <w:marTop w:val="0"/>
          <w:marBottom w:val="0"/>
          <w:divBdr>
            <w:top w:val="none" w:sz="0" w:space="0" w:color="auto"/>
            <w:left w:val="none" w:sz="0" w:space="0" w:color="auto"/>
            <w:bottom w:val="none" w:sz="0" w:space="0" w:color="auto"/>
            <w:right w:val="none" w:sz="0" w:space="0" w:color="auto"/>
          </w:divBdr>
          <w:divsChild>
            <w:div w:id="1173304986">
              <w:marLeft w:val="0"/>
              <w:marRight w:val="0"/>
              <w:marTop w:val="0"/>
              <w:marBottom w:val="0"/>
              <w:divBdr>
                <w:top w:val="none" w:sz="0" w:space="0" w:color="auto"/>
                <w:left w:val="none" w:sz="0" w:space="0" w:color="auto"/>
                <w:bottom w:val="none" w:sz="0" w:space="0" w:color="auto"/>
                <w:right w:val="none" w:sz="0" w:space="0" w:color="auto"/>
              </w:divBdr>
            </w:div>
            <w:div w:id="1414474612">
              <w:marLeft w:val="0"/>
              <w:marRight w:val="0"/>
              <w:marTop w:val="0"/>
              <w:marBottom w:val="0"/>
              <w:divBdr>
                <w:top w:val="none" w:sz="0" w:space="0" w:color="auto"/>
                <w:left w:val="none" w:sz="0" w:space="0" w:color="auto"/>
                <w:bottom w:val="none" w:sz="0" w:space="0" w:color="auto"/>
                <w:right w:val="none" w:sz="0" w:space="0" w:color="auto"/>
              </w:divBdr>
            </w:div>
            <w:div w:id="558831112">
              <w:marLeft w:val="0"/>
              <w:marRight w:val="0"/>
              <w:marTop w:val="0"/>
              <w:marBottom w:val="0"/>
              <w:divBdr>
                <w:top w:val="none" w:sz="0" w:space="0" w:color="auto"/>
                <w:left w:val="none" w:sz="0" w:space="0" w:color="auto"/>
                <w:bottom w:val="none" w:sz="0" w:space="0" w:color="auto"/>
                <w:right w:val="none" w:sz="0" w:space="0" w:color="auto"/>
              </w:divBdr>
            </w:div>
            <w:div w:id="979385550">
              <w:marLeft w:val="0"/>
              <w:marRight w:val="0"/>
              <w:marTop w:val="0"/>
              <w:marBottom w:val="0"/>
              <w:divBdr>
                <w:top w:val="none" w:sz="0" w:space="0" w:color="auto"/>
                <w:left w:val="none" w:sz="0" w:space="0" w:color="auto"/>
                <w:bottom w:val="none" w:sz="0" w:space="0" w:color="auto"/>
                <w:right w:val="none" w:sz="0" w:space="0" w:color="auto"/>
              </w:divBdr>
            </w:div>
            <w:div w:id="1042903324">
              <w:marLeft w:val="0"/>
              <w:marRight w:val="0"/>
              <w:marTop w:val="0"/>
              <w:marBottom w:val="0"/>
              <w:divBdr>
                <w:top w:val="none" w:sz="0" w:space="0" w:color="auto"/>
                <w:left w:val="none" w:sz="0" w:space="0" w:color="auto"/>
                <w:bottom w:val="none" w:sz="0" w:space="0" w:color="auto"/>
                <w:right w:val="none" w:sz="0" w:space="0" w:color="auto"/>
              </w:divBdr>
            </w:div>
            <w:div w:id="1474758534">
              <w:marLeft w:val="0"/>
              <w:marRight w:val="0"/>
              <w:marTop w:val="0"/>
              <w:marBottom w:val="0"/>
              <w:divBdr>
                <w:top w:val="none" w:sz="0" w:space="0" w:color="auto"/>
                <w:left w:val="none" w:sz="0" w:space="0" w:color="auto"/>
                <w:bottom w:val="none" w:sz="0" w:space="0" w:color="auto"/>
                <w:right w:val="none" w:sz="0" w:space="0" w:color="auto"/>
              </w:divBdr>
            </w:div>
            <w:div w:id="685987501">
              <w:marLeft w:val="0"/>
              <w:marRight w:val="0"/>
              <w:marTop w:val="0"/>
              <w:marBottom w:val="0"/>
              <w:divBdr>
                <w:top w:val="none" w:sz="0" w:space="0" w:color="auto"/>
                <w:left w:val="none" w:sz="0" w:space="0" w:color="auto"/>
                <w:bottom w:val="none" w:sz="0" w:space="0" w:color="auto"/>
                <w:right w:val="none" w:sz="0" w:space="0" w:color="auto"/>
              </w:divBdr>
            </w:div>
            <w:div w:id="1148668441">
              <w:marLeft w:val="0"/>
              <w:marRight w:val="0"/>
              <w:marTop w:val="0"/>
              <w:marBottom w:val="0"/>
              <w:divBdr>
                <w:top w:val="none" w:sz="0" w:space="0" w:color="auto"/>
                <w:left w:val="none" w:sz="0" w:space="0" w:color="auto"/>
                <w:bottom w:val="none" w:sz="0" w:space="0" w:color="auto"/>
                <w:right w:val="none" w:sz="0" w:space="0" w:color="auto"/>
              </w:divBdr>
            </w:div>
            <w:div w:id="1154757912">
              <w:marLeft w:val="0"/>
              <w:marRight w:val="0"/>
              <w:marTop w:val="0"/>
              <w:marBottom w:val="0"/>
              <w:divBdr>
                <w:top w:val="none" w:sz="0" w:space="0" w:color="auto"/>
                <w:left w:val="none" w:sz="0" w:space="0" w:color="auto"/>
                <w:bottom w:val="none" w:sz="0" w:space="0" w:color="auto"/>
                <w:right w:val="none" w:sz="0" w:space="0" w:color="auto"/>
              </w:divBdr>
            </w:div>
            <w:div w:id="1757171009">
              <w:marLeft w:val="0"/>
              <w:marRight w:val="0"/>
              <w:marTop w:val="0"/>
              <w:marBottom w:val="0"/>
              <w:divBdr>
                <w:top w:val="none" w:sz="0" w:space="0" w:color="auto"/>
                <w:left w:val="none" w:sz="0" w:space="0" w:color="auto"/>
                <w:bottom w:val="none" w:sz="0" w:space="0" w:color="auto"/>
                <w:right w:val="none" w:sz="0" w:space="0" w:color="auto"/>
              </w:divBdr>
            </w:div>
            <w:div w:id="1366297643">
              <w:marLeft w:val="0"/>
              <w:marRight w:val="0"/>
              <w:marTop w:val="0"/>
              <w:marBottom w:val="0"/>
              <w:divBdr>
                <w:top w:val="none" w:sz="0" w:space="0" w:color="auto"/>
                <w:left w:val="none" w:sz="0" w:space="0" w:color="auto"/>
                <w:bottom w:val="none" w:sz="0" w:space="0" w:color="auto"/>
                <w:right w:val="none" w:sz="0" w:space="0" w:color="auto"/>
              </w:divBdr>
            </w:div>
            <w:div w:id="1223100239">
              <w:marLeft w:val="0"/>
              <w:marRight w:val="0"/>
              <w:marTop w:val="0"/>
              <w:marBottom w:val="0"/>
              <w:divBdr>
                <w:top w:val="none" w:sz="0" w:space="0" w:color="auto"/>
                <w:left w:val="none" w:sz="0" w:space="0" w:color="auto"/>
                <w:bottom w:val="none" w:sz="0" w:space="0" w:color="auto"/>
                <w:right w:val="none" w:sz="0" w:space="0" w:color="auto"/>
              </w:divBdr>
            </w:div>
            <w:div w:id="1631398527">
              <w:marLeft w:val="0"/>
              <w:marRight w:val="0"/>
              <w:marTop w:val="0"/>
              <w:marBottom w:val="0"/>
              <w:divBdr>
                <w:top w:val="none" w:sz="0" w:space="0" w:color="auto"/>
                <w:left w:val="none" w:sz="0" w:space="0" w:color="auto"/>
                <w:bottom w:val="none" w:sz="0" w:space="0" w:color="auto"/>
                <w:right w:val="none" w:sz="0" w:space="0" w:color="auto"/>
              </w:divBdr>
            </w:div>
            <w:div w:id="1273170914">
              <w:marLeft w:val="0"/>
              <w:marRight w:val="0"/>
              <w:marTop w:val="0"/>
              <w:marBottom w:val="0"/>
              <w:divBdr>
                <w:top w:val="none" w:sz="0" w:space="0" w:color="auto"/>
                <w:left w:val="none" w:sz="0" w:space="0" w:color="auto"/>
                <w:bottom w:val="none" w:sz="0" w:space="0" w:color="auto"/>
                <w:right w:val="none" w:sz="0" w:space="0" w:color="auto"/>
              </w:divBdr>
            </w:div>
            <w:div w:id="1512833507">
              <w:marLeft w:val="0"/>
              <w:marRight w:val="0"/>
              <w:marTop w:val="0"/>
              <w:marBottom w:val="0"/>
              <w:divBdr>
                <w:top w:val="none" w:sz="0" w:space="0" w:color="auto"/>
                <w:left w:val="none" w:sz="0" w:space="0" w:color="auto"/>
                <w:bottom w:val="none" w:sz="0" w:space="0" w:color="auto"/>
                <w:right w:val="none" w:sz="0" w:space="0" w:color="auto"/>
              </w:divBdr>
            </w:div>
            <w:div w:id="1737512933">
              <w:marLeft w:val="0"/>
              <w:marRight w:val="0"/>
              <w:marTop w:val="0"/>
              <w:marBottom w:val="0"/>
              <w:divBdr>
                <w:top w:val="none" w:sz="0" w:space="0" w:color="auto"/>
                <w:left w:val="none" w:sz="0" w:space="0" w:color="auto"/>
                <w:bottom w:val="none" w:sz="0" w:space="0" w:color="auto"/>
                <w:right w:val="none" w:sz="0" w:space="0" w:color="auto"/>
              </w:divBdr>
            </w:div>
            <w:div w:id="94718048">
              <w:marLeft w:val="0"/>
              <w:marRight w:val="0"/>
              <w:marTop w:val="0"/>
              <w:marBottom w:val="0"/>
              <w:divBdr>
                <w:top w:val="none" w:sz="0" w:space="0" w:color="auto"/>
                <w:left w:val="none" w:sz="0" w:space="0" w:color="auto"/>
                <w:bottom w:val="none" w:sz="0" w:space="0" w:color="auto"/>
                <w:right w:val="none" w:sz="0" w:space="0" w:color="auto"/>
              </w:divBdr>
            </w:div>
            <w:div w:id="795875152">
              <w:marLeft w:val="0"/>
              <w:marRight w:val="0"/>
              <w:marTop w:val="0"/>
              <w:marBottom w:val="0"/>
              <w:divBdr>
                <w:top w:val="none" w:sz="0" w:space="0" w:color="auto"/>
                <w:left w:val="none" w:sz="0" w:space="0" w:color="auto"/>
                <w:bottom w:val="none" w:sz="0" w:space="0" w:color="auto"/>
                <w:right w:val="none" w:sz="0" w:space="0" w:color="auto"/>
              </w:divBdr>
            </w:div>
            <w:div w:id="1512140903">
              <w:marLeft w:val="0"/>
              <w:marRight w:val="0"/>
              <w:marTop w:val="0"/>
              <w:marBottom w:val="0"/>
              <w:divBdr>
                <w:top w:val="none" w:sz="0" w:space="0" w:color="auto"/>
                <w:left w:val="none" w:sz="0" w:space="0" w:color="auto"/>
                <w:bottom w:val="none" w:sz="0" w:space="0" w:color="auto"/>
                <w:right w:val="none" w:sz="0" w:space="0" w:color="auto"/>
              </w:divBdr>
            </w:div>
            <w:div w:id="1372152317">
              <w:marLeft w:val="0"/>
              <w:marRight w:val="0"/>
              <w:marTop w:val="0"/>
              <w:marBottom w:val="0"/>
              <w:divBdr>
                <w:top w:val="none" w:sz="0" w:space="0" w:color="auto"/>
                <w:left w:val="none" w:sz="0" w:space="0" w:color="auto"/>
                <w:bottom w:val="none" w:sz="0" w:space="0" w:color="auto"/>
                <w:right w:val="none" w:sz="0" w:space="0" w:color="auto"/>
              </w:divBdr>
            </w:div>
            <w:div w:id="1104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9937">
      <w:bodyDiv w:val="1"/>
      <w:marLeft w:val="0"/>
      <w:marRight w:val="0"/>
      <w:marTop w:val="0"/>
      <w:marBottom w:val="0"/>
      <w:divBdr>
        <w:top w:val="none" w:sz="0" w:space="0" w:color="auto"/>
        <w:left w:val="none" w:sz="0" w:space="0" w:color="auto"/>
        <w:bottom w:val="none" w:sz="0" w:space="0" w:color="auto"/>
        <w:right w:val="none" w:sz="0" w:space="0" w:color="auto"/>
      </w:divBdr>
    </w:div>
    <w:div w:id="2010985633">
      <w:bodyDiv w:val="1"/>
      <w:marLeft w:val="0"/>
      <w:marRight w:val="0"/>
      <w:marTop w:val="0"/>
      <w:marBottom w:val="0"/>
      <w:divBdr>
        <w:top w:val="none" w:sz="0" w:space="0" w:color="auto"/>
        <w:left w:val="none" w:sz="0" w:space="0" w:color="auto"/>
        <w:bottom w:val="none" w:sz="0" w:space="0" w:color="auto"/>
        <w:right w:val="none" w:sz="0" w:space="0" w:color="auto"/>
      </w:divBdr>
    </w:div>
    <w:div w:id="2019766893">
      <w:bodyDiv w:val="1"/>
      <w:marLeft w:val="0"/>
      <w:marRight w:val="0"/>
      <w:marTop w:val="0"/>
      <w:marBottom w:val="0"/>
      <w:divBdr>
        <w:top w:val="none" w:sz="0" w:space="0" w:color="auto"/>
        <w:left w:val="none" w:sz="0" w:space="0" w:color="auto"/>
        <w:bottom w:val="none" w:sz="0" w:space="0" w:color="auto"/>
        <w:right w:val="none" w:sz="0" w:space="0" w:color="auto"/>
      </w:divBdr>
      <w:divsChild>
        <w:div w:id="922641802">
          <w:marLeft w:val="0"/>
          <w:marRight w:val="0"/>
          <w:marTop w:val="0"/>
          <w:marBottom w:val="0"/>
          <w:divBdr>
            <w:top w:val="none" w:sz="0" w:space="0" w:color="auto"/>
            <w:left w:val="none" w:sz="0" w:space="0" w:color="auto"/>
            <w:bottom w:val="none" w:sz="0" w:space="0" w:color="auto"/>
            <w:right w:val="none" w:sz="0" w:space="0" w:color="auto"/>
          </w:divBdr>
          <w:divsChild>
            <w:div w:id="1991522079">
              <w:marLeft w:val="0"/>
              <w:marRight w:val="0"/>
              <w:marTop w:val="0"/>
              <w:marBottom w:val="0"/>
              <w:divBdr>
                <w:top w:val="none" w:sz="0" w:space="0" w:color="auto"/>
                <w:left w:val="none" w:sz="0" w:space="0" w:color="auto"/>
                <w:bottom w:val="none" w:sz="0" w:space="0" w:color="auto"/>
                <w:right w:val="none" w:sz="0" w:space="0" w:color="auto"/>
              </w:divBdr>
            </w:div>
            <w:div w:id="1140730257">
              <w:marLeft w:val="0"/>
              <w:marRight w:val="0"/>
              <w:marTop w:val="0"/>
              <w:marBottom w:val="0"/>
              <w:divBdr>
                <w:top w:val="none" w:sz="0" w:space="0" w:color="auto"/>
                <w:left w:val="none" w:sz="0" w:space="0" w:color="auto"/>
                <w:bottom w:val="none" w:sz="0" w:space="0" w:color="auto"/>
                <w:right w:val="none" w:sz="0" w:space="0" w:color="auto"/>
              </w:divBdr>
            </w:div>
            <w:div w:id="622151983">
              <w:marLeft w:val="0"/>
              <w:marRight w:val="0"/>
              <w:marTop w:val="0"/>
              <w:marBottom w:val="0"/>
              <w:divBdr>
                <w:top w:val="none" w:sz="0" w:space="0" w:color="auto"/>
                <w:left w:val="none" w:sz="0" w:space="0" w:color="auto"/>
                <w:bottom w:val="none" w:sz="0" w:space="0" w:color="auto"/>
                <w:right w:val="none" w:sz="0" w:space="0" w:color="auto"/>
              </w:divBdr>
            </w:div>
            <w:div w:id="591860647">
              <w:marLeft w:val="0"/>
              <w:marRight w:val="0"/>
              <w:marTop w:val="0"/>
              <w:marBottom w:val="0"/>
              <w:divBdr>
                <w:top w:val="none" w:sz="0" w:space="0" w:color="auto"/>
                <w:left w:val="none" w:sz="0" w:space="0" w:color="auto"/>
                <w:bottom w:val="none" w:sz="0" w:space="0" w:color="auto"/>
                <w:right w:val="none" w:sz="0" w:space="0" w:color="auto"/>
              </w:divBdr>
            </w:div>
            <w:div w:id="176116260">
              <w:marLeft w:val="0"/>
              <w:marRight w:val="0"/>
              <w:marTop w:val="0"/>
              <w:marBottom w:val="0"/>
              <w:divBdr>
                <w:top w:val="none" w:sz="0" w:space="0" w:color="auto"/>
                <w:left w:val="none" w:sz="0" w:space="0" w:color="auto"/>
                <w:bottom w:val="none" w:sz="0" w:space="0" w:color="auto"/>
                <w:right w:val="none" w:sz="0" w:space="0" w:color="auto"/>
              </w:divBdr>
            </w:div>
            <w:div w:id="1052003911">
              <w:marLeft w:val="0"/>
              <w:marRight w:val="0"/>
              <w:marTop w:val="0"/>
              <w:marBottom w:val="0"/>
              <w:divBdr>
                <w:top w:val="none" w:sz="0" w:space="0" w:color="auto"/>
                <w:left w:val="none" w:sz="0" w:space="0" w:color="auto"/>
                <w:bottom w:val="none" w:sz="0" w:space="0" w:color="auto"/>
                <w:right w:val="none" w:sz="0" w:space="0" w:color="auto"/>
              </w:divBdr>
            </w:div>
            <w:div w:id="714548799">
              <w:marLeft w:val="0"/>
              <w:marRight w:val="0"/>
              <w:marTop w:val="0"/>
              <w:marBottom w:val="0"/>
              <w:divBdr>
                <w:top w:val="none" w:sz="0" w:space="0" w:color="auto"/>
                <w:left w:val="none" w:sz="0" w:space="0" w:color="auto"/>
                <w:bottom w:val="none" w:sz="0" w:space="0" w:color="auto"/>
                <w:right w:val="none" w:sz="0" w:space="0" w:color="auto"/>
              </w:divBdr>
            </w:div>
            <w:div w:id="1304234625">
              <w:marLeft w:val="0"/>
              <w:marRight w:val="0"/>
              <w:marTop w:val="0"/>
              <w:marBottom w:val="0"/>
              <w:divBdr>
                <w:top w:val="none" w:sz="0" w:space="0" w:color="auto"/>
                <w:left w:val="none" w:sz="0" w:space="0" w:color="auto"/>
                <w:bottom w:val="none" w:sz="0" w:space="0" w:color="auto"/>
                <w:right w:val="none" w:sz="0" w:space="0" w:color="auto"/>
              </w:divBdr>
            </w:div>
            <w:div w:id="1864536">
              <w:marLeft w:val="0"/>
              <w:marRight w:val="0"/>
              <w:marTop w:val="0"/>
              <w:marBottom w:val="0"/>
              <w:divBdr>
                <w:top w:val="none" w:sz="0" w:space="0" w:color="auto"/>
                <w:left w:val="none" w:sz="0" w:space="0" w:color="auto"/>
                <w:bottom w:val="none" w:sz="0" w:space="0" w:color="auto"/>
                <w:right w:val="none" w:sz="0" w:space="0" w:color="auto"/>
              </w:divBdr>
            </w:div>
            <w:div w:id="292291045">
              <w:marLeft w:val="0"/>
              <w:marRight w:val="0"/>
              <w:marTop w:val="0"/>
              <w:marBottom w:val="0"/>
              <w:divBdr>
                <w:top w:val="none" w:sz="0" w:space="0" w:color="auto"/>
                <w:left w:val="none" w:sz="0" w:space="0" w:color="auto"/>
                <w:bottom w:val="none" w:sz="0" w:space="0" w:color="auto"/>
                <w:right w:val="none" w:sz="0" w:space="0" w:color="auto"/>
              </w:divBdr>
            </w:div>
            <w:div w:id="597715205">
              <w:marLeft w:val="0"/>
              <w:marRight w:val="0"/>
              <w:marTop w:val="0"/>
              <w:marBottom w:val="0"/>
              <w:divBdr>
                <w:top w:val="none" w:sz="0" w:space="0" w:color="auto"/>
                <w:left w:val="none" w:sz="0" w:space="0" w:color="auto"/>
                <w:bottom w:val="none" w:sz="0" w:space="0" w:color="auto"/>
                <w:right w:val="none" w:sz="0" w:space="0" w:color="auto"/>
              </w:divBdr>
            </w:div>
            <w:div w:id="335621527">
              <w:marLeft w:val="0"/>
              <w:marRight w:val="0"/>
              <w:marTop w:val="0"/>
              <w:marBottom w:val="0"/>
              <w:divBdr>
                <w:top w:val="none" w:sz="0" w:space="0" w:color="auto"/>
                <w:left w:val="none" w:sz="0" w:space="0" w:color="auto"/>
                <w:bottom w:val="none" w:sz="0" w:space="0" w:color="auto"/>
                <w:right w:val="none" w:sz="0" w:space="0" w:color="auto"/>
              </w:divBdr>
            </w:div>
            <w:div w:id="60832680">
              <w:marLeft w:val="0"/>
              <w:marRight w:val="0"/>
              <w:marTop w:val="0"/>
              <w:marBottom w:val="0"/>
              <w:divBdr>
                <w:top w:val="none" w:sz="0" w:space="0" w:color="auto"/>
                <w:left w:val="none" w:sz="0" w:space="0" w:color="auto"/>
                <w:bottom w:val="none" w:sz="0" w:space="0" w:color="auto"/>
                <w:right w:val="none" w:sz="0" w:space="0" w:color="auto"/>
              </w:divBdr>
            </w:div>
            <w:div w:id="743720107">
              <w:marLeft w:val="0"/>
              <w:marRight w:val="0"/>
              <w:marTop w:val="0"/>
              <w:marBottom w:val="0"/>
              <w:divBdr>
                <w:top w:val="none" w:sz="0" w:space="0" w:color="auto"/>
                <w:left w:val="none" w:sz="0" w:space="0" w:color="auto"/>
                <w:bottom w:val="none" w:sz="0" w:space="0" w:color="auto"/>
                <w:right w:val="none" w:sz="0" w:space="0" w:color="auto"/>
              </w:divBdr>
            </w:div>
            <w:div w:id="1857769324">
              <w:marLeft w:val="0"/>
              <w:marRight w:val="0"/>
              <w:marTop w:val="0"/>
              <w:marBottom w:val="0"/>
              <w:divBdr>
                <w:top w:val="none" w:sz="0" w:space="0" w:color="auto"/>
                <w:left w:val="none" w:sz="0" w:space="0" w:color="auto"/>
                <w:bottom w:val="none" w:sz="0" w:space="0" w:color="auto"/>
                <w:right w:val="none" w:sz="0" w:space="0" w:color="auto"/>
              </w:divBdr>
            </w:div>
            <w:div w:id="347754991">
              <w:marLeft w:val="0"/>
              <w:marRight w:val="0"/>
              <w:marTop w:val="0"/>
              <w:marBottom w:val="0"/>
              <w:divBdr>
                <w:top w:val="none" w:sz="0" w:space="0" w:color="auto"/>
                <w:left w:val="none" w:sz="0" w:space="0" w:color="auto"/>
                <w:bottom w:val="none" w:sz="0" w:space="0" w:color="auto"/>
                <w:right w:val="none" w:sz="0" w:space="0" w:color="auto"/>
              </w:divBdr>
            </w:div>
            <w:div w:id="1520697538">
              <w:marLeft w:val="0"/>
              <w:marRight w:val="0"/>
              <w:marTop w:val="0"/>
              <w:marBottom w:val="0"/>
              <w:divBdr>
                <w:top w:val="none" w:sz="0" w:space="0" w:color="auto"/>
                <w:left w:val="none" w:sz="0" w:space="0" w:color="auto"/>
                <w:bottom w:val="none" w:sz="0" w:space="0" w:color="auto"/>
                <w:right w:val="none" w:sz="0" w:space="0" w:color="auto"/>
              </w:divBdr>
            </w:div>
            <w:div w:id="614142644">
              <w:marLeft w:val="0"/>
              <w:marRight w:val="0"/>
              <w:marTop w:val="0"/>
              <w:marBottom w:val="0"/>
              <w:divBdr>
                <w:top w:val="none" w:sz="0" w:space="0" w:color="auto"/>
                <w:left w:val="none" w:sz="0" w:space="0" w:color="auto"/>
                <w:bottom w:val="none" w:sz="0" w:space="0" w:color="auto"/>
                <w:right w:val="none" w:sz="0" w:space="0" w:color="auto"/>
              </w:divBdr>
            </w:div>
            <w:div w:id="141392083">
              <w:marLeft w:val="0"/>
              <w:marRight w:val="0"/>
              <w:marTop w:val="0"/>
              <w:marBottom w:val="0"/>
              <w:divBdr>
                <w:top w:val="none" w:sz="0" w:space="0" w:color="auto"/>
                <w:left w:val="none" w:sz="0" w:space="0" w:color="auto"/>
                <w:bottom w:val="none" w:sz="0" w:space="0" w:color="auto"/>
                <w:right w:val="none" w:sz="0" w:space="0" w:color="auto"/>
              </w:divBdr>
            </w:div>
            <w:div w:id="16521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9906">
      <w:bodyDiv w:val="1"/>
      <w:marLeft w:val="0"/>
      <w:marRight w:val="0"/>
      <w:marTop w:val="0"/>
      <w:marBottom w:val="0"/>
      <w:divBdr>
        <w:top w:val="none" w:sz="0" w:space="0" w:color="auto"/>
        <w:left w:val="none" w:sz="0" w:space="0" w:color="auto"/>
        <w:bottom w:val="none" w:sz="0" w:space="0" w:color="auto"/>
        <w:right w:val="none" w:sz="0" w:space="0" w:color="auto"/>
      </w:divBdr>
    </w:div>
    <w:div w:id="2043244935">
      <w:bodyDiv w:val="1"/>
      <w:marLeft w:val="0"/>
      <w:marRight w:val="0"/>
      <w:marTop w:val="0"/>
      <w:marBottom w:val="0"/>
      <w:divBdr>
        <w:top w:val="none" w:sz="0" w:space="0" w:color="auto"/>
        <w:left w:val="none" w:sz="0" w:space="0" w:color="auto"/>
        <w:bottom w:val="none" w:sz="0" w:space="0" w:color="auto"/>
        <w:right w:val="none" w:sz="0" w:space="0" w:color="auto"/>
      </w:divBdr>
    </w:div>
    <w:div w:id="2044088380">
      <w:bodyDiv w:val="1"/>
      <w:marLeft w:val="0"/>
      <w:marRight w:val="0"/>
      <w:marTop w:val="0"/>
      <w:marBottom w:val="0"/>
      <w:divBdr>
        <w:top w:val="none" w:sz="0" w:space="0" w:color="auto"/>
        <w:left w:val="none" w:sz="0" w:space="0" w:color="auto"/>
        <w:bottom w:val="none" w:sz="0" w:space="0" w:color="auto"/>
        <w:right w:val="none" w:sz="0" w:space="0" w:color="auto"/>
      </w:divBdr>
      <w:divsChild>
        <w:div w:id="1095785505">
          <w:marLeft w:val="0"/>
          <w:marRight w:val="0"/>
          <w:marTop w:val="0"/>
          <w:marBottom w:val="0"/>
          <w:divBdr>
            <w:top w:val="none" w:sz="0" w:space="0" w:color="auto"/>
            <w:left w:val="none" w:sz="0" w:space="0" w:color="auto"/>
            <w:bottom w:val="none" w:sz="0" w:space="0" w:color="auto"/>
            <w:right w:val="none" w:sz="0" w:space="0" w:color="auto"/>
          </w:divBdr>
          <w:divsChild>
            <w:div w:id="1714189022">
              <w:marLeft w:val="0"/>
              <w:marRight w:val="0"/>
              <w:marTop w:val="0"/>
              <w:marBottom w:val="0"/>
              <w:divBdr>
                <w:top w:val="none" w:sz="0" w:space="0" w:color="auto"/>
                <w:left w:val="none" w:sz="0" w:space="0" w:color="auto"/>
                <w:bottom w:val="none" w:sz="0" w:space="0" w:color="auto"/>
                <w:right w:val="none" w:sz="0" w:space="0" w:color="auto"/>
              </w:divBdr>
            </w:div>
            <w:div w:id="1772162255">
              <w:marLeft w:val="0"/>
              <w:marRight w:val="0"/>
              <w:marTop w:val="0"/>
              <w:marBottom w:val="0"/>
              <w:divBdr>
                <w:top w:val="none" w:sz="0" w:space="0" w:color="auto"/>
                <w:left w:val="none" w:sz="0" w:space="0" w:color="auto"/>
                <w:bottom w:val="none" w:sz="0" w:space="0" w:color="auto"/>
                <w:right w:val="none" w:sz="0" w:space="0" w:color="auto"/>
              </w:divBdr>
            </w:div>
            <w:div w:id="1737698715">
              <w:marLeft w:val="0"/>
              <w:marRight w:val="0"/>
              <w:marTop w:val="0"/>
              <w:marBottom w:val="0"/>
              <w:divBdr>
                <w:top w:val="none" w:sz="0" w:space="0" w:color="auto"/>
                <w:left w:val="none" w:sz="0" w:space="0" w:color="auto"/>
                <w:bottom w:val="none" w:sz="0" w:space="0" w:color="auto"/>
                <w:right w:val="none" w:sz="0" w:space="0" w:color="auto"/>
              </w:divBdr>
            </w:div>
            <w:div w:id="446045692">
              <w:marLeft w:val="0"/>
              <w:marRight w:val="0"/>
              <w:marTop w:val="0"/>
              <w:marBottom w:val="0"/>
              <w:divBdr>
                <w:top w:val="none" w:sz="0" w:space="0" w:color="auto"/>
                <w:left w:val="none" w:sz="0" w:space="0" w:color="auto"/>
                <w:bottom w:val="none" w:sz="0" w:space="0" w:color="auto"/>
                <w:right w:val="none" w:sz="0" w:space="0" w:color="auto"/>
              </w:divBdr>
            </w:div>
            <w:div w:id="1716466350">
              <w:marLeft w:val="0"/>
              <w:marRight w:val="0"/>
              <w:marTop w:val="0"/>
              <w:marBottom w:val="0"/>
              <w:divBdr>
                <w:top w:val="none" w:sz="0" w:space="0" w:color="auto"/>
                <w:left w:val="none" w:sz="0" w:space="0" w:color="auto"/>
                <w:bottom w:val="none" w:sz="0" w:space="0" w:color="auto"/>
                <w:right w:val="none" w:sz="0" w:space="0" w:color="auto"/>
              </w:divBdr>
            </w:div>
            <w:div w:id="1496801185">
              <w:marLeft w:val="0"/>
              <w:marRight w:val="0"/>
              <w:marTop w:val="0"/>
              <w:marBottom w:val="0"/>
              <w:divBdr>
                <w:top w:val="none" w:sz="0" w:space="0" w:color="auto"/>
                <w:left w:val="none" w:sz="0" w:space="0" w:color="auto"/>
                <w:bottom w:val="none" w:sz="0" w:space="0" w:color="auto"/>
                <w:right w:val="none" w:sz="0" w:space="0" w:color="auto"/>
              </w:divBdr>
            </w:div>
            <w:div w:id="1122269100">
              <w:marLeft w:val="0"/>
              <w:marRight w:val="0"/>
              <w:marTop w:val="0"/>
              <w:marBottom w:val="0"/>
              <w:divBdr>
                <w:top w:val="none" w:sz="0" w:space="0" w:color="auto"/>
                <w:left w:val="none" w:sz="0" w:space="0" w:color="auto"/>
                <w:bottom w:val="none" w:sz="0" w:space="0" w:color="auto"/>
                <w:right w:val="none" w:sz="0" w:space="0" w:color="auto"/>
              </w:divBdr>
            </w:div>
            <w:div w:id="458693375">
              <w:marLeft w:val="0"/>
              <w:marRight w:val="0"/>
              <w:marTop w:val="0"/>
              <w:marBottom w:val="0"/>
              <w:divBdr>
                <w:top w:val="none" w:sz="0" w:space="0" w:color="auto"/>
                <w:left w:val="none" w:sz="0" w:space="0" w:color="auto"/>
                <w:bottom w:val="none" w:sz="0" w:space="0" w:color="auto"/>
                <w:right w:val="none" w:sz="0" w:space="0" w:color="auto"/>
              </w:divBdr>
            </w:div>
            <w:div w:id="731775536">
              <w:marLeft w:val="0"/>
              <w:marRight w:val="0"/>
              <w:marTop w:val="0"/>
              <w:marBottom w:val="0"/>
              <w:divBdr>
                <w:top w:val="none" w:sz="0" w:space="0" w:color="auto"/>
                <w:left w:val="none" w:sz="0" w:space="0" w:color="auto"/>
                <w:bottom w:val="none" w:sz="0" w:space="0" w:color="auto"/>
                <w:right w:val="none" w:sz="0" w:space="0" w:color="auto"/>
              </w:divBdr>
            </w:div>
            <w:div w:id="1688748137">
              <w:marLeft w:val="0"/>
              <w:marRight w:val="0"/>
              <w:marTop w:val="0"/>
              <w:marBottom w:val="0"/>
              <w:divBdr>
                <w:top w:val="none" w:sz="0" w:space="0" w:color="auto"/>
                <w:left w:val="none" w:sz="0" w:space="0" w:color="auto"/>
                <w:bottom w:val="none" w:sz="0" w:space="0" w:color="auto"/>
                <w:right w:val="none" w:sz="0" w:space="0" w:color="auto"/>
              </w:divBdr>
            </w:div>
            <w:div w:id="195388894">
              <w:marLeft w:val="0"/>
              <w:marRight w:val="0"/>
              <w:marTop w:val="0"/>
              <w:marBottom w:val="0"/>
              <w:divBdr>
                <w:top w:val="none" w:sz="0" w:space="0" w:color="auto"/>
                <w:left w:val="none" w:sz="0" w:space="0" w:color="auto"/>
                <w:bottom w:val="none" w:sz="0" w:space="0" w:color="auto"/>
                <w:right w:val="none" w:sz="0" w:space="0" w:color="auto"/>
              </w:divBdr>
            </w:div>
            <w:div w:id="168717923">
              <w:marLeft w:val="0"/>
              <w:marRight w:val="0"/>
              <w:marTop w:val="0"/>
              <w:marBottom w:val="0"/>
              <w:divBdr>
                <w:top w:val="none" w:sz="0" w:space="0" w:color="auto"/>
                <w:left w:val="none" w:sz="0" w:space="0" w:color="auto"/>
                <w:bottom w:val="none" w:sz="0" w:space="0" w:color="auto"/>
                <w:right w:val="none" w:sz="0" w:space="0" w:color="auto"/>
              </w:divBdr>
            </w:div>
            <w:div w:id="2011327921">
              <w:marLeft w:val="0"/>
              <w:marRight w:val="0"/>
              <w:marTop w:val="0"/>
              <w:marBottom w:val="0"/>
              <w:divBdr>
                <w:top w:val="none" w:sz="0" w:space="0" w:color="auto"/>
                <w:left w:val="none" w:sz="0" w:space="0" w:color="auto"/>
                <w:bottom w:val="none" w:sz="0" w:space="0" w:color="auto"/>
                <w:right w:val="none" w:sz="0" w:space="0" w:color="auto"/>
              </w:divBdr>
            </w:div>
            <w:div w:id="931743540">
              <w:marLeft w:val="0"/>
              <w:marRight w:val="0"/>
              <w:marTop w:val="0"/>
              <w:marBottom w:val="0"/>
              <w:divBdr>
                <w:top w:val="none" w:sz="0" w:space="0" w:color="auto"/>
                <w:left w:val="none" w:sz="0" w:space="0" w:color="auto"/>
                <w:bottom w:val="none" w:sz="0" w:space="0" w:color="auto"/>
                <w:right w:val="none" w:sz="0" w:space="0" w:color="auto"/>
              </w:divBdr>
            </w:div>
            <w:div w:id="785003466">
              <w:marLeft w:val="0"/>
              <w:marRight w:val="0"/>
              <w:marTop w:val="0"/>
              <w:marBottom w:val="0"/>
              <w:divBdr>
                <w:top w:val="none" w:sz="0" w:space="0" w:color="auto"/>
                <w:left w:val="none" w:sz="0" w:space="0" w:color="auto"/>
                <w:bottom w:val="none" w:sz="0" w:space="0" w:color="auto"/>
                <w:right w:val="none" w:sz="0" w:space="0" w:color="auto"/>
              </w:divBdr>
            </w:div>
            <w:div w:id="18578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2003">
      <w:bodyDiv w:val="1"/>
      <w:marLeft w:val="0"/>
      <w:marRight w:val="0"/>
      <w:marTop w:val="0"/>
      <w:marBottom w:val="0"/>
      <w:divBdr>
        <w:top w:val="none" w:sz="0" w:space="0" w:color="auto"/>
        <w:left w:val="none" w:sz="0" w:space="0" w:color="auto"/>
        <w:bottom w:val="none" w:sz="0" w:space="0" w:color="auto"/>
        <w:right w:val="none" w:sz="0" w:space="0" w:color="auto"/>
      </w:divBdr>
    </w:div>
    <w:div w:id="2060744006">
      <w:bodyDiv w:val="1"/>
      <w:marLeft w:val="0"/>
      <w:marRight w:val="0"/>
      <w:marTop w:val="0"/>
      <w:marBottom w:val="0"/>
      <w:divBdr>
        <w:top w:val="none" w:sz="0" w:space="0" w:color="auto"/>
        <w:left w:val="none" w:sz="0" w:space="0" w:color="auto"/>
        <w:bottom w:val="none" w:sz="0" w:space="0" w:color="auto"/>
        <w:right w:val="none" w:sz="0" w:space="0" w:color="auto"/>
      </w:divBdr>
      <w:divsChild>
        <w:div w:id="384715768">
          <w:marLeft w:val="0"/>
          <w:marRight w:val="0"/>
          <w:marTop w:val="0"/>
          <w:marBottom w:val="0"/>
          <w:divBdr>
            <w:top w:val="none" w:sz="0" w:space="0" w:color="auto"/>
            <w:left w:val="none" w:sz="0" w:space="0" w:color="auto"/>
            <w:bottom w:val="none" w:sz="0" w:space="0" w:color="auto"/>
            <w:right w:val="none" w:sz="0" w:space="0" w:color="auto"/>
          </w:divBdr>
          <w:divsChild>
            <w:div w:id="1771051233">
              <w:marLeft w:val="0"/>
              <w:marRight w:val="0"/>
              <w:marTop w:val="0"/>
              <w:marBottom w:val="0"/>
              <w:divBdr>
                <w:top w:val="none" w:sz="0" w:space="0" w:color="auto"/>
                <w:left w:val="none" w:sz="0" w:space="0" w:color="auto"/>
                <w:bottom w:val="none" w:sz="0" w:space="0" w:color="auto"/>
                <w:right w:val="none" w:sz="0" w:space="0" w:color="auto"/>
              </w:divBdr>
            </w:div>
            <w:div w:id="2147311368">
              <w:marLeft w:val="0"/>
              <w:marRight w:val="0"/>
              <w:marTop w:val="0"/>
              <w:marBottom w:val="0"/>
              <w:divBdr>
                <w:top w:val="none" w:sz="0" w:space="0" w:color="auto"/>
                <w:left w:val="none" w:sz="0" w:space="0" w:color="auto"/>
                <w:bottom w:val="none" w:sz="0" w:space="0" w:color="auto"/>
                <w:right w:val="none" w:sz="0" w:space="0" w:color="auto"/>
              </w:divBdr>
            </w:div>
            <w:div w:id="1526944997">
              <w:marLeft w:val="0"/>
              <w:marRight w:val="0"/>
              <w:marTop w:val="0"/>
              <w:marBottom w:val="0"/>
              <w:divBdr>
                <w:top w:val="none" w:sz="0" w:space="0" w:color="auto"/>
                <w:left w:val="none" w:sz="0" w:space="0" w:color="auto"/>
                <w:bottom w:val="none" w:sz="0" w:space="0" w:color="auto"/>
                <w:right w:val="none" w:sz="0" w:space="0" w:color="auto"/>
              </w:divBdr>
            </w:div>
            <w:div w:id="1813869655">
              <w:marLeft w:val="0"/>
              <w:marRight w:val="0"/>
              <w:marTop w:val="0"/>
              <w:marBottom w:val="0"/>
              <w:divBdr>
                <w:top w:val="none" w:sz="0" w:space="0" w:color="auto"/>
                <w:left w:val="none" w:sz="0" w:space="0" w:color="auto"/>
                <w:bottom w:val="none" w:sz="0" w:space="0" w:color="auto"/>
                <w:right w:val="none" w:sz="0" w:space="0" w:color="auto"/>
              </w:divBdr>
            </w:div>
            <w:div w:id="1313290975">
              <w:marLeft w:val="0"/>
              <w:marRight w:val="0"/>
              <w:marTop w:val="0"/>
              <w:marBottom w:val="0"/>
              <w:divBdr>
                <w:top w:val="none" w:sz="0" w:space="0" w:color="auto"/>
                <w:left w:val="none" w:sz="0" w:space="0" w:color="auto"/>
                <w:bottom w:val="none" w:sz="0" w:space="0" w:color="auto"/>
                <w:right w:val="none" w:sz="0" w:space="0" w:color="auto"/>
              </w:divBdr>
            </w:div>
            <w:div w:id="529152685">
              <w:marLeft w:val="0"/>
              <w:marRight w:val="0"/>
              <w:marTop w:val="0"/>
              <w:marBottom w:val="0"/>
              <w:divBdr>
                <w:top w:val="none" w:sz="0" w:space="0" w:color="auto"/>
                <w:left w:val="none" w:sz="0" w:space="0" w:color="auto"/>
                <w:bottom w:val="none" w:sz="0" w:space="0" w:color="auto"/>
                <w:right w:val="none" w:sz="0" w:space="0" w:color="auto"/>
              </w:divBdr>
            </w:div>
            <w:div w:id="493110084">
              <w:marLeft w:val="0"/>
              <w:marRight w:val="0"/>
              <w:marTop w:val="0"/>
              <w:marBottom w:val="0"/>
              <w:divBdr>
                <w:top w:val="none" w:sz="0" w:space="0" w:color="auto"/>
                <w:left w:val="none" w:sz="0" w:space="0" w:color="auto"/>
                <w:bottom w:val="none" w:sz="0" w:space="0" w:color="auto"/>
                <w:right w:val="none" w:sz="0" w:space="0" w:color="auto"/>
              </w:divBdr>
            </w:div>
            <w:div w:id="504829997">
              <w:marLeft w:val="0"/>
              <w:marRight w:val="0"/>
              <w:marTop w:val="0"/>
              <w:marBottom w:val="0"/>
              <w:divBdr>
                <w:top w:val="none" w:sz="0" w:space="0" w:color="auto"/>
                <w:left w:val="none" w:sz="0" w:space="0" w:color="auto"/>
                <w:bottom w:val="none" w:sz="0" w:space="0" w:color="auto"/>
                <w:right w:val="none" w:sz="0" w:space="0" w:color="auto"/>
              </w:divBdr>
            </w:div>
            <w:div w:id="2067337434">
              <w:marLeft w:val="0"/>
              <w:marRight w:val="0"/>
              <w:marTop w:val="0"/>
              <w:marBottom w:val="0"/>
              <w:divBdr>
                <w:top w:val="none" w:sz="0" w:space="0" w:color="auto"/>
                <w:left w:val="none" w:sz="0" w:space="0" w:color="auto"/>
                <w:bottom w:val="none" w:sz="0" w:space="0" w:color="auto"/>
                <w:right w:val="none" w:sz="0" w:space="0" w:color="auto"/>
              </w:divBdr>
            </w:div>
            <w:div w:id="218519945">
              <w:marLeft w:val="0"/>
              <w:marRight w:val="0"/>
              <w:marTop w:val="0"/>
              <w:marBottom w:val="0"/>
              <w:divBdr>
                <w:top w:val="none" w:sz="0" w:space="0" w:color="auto"/>
                <w:left w:val="none" w:sz="0" w:space="0" w:color="auto"/>
                <w:bottom w:val="none" w:sz="0" w:space="0" w:color="auto"/>
                <w:right w:val="none" w:sz="0" w:space="0" w:color="auto"/>
              </w:divBdr>
            </w:div>
            <w:div w:id="42562805">
              <w:marLeft w:val="0"/>
              <w:marRight w:val="0"/>
              <w:marTop w:val="0"/>
              <w:marBottom w:val="0"/>
              <w:divBdr>
                <w:top w:val="none" w:sz="0" w:space="0" w:color="auto"/>
                <w:left w:val="none" w:sz="0" w:space="0" w:color="auto"/>
                <w:bottom w:val="none" w:sz="0" w:space="0" w:color="auto"/>
                <w:right w:val="none" w:sz="0" w:space="0" w:color="auto"/>
              </w:divBdr>
            </w:div>
            <w:div w:id="394161470">
              <w:marLeft w:val="0"/>
              <w:marRight w:val="0"/>
              <w:marTop w:val="0"/>
              <w:marBottom w:val="0"/>
              <w:divBdr>
                <w:top w:val="none" w:sz="0" w:space="0" w:color="auto"/>
                <w:left w:val="none" w:sz="0" w:space="0" w:color="auto"/>
                <w:bottom w:val="none" w:sz="0" w:space="0" w:color="auto"/>
                <w:right w:val="none" w:sz="0" w:space="0" w:color="auto"/>
              </w:divBdr>
            </w:div>
            <w:div w:id="438912184">
              <w:marLeft w:val="0"/>
              <w:marRight w:val="0"/>
              <w:marTop w:val="0"/>
              <w:marBottom w:val="0"/>
              <w:divBdr>
                <w:top w:val="none" w:sz="0" w:space="0" w:color="auto"/>
                <w:left w:val="none" w:sz="0" w:space="0" w:color="auto"/>
                <w:bottom w:val="none" w:sz="0" w:space="0" w:color="auto"/>
                <w:right w:val="none" w:sz="0" w:space="0" w:color="auto"/>
              </w:divBdr>
            </w:div>
            <w:div w:id="1748073448">
              <w:marLeft w:val="0"/>
              <w:marRight w:val="0"/>
              <w:marTop w:val="0"/>
              <w:marBottom w:val="0"/>
              <w:divBdr>
                <w:top w:val="none" w:sz="0" w:space="0" w:color="auto"/>
                <w:left w:val="none" w:sz="0" w:space="0" w:color="auto"/>
                <w:bottom w:val="none" w:sz="0" w:space="0" w:color="auto"/>
                <w:right w:val="none" w:sz="0" w:space="0" w:color="auto"/>
              </w:divBdr>
            </w:div>
            <w:div w:id="566385400">
              <w:marLeft w:val="0"/>
              <w:marRight w:val="0"/>
              <w:marTop w:val="0"/>
              <w:marBottom w:val="0"/>
              <w:divBdr>
                <w:top w:val="none" w:sz="0" w:space="0" w:color="auto"/>
                <w:left w:val="none" w:sz="0" w:space="0" w:color="auto"/>
                <w:bottom w:val="none" w:sz="0" w:space="0" w:color="auto"/>
                <w:right w:val="none" w:sz="0" w:space="0" w:color="auto"/>
              </w:divBdr>
            </w:div>
            <w:div w:id="1956211785">
              <w:marLeft w:val="0"/>
              <w:marRight w:val="0"/>
              <w:marTop w:val="0"/>
              <w:marBottom w:val="0"/>
              <w:divBdr>
                <w:top w:val="none" w:sz="0" w:space="0" w:color="auto"/>
                <w:left w:val="none" w:sz="0" w:space="0" w:color="auto"/>
                <w:bottom w:val="none" w:sz="0" w:space="0" w:color="auto"/>
                <w:right w:val="none" w:sz="0" w:space="0" w:color="auto"/>
              </w:divBdr>
            </w:div>
            <w:div w:id="1666007864">
              <w:marLeft w:val="0"/>
              <w:marRight w:val="0"/>
              <w:marTop w:val="0"/>
              <w:marBottom w:val="0"/>
              <w:divBdr>
                <w:top w:val="none" w:sz="0" w:space="0" w:color="auto"/>
                <w:left w:val="none" w:sz="0" w:space="0" w:color="auto"/>
                <w:bottom w:val="none" w:sz="0" w:space="0" w:color="auto"/>
                <w:right w:val="none" w:sz="0" w:space="0" w:color="auto"/>
              </w:divBdr>
            </w:div>
            <w:div w:id="1616059461">
              <w:marLeft w:val="0"/>
              <w:marRight w:val="0"/>
              <w:marTop w:val="0"/>
              <w:marBottom w:val="0"/>
              <w:divBdr>
                <w:top w:val="none" w:sz="0" w:space="0" w:color="auto"/>
                <w:left w:val="none" w:sz="0" w:space="0" w:color="auto"/>
                <w:bottom w:val="none" w:sz="0" w:space="0" w:color="auto"/>
                <w:right w:val="none" w:sz="0" w:space="0" w:color="auto"/>
              </w:divBdr>
            </w:div>
            <w:div w:id="55007596">
              <w:marLeft w:val="0"/>
              <w:marRight w:val="0"/>
              <w:marTop w:val="0"/>
              <w:marBottom w:val="0"/>
              <w:divBdr>
                <w:top w:val="none" w:sz="0" w:space="0" w:color="auto"/>
                <w:left w:val="none" w:sz="0" w:space="0" w:color="auto"/>
                <w:bottom w:val="none" w:sz="0" w:space="0" w:color="auto"/>
                <w:right w:val="none" w:sz="0" w:space="0" w:color="auto"/>
              </w:divBdr>
            </w:div>
            <w:div w:id="454493260">
              <w:marLeft w:val="0"/>
              <w:marRight w:val="0"/>
              <w:marTop w:val="0"/>
              <w:marBottom w:val="0"/>
              <w:divBdr>
                <w:top w:val="none" w:sz="0" w:space="0" w:color="auto"/>
                <w:left w:val="none" w:sz="0" w:space="0" w:color="auto"/>
                <w:bottom w:val="none" w:sz="0" w:space="0" w:color="auto"/>
                <w:right w:val="none" w:sz="0" w:space="0" w:color="auto"/>
              </w:divBdr>
            </w:div>
            <w:div w:id="1603146993">
              <w:marLeft w:val="0"/>
              <w:marRight w:val="0"/>
              <w:marTop w:val="0"/>
              <w:marBottom w:val="0"/>
              <w:divBdr>
                <w:top w:val="none" w:sz="0" w:space="0" w:color="auto"/>
                <w:left w:val="none" w:sz="0" w:space="0" w:color="auto"/>
                <w:bottom w:val="none" w:sz="0" w:space="0" w:color="auto"/>
                <w:right w:val="none" w:sz="0" w:space="0" w:color="auto"/>
              </w:divBdr>
            </w:div>
            <w:div w:id="2140410910">
              <w:marLeft w:val="0"/>
              <w:marRight w:val="0"/>
              <w:marTop w:val="0"/>
              <w:marBottom w:val="0"/>
              <w:divBdr>
                <w:top w:val="none" w:sz="0" w:space="0" w:color="auto"/>
                <w:left w:val="none" w:sz="0" w:space="0" w:color="auto"/>
                <w:bottom w:val="none" w:sz="0" w:space="0" w:color="auto"/>
                <w:right w:val="none" w:sz="0" w:space="0" w:color="auto"/>
              </w:divBdr>
            </w:div>
            <w:div w:id="1634870917">
              <w:marLeft w:val="0"/>
              <w:marRight w:val="0"/>
              <w:marTop w:val="0"/>
              <w:marBottom w:val="0"/>
              <w:divBdr>
                <w:top w:val="none" w:sz="0" w:space="0" w:color="auto"/>
                <w:left w:val="none" w:sz="0" w:space="0" w:color="auto"/>
                <w:bottom w:val="none" w:sz="0" w:space="0" w:color="auto"/>
                <w:right w:val="none" w:sz="0" w:space="0" w:color="auto"/>
              </w:divBdr>
            </w:div>
            <w:div w:id="1646004347">
              <w:marLeft w:val="0"/>
              <w:marRight w:val="0"/>
              <w:marTop w:val="0"/>
              <w:marBottom w:val="0"/>
              <w:divBdr>
                <w:top w:val="none" w:sz="0" w:space="0" w:color="auto"/>
                <w:left w:val="none" w:sz="0" w:space="0" w:color="auto"/>
                <w:bottom w:val="none" w:sz="0" w:space="0" w:color="auto"/>
                <w:right w:val="none" w:sz="0" w:space="0" w:color="auto"/>
              </w:divBdr>
            </w:div>
            <w:div w:id="1508785758">
              <w:marLeft w:val="0"/>
              <w:marRight w:val="0"/>
              <w:marTop w:val="0"/>
              <w:marBottom w:val="0"/>
              <w:divBdr>
                <w:top w:val="none" w:sz="0" w:space="0" w:color="auto"/>
                <w:left w:val="none" w:sz="0" w:space="0" w:color="auto"/>
                <w:bottom w:val="none" w:sz="0" w:space="0" w:color="auto"/>
                <w:right w:val="none" w:sz="0" w:space="0" w:color="auto"/>
              </w:divBdr>
            </w:div>
            <w:div w:id="742727858">
              <w:marLeft w:val="0"/>
              <w:marRight w:val="0"/>
              <w:marTop w:val="0"/>
              <w:marBottom w:val="0"/>
              <w:divBdr>
                <w:top w:val="none" w:sz="0" w:space="0" w:color="auto"/>
                <w:left w:val="none" w:sz="0" w:space="0" w:color="auto"/>
                <w:bottom w:val="none" w:sz="0" w:space="0" w:color="auto"/>
                <w:right w:val="none" w:sz="0" w:space="0" w:color="auto"/>
              </w:divBdr>
            </w:div>
            <w:div w:id="1689912746">
              <w:marLeft w:val="0"/>
              <w:marRight w:val="0"/>
              <w:marTop w:val="0"/>
              <w:marBottom w:val="0"/>
              <w:divBdr>
                <w:top w:val="none" w:sz="0" w:space="0" w:color="auto"/>
                <w:left w:val="none" w:sz="0" w:space="0" w:color="auto"/>
                <w:bottom w:val="none" w:sz="0" w:space="0" w:color="auto"/>
                <w:right w:val="none" w:sz="0" w:space="0" w:color="auto"/>
              </w:divBdr>
            </w:div>
            <w:div w:id="1400979361">
              <w:marLeft w:val="0"/>
              <w:marRight w:val="0"/>
              <w:marTop w:val="0"/>
              <w:marBottom w:val="0"/>
              <w:divBdr>
                <w:top w:val="none" w:sz="0" w:space="0" w:color="auto"/>
                <w:left w:val="none" w:sz="0" w:space="0" w:color="auto"/>
                <w:bottom w:val="none" w:sz="0" w:space="0" w:color="auto"/>
                <w:right w:val="none" w:sz="0" w:space="0" w:color="auto"/>
              </w:divBdr>
            </w:div>
            <w:div w:id="219636267">
              <w:marLeft w:val="0"/>
              <w:marRight w:val="0"/>
              <w:marTop w:val="0"/>
              <w:marBottom w:val="0"/>
              <w:divBdr>
                <w:top w:val="none" w:sz="0" w:space="0" w:color="auto"/>
                <w:left w:val="none" w:sz="0" w:space="0" w:color="auto"/>
                <w:bottom w:val="none" w:sz="0" w:space="0" w:color="auto"/>
                <w:right w:val="none" w:sz="0" w:space="0" w:color="auto"/>
              </w:divBdr>
            </w:div>
            <w:div w:id="574776336">
              <w:marLeft w:val="0"/>
              <w:marRight w:val="0"/>
              <w:marTop w:val="0"/>
              <w:marBottom w:val="0"/>
              <w:divBdr>
                <w:top w:val="none" w:sz="0" w:space="0" w:color="auto"/>
                <w:left w:val="none" w:sz="0" w:space="0" w:color="auto"/>
                <w:bottom w:val="none" w:sz="0" w:space="0" w:color="auto"/>
                <w:right w:val="none" w:sz="0" w:space="0" w:color="auto"/>
              </w:divBdr>
            </w:div>
            <w:div w:id="1900628320">
              <w:marLeft w:val="0"/>
              <w:marRight w:val="0"/>
              <w:marTop w:val="0"/>
              <w:marBottom w:val="0"/>
              <w:divBdr>
                <w:top w:val="none" w:sz="0" w:space="0" w:color="auto"/>
                <w:left w:val="none" w:sz="0" w:space="0" w:color="auto"/>
                <w:bottom w:val="none" w:sz="0" w:space="0" w:color="auto"/>
                <w:right w:val="none" w:sz="0" w:space="0" w:color="auto"/>
              </w:divBdr>
            </w:div>
            <w:div w:id="97453395">
              <w:marLeft w:val="0"/>
              <w:marRight w:val="0"/>
              <w:marTop w:val="0"/>
              <w:marBottom w:val="0"/>
              <w:divBdr>
                <w:top w:val="none" w:sz="0" w:space="0" w:color="auto"/>
                <w:left w:val="none" w:sz="0" w:space="0" w:color="auto"/>
                <w:bottom w:val="none" w:sz="0" w:space="0" w:color="auto"/>
                <w:right w:val="none" w:sz="0" w:space="0" w:color="auto"/>
              </w:divBdr>
            </w:div>
            <w:div w:id="1176961393">
              <w:marLeft w:val="0"/>
              <w:marRight w:val="0"/>
              <w:marTop w:val="0"/>
              <w:marBottom w:val="0"/>
              <w:divBdr>
                <w:top w:val="none" w:sz="0" w:space="0" w:color="auto"/>
                <w:left w:val="none" w:sz="0" w:space="0" w:color="auto"/>
                <w:bottom w:val="none" w:sz="0" w:space="0" w:color="auto"/>
                <w:right w:val="none" w:sz="0" w:space="0" w:color="auto"/>
              </w:divBdr>
            </w:div>
            <w:div w:id="1508789787">
              <w:marLeft w:val="0"/>
              <w:marRight w:val="0"/>
              <w:marTop w:val="0"/>
              <w:marBottom w:val="0"/>
              <w:divBdr>
                <w:top w:val="none" w:sz="0" w:space="0" w:color="auto"/>
                <w:left w:val="none" w:sz="0" w:space="0" w:color="auto"/>
                <w:bottom w:val="none" w:sz="0" w:space="0" w:color="auto"/>
                <w:right w:val="none" w:sz="0" w:space="0" w:color="auto"/>
              </w:divBdr>
            </w:div>
            <w:div w:id="1711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5844">
      <w:bodyDiv w:val="1"/>
      <w:marLeft w:val="0"/>
      <w:marRight w:val="0"/>
      <w:marTop w:val="0"/>
      <w:marBottom w:val="0"/>
      <w:divBdr>
        <w:top w:val="none" w:sz="0" w:space="0" w:color="auto"/>
        <w:left w:val="none" w:sz="0" w:space="0" w:color="auto"/>
        <w:bottom w:val="none" w:sz="0" w:space="0" w:color="auto"/>
        <w:right w:val="none" w:sz="0" w:space="0" w:color="auto"/>
      </w:divBdr>
    </w:div>
    <w:div w:id="2098557278">
      <w:bodyDiv w:val="1"/>
      <w:marLeft w:val="0"/>
      <w:marRight w:val="0"/>
      <w:marTop w:val="0"/>
      <w:marBottom w:val="0"/>
      <w:divBdr>
        <w:top w:val="none" w:sz="0" w:space="0" w:color="auto"/>
        <w:left w:val="none" w:sz="0" w:space="0" w:color="auto"/>
        <w:bottom w:val="none" w:sz="0" w:space="0" w:color="auto"/>
        <w:right w:val="none" w:sz="0" w:space="0" w:color="auto"/>
      </w:divBdr>
    </w:div>
    <w:div w:id="2103721217">
      <w:bodyDiv w:val="1"/>
      <w:marLeft w:val="0"/>
      <w:marRight w:val="0"/>
      <w:marTop w:val="0"/>
      <w:marBottom w:val="0"/>
      <w:divBdr>
        <w:top w:val="none" w:sz="0" w:space="0" w:color="auto"/>
        <w:left w:val="none" w:sz="0" w:space="0" w:color="auto"/>
        <w:bottom w:val="none" w:sz="0" w:space="0" w:color="auto"/>
        <w:right w:val="none" w:sz="0" w:space="0" w:color="auto"/>
      </w:divBdr>
    </w:div>
    <w:div w:id="2107919221">
      <w:bodyDiv w:val="1"/>
      <w:marLeft w:val="0"/>
      <w:marRight w:val="0"/>
      <w:marTop w:val="0"/>
      <w:marBottom w:val="0"/>
      <w:divBdr>
        <w:top w:val="none" w:sz="0" w:space="0" w:color="auto"/>
        <w:left w:val="none" w:sz="0" w:space="0" w:color="auto"/>
        <w:bottom w:val="none" w:sz="0" w:space="0" w:color="auto"/>
        <w:right w:val="none" w:sz="0" w:space="0" w:color="auto"/>
      </w:divBdr>
      <w:divsChild>
        <w:div w:id="265575313">
          <w:marLeft w:val="0"/>
          <w:marRight w:val="0"/>
          <w:marTop w:val="0"/>
          <w:marBottom w:val="0"/>
          <w:divBdr>
            <w:top w:val="none" w:sz="0" w:space="0" w:color="auto"/>
            <w:left w:val="none" w:sz="0" w:space="0" w:color="auto"/>
            <w:bottom w:val="none" w:sz="0" w:space="0" w:color="auto"/>
            <w:right w:val="none" w:sz="0" w:space="0" w:color="auto"/>
          </w:divBdr>
          <w:divsChild>
            <w:div w:id="914050047">
              <w:marLeft w:val="0"/>
              <w:marRight w:val="0"/>
              <w:marTop w:val="0"/>
              <w:marBottom w:val="0"/>
              <w:divBdr>
                <w:top w:val="none" w:sz="0" w:space="0" w:color="auto"/>
                <w:left w:val="none" w:sz="0" w:space="0" w:color="auto"/>
                <w:bottom w:val="none" w:sz="0" w:space="0" w:color="auto"/>
                <w:right w:val="none" w:sz="0" w:space="0" w:color="auto"/>
              </w:divBdr>
            </w:div>
            <w:div w:id="608587934">
              <w:marLeft w:val="0"/>
              <w:marRight w:val="0"/>
              <w:marTop w:val="0"/>
              <w:marBottom w:val="0"/>
              <w:divBdr>
                <w:top w:val="none" w:sz="0" w:space="0" w:color="auto"/>
                <w:left w:val="none" w:sz="0" w:space="0" w:color="auto"/>
                <w:bottom w:val="none" w:sz="0" w:space="0" w:color="auto"/>
                <w:right w:val="none" w:sz="0" w:space="0" w:color="auto"/>
              </w:divBdr>
            </w:div>
            <w:div w:id="1867719252">
              <w:marLeft w:val="0"/>
              <w:marRight w:val="0"/>
              <w:marTop w:val="0"/>
              <w:marBottom w:val="0"/>
              <w:divBdr>
                <w:top w:val="none" w:sz="0" w:space="0" w:color="auto"/>
                <w:left w:val="none" w:sz="0" w:space="0" w:color="auto"/>
                <w:bottom w:val="none" w:sz="0" w:space="0" w:color="auto"/>
                <w:right w:val="none" w:sz="0" w:space="0" w:color="auto"/>
              </w:divBdr>
            </w:div>
            <w:div w:id="2096507956">
              <w:marLeft w:val="0"/>
              <w:marRight w:val="0"/>
              <w:marTop w:val="0"/>
              <w:marBottom w:val="0"/>
              <w:divBdr>
                <w:top w:val="none" w:sz="0" w:space="0" w:color="auto"/>
                <w:left w:val="none" w:sz="0" w:space="0" w:color="auto"/>
                <w:bottom w:val="none" w:sz="0" w:space="0" w:color="auto"/>
                <w:right w:val="none" w:sz="0" w:space="0" w:color="auto"/>
              </w:divBdr>
            </w:div>
            <w:div w:id="1848670503">
              <w:marLeft w:val="0"/>
              <w:marRight w:val="0"/>
              <w:marTop w:val="0"/>
              <w:marBottom w:val="0"/>
              <w:divBdr>
                <w:top w:val="none" w:sz="0" w:space="0" w:color="auto"/>
                <w:left w:val="none" w:sz="0" w:space="0" w:color="auto"/>
                <w:bottom w:val="none" w:sz="0" w:space="0" w:color="auto"/>
                <w:right w:val="none" w:sz="0" w:space="0" w:color="auto"/>
              </w:divBdr>
            </w:div>
            <w:div w:id="24596021">
              <w:marLeft w:val="0"/>
              <w:marRight w:val="0"/>
              <w:marTop w:val="0"/>
              <w:marBottom w:val="0"/>
              <w:divBdr>
                <w:top w:val="none" w:sz="0" w:space="0" w:color="auto"/>
                <w:left w:val="none" w:sz="0" w:space="0" w:color="auto"/>
                <w:bottom w:val="none" w:sz="0" w:space="0" w:color="auto"/>
                <w:right w:val="none" w:sz="0" w:space="0" w:color="auto"/>
              </w:divBdr>
            </w:div>
            <w:div w:id="1947689324">
              <w:marLeft w:val="0"/>
              <w:marRight w:val="0"/>
              <w:marTop w:val="0"/>
              <w:marBottom w:val="0"/>
              <w:divBdr>
                <w:top w:val="none" w:sz="0" w:space="0" w:color="auto"/>
                <w:left w:val="none" w:sz="0" w:space="0" w:color="auto"/>
                <w:bottom w:val="none" w:sz="0" w:space="0" w:color="auto"/>
                <w:right w:val="none" w:sz="0" w:space="0" w:color="auto"/>
              </w:divBdr>
            </w:div>
            <w:div w:id="228883328">
              <w:marLeft w:val="0"/>
              <w:marRight w:val="0"/>
              <w:marTop w:val="0"/>
              <w:marBottom w:val="0"/>
              <w:divBdr>
                <w:top w:val="none" w:sz="0" w:space="0" w:color="auto"/>
                <w:left w:val="none" w:sz="0" w:space="0" w:color="auto"/>
                <w:bottom w:val="none" w:sz="0" w:space="0" w:color="auto"/>
                <w:right w:val="none" w:sz="0" w:space="0" w:color="auto"/>
              </w:divBdr>
            </w:div>
            <w:div w:id="212541091">
              <w:marLeft w:val="0"/>
              <w:marRight w:val="0"/>
              <w:marTop w:val="0"/>
              <w:marBottom w:val="0"/>
              <w:divBdr>
                <w:top w:val="none" w:sz="0" w:space="0" w:color="auto"/>
                <w:left w:val="none" w:sz="0" w:space="0" w:color="auto"/>
                <w:bottom w:val="none" w:sz="0" w:space="0" w:color="auto"/>
                <w:right w:val="none" w:sz="0" w:space="0" w:color="auto"/>
              </w:divBdr>
            </w:div>
            <w:div w:id="1947345041">
              <w:marLeft w:val="0"/>
              <w:marRight w:val="0"/>
              <w:marTop w:val="0"/>
              <w:marBottom w:val="0"/>
              <w:divBdr>
                <w:top w:val="none" w:sz="0" w:space="0" w:color="auto"/>
                <w:left w:val="none" w:sz="0" w:space="0" w:color="auto"/>
                <w:bottom w:val="none" w:sz="0" w:space="0" w:color="auto"/>
                <w:right w:val="none" w:sz="0" w:space="0" w:color="auto"/>
              </w:divBdr>
            </w:div>
            <w:div w:id="1682470335">
              <w:marLeft w:val="0"/>
              <w:marRight w:val="0"/>
              <w:marTop w:val="0"/>
              <w:marBottom w:val="0"/>
              <w:divBdr>
                <w:top w:val="none" w:sz="0" w:space="0" w:color="auto"/>
                <w:left w:val="none" w:sz="0" w:space="0" w:color="auto"/>
                <w:bottom w:val="none" w:sz="0" w:space="0" w:color="auto"/>
                <w:right w:val="none" w:sz="0" w:space="0" w:color="auto"/>
              </w:divBdr>
            </w:div>
            <w:div w:id="1437481154">
              <w:marLeft w:val="0"/>
              <w:marRight w:val="0"/>
              <w:marTop w:val="0"/>
              <w:marBottom w:val="0"/>
              <w:divBdr>
                <w:top w:val="none" w:sz="0" w:space="0" w:color="auto"/>
                <w:left w:val="none" w:sz="0" w:space="0" w:color="auto"/>
                <w:bottom w:val="none" w:sz="0" w:space="0" w:color="auto"/>
                <w:right w:val="none" w:sz="0" w:space="0" w:color="auto"/>
              </w:divBdr>
            </w:div>
            <w:div w:id="2085491215">
              <w:marLeft w:val="0"/>
              <w:marRight w:val="0"/>
              <w:marTop w:val="0"/>
              <w:marBottom w:val="0"/>
              <w:divBdr>
                <w:top w:val="none" w:sz="0" w:space="0" w:color="auto"/>
                <w:left w:val="none" w:sz="0" w:space="0" w:color="auto"/>
                <w:bottom w:val="none" w:sz="0" w:space="0" w:color="auto"/>
                <w:right w:val="none" w:sz="0" w:space="0" w:color="auto"/>
              </w:divBdr>
            </w:div>
            <w:div w:id="1314866904">
              <w:marLeft w:val="0"/>
              <w:marRight w:val="0"/>
              <w:marTop w:val="0"/>
              <w:marBottom w:val="0"/>
              <w:divBdr>
                <w:top w:val="none" w:sz="0" w:space="0" w:color="auto"/>
                <w:left w:val="none" w:sz="0" w:space="0" w:color="auto"/>
                <w:bottom w:val="none" w:sz="0" w:space="0" w:color="auto"/>
                <w:right w:val="none" w:sz="0" w:space="0" w:color="auto"/>
              </w:divBdr>
            </w:div>
            <w:div w:id="1890454446">
              <w:marLeft w:val="0"/>
              <w:marRight w:val="0"/>
              <w:marTop w:val="0"/>
              <w:marBottom w:val="0"/>
              <w:divBdr>
                <w:top w:val="none" w:sz="0" w:space="0" w:color="auto"/>
                <w:left w:val="none" w:sz="0" w:space="0" w:color="auto"/>
                <w:bottom w:val="none" w:sz="0" w:space="0" w:color="auto"/>
                <w:right w:val="none" w:sz="0" w:space="0" w:color="auto"/>
              </w:divBdr>
            </w:div>
            <w:div w:id="669529039">
              <w:marLeft w:val="0"/>
              <w:marRight w:val="0"/>
              <w:marTop w:val="0"/>
              <w:marBottom w:val="0"/>
              <w:divBdr>
                <w:top w:val="none" w:sz="0" w:space="0" w:color="auto"/>
                <w:left w:val="none" w:sz="0" w:space="0" w:color="auto"/>
                <w:bottom w:val="none" w:sz="0" w:space="0" w:color="auto"/>
                <w:right w:val="none" w:sz="0" w:space="0" w:color="auto"/>
              </w:divBdr>
            </w:div>
            <w:div w:id="3923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9046">
      <w:bodyDiv w:val="1"/>
      <w:marLeft w:val="0"/>
      <w:marRight w:val="0"/>
      <w:marTop w:val="0"/>
      <w:marBottom w:val="0"/>
      <w:divBdr>
        <w:top w:val="none" w:sz="0" w:space="0" w:color="auto"/>
        <w:left w:val="none" w:sz="0" w:space="0" w:color="auto"/>
        <w:bottom w:val="none" w:sz="0" w:space="0" w:color="auto"/>
        <w:right w:val="none" w:sz="0" w:space="0" w:color="auto"/>
      </w:divBdr>
      <w:divsChild>
        <w:div w:id="1501772440">
          <w:marLeft w:val="0"/>
          <w:marRight w:val="0"/>
          <w:marTop w:val="0"/>
          <w:marBottom w:val="0"/>
          <w:divBdr>
            <w:top w:val="none" w:sz="0" w:space="0" w:color="auto"/>
            <w:left w:val="none" w:sz="0" w:space="0" w:color="auto"/>
            <w:bottom w:val="none" w:sz="0" w:space="0" w:color="auto"/>
            <w:right w:val="none" w:sz="0" w:space="0" w:color="auto"/>
          </w:divBdr>
          <w:divsChild>
            <w:div w:id="1778671909">
              <w:marLeft w:val="0"/>
              <w:marRight w:val="0"/>
              <w:marTop w:val="0"/>
              <w:marBottom w:val="0"/>
              <w:divBdr>
                <w:top w:val="none" w:sz="0" w:space="0" w:color="auto"/>
                <w:left w:val="none" w:sz="0" w:space="0" w:color="auto"/>
                <w:bottom w:val="none" w:sz="0" w:space="0" w:color="auto"/>
                <w:right w:val="none" w:sz="0" w:space="0" w:color="auto"/>
              </w:divBdr>
            </w:div>
            <w:div w:id="1822696357">
              <w:marLeft w:val="0"/>
              <w:marRight w:val="0"/>
              <w:marTop w:val="0"/>
              <w:marBottom w:val="0"/>
              <w:divBdr>
                <w:top w:val="none" w:sz="0" w:space="0" w:color="auto"/>
                <w:left w:val="none" w:sz="0" w:space="0" w:color="auto"/>
                <w:bottom w:val="none" w:sz="0" w:space="0" w:color="auto"/>
                <w:right w:val="none" w:sz="0" w:space="0" w:color="auto"/>
              </w:divBdr>
            </w:div>
            <w:div w:id="2118019355">
              <w:marLeft w:val="0"/>
              <w:marRight w:val="0"/>
              <w:marTop w:val="0"/>
              <w:marBottom w:val="0"/>
              <w:divBdr>
                <w:top w:val="none" w:sz="0" w:space="0" w:color="auto"/>
                <w:left w:val="none" w:sz="0" w:space="0" w:color="auto"/>
                <w:bottom w:val="none" w:sz="0" w:space="0" w:color="auto"/>
                <w:right w:val="none" w:sz="0" w:space="0" w:color="auto"/>
              </w:divBdr>
            </w:div>
            <w:div w:id="1174880424">
              <w:marLeft w:val="0"/>
              <w:marRight w:val="0"/>
              <w:marTop w:val="0"/>
              <w:marBottom w:val="0"/>
              <w:divBdr>
                <w:top w:val="none" w:sz="0" w:space="0" w:color="auto"/>
                <w:left w:val="none" w:sz="0" w:space="0" w:color="auto"/>
                <w:bottom w:val="none" w:sz="0" w:space="0" w:color="auto"/>
                <w:right w:val="none" w:sz="0" w:space="0" w:color="auto"/>
              </w:divBdr>
            </w:div>
            <w:div w:id="2016882077">
              <w:marLeft w:val="0"/>
              <w:marRight w:val="0"/>
              <w:marTop w:val="0"/>
              <w:marBottom w:val="0"/>
              <w:divBdr>
                <w:top w:val="none" w:sz="0" w:space="0" w:color="auto"/>
                <w:left w:val="none" w:sz="0" w:space="0" w:color="auto"/>
                <w:bottom w:val="none" w:sz="0" w:space="0" w:color="auto"/>
                <w:right w:val="none" w:sz="0" w:space="0" w:color="auto"/>
              </w:divBdr>
            </w:div>
            <w:div w:id="1827044168">
              <w:marLeft w:val="0"/>
              <w:marRight w:val="0"/>
              <w:marTop w:val="0"/>
              <w:marBottom w:val="0"/>
              <w:divBdr>
                <w:top w:val="none" w:sz="0" w:space="0" w:color="auto"/>
                <w:left w:val="none" w:sz="0" w:space="0" w:color="auto"/>
                <w:bottom w:val="none" w:sz="0" w:space="0" w:color="auto"/>
                <w:right w:val="none" w:sz="0" w:space="0" w:color="auto"/>
              </w:divBdr>
            </w:div>
            <w:div w:id="929658493">
              <w:marLeft w:val="0"/>
              <w:marRight w:val="0"/>
              <w:marTop w:val="0"/>
              <w:marBottom w:val="0"/>
              <w:divBdr>
                <w:top w:val="none" w:sz="0" w:space="0" w:color="auto"/>
                <w:left w:val="none" w:sz="0" w:space="0" w:color="auto"/>
                <w:bottom w:val="none" w:sz="0" w:space="0" w:color="auto"/>
                <w:right w:val="none" w:sz="0" w:space="0" w:color="auto"/>
              </w:divBdr>
            </w:div>
            <w:div w:id="1079911722">
              <w:marLeft w:val="0"/>
              <w:marRight w:val="0"/>
              <w:marTop w:val="0"/>
              <w:marBottom w:val="0"/>
              <w:divBdr>
                <w:top w:val="none" w:sz="0" w:space="0" w:color="auto"/>
                <w:left w:val="none" w:sz="0" w:space="0" w:color="auto"/>
                <w:bottom w:val="none" w:sz="0" w:space="0" w:color="auto"/>
                <w:right w:val="none" w:sz="0" w:space="0" w:color="auto"/>
              </w:divBdr>
            </w:div>
            <w:div w:id="1185947754">
              <w:marLeft w:val="0"/>
              <w:marRight w:val="0"/>
              <w:marTop w:val="0"/>
              <w:marBottom w:val="0"/>
              <w:divBdr>
                <w:top w:val="none" w:sz="0" w:space="0" w:color="auto"/>
                <w:left w:val="none" w:sz="0" w:space="0" w:color="auto"/>
                <w:bottom w:val="none" w:sz="0" w:space="0" w:color="auto"/>
                <w:right w:val="none" w:sz="0" w:space="0" w:color="auto"/>
              </w:divBdr>
            </w:div>
            <w:div w:id="402141709">
              <w:marLeft w:val="0"/>
              <w:marRight w:val="0"/>
              <w:marTop w:val="0"/>
              <w:marBottom w:val="0"/>
              <w:divBdr>
                <w:top w:val="none" w:sz="0" w:space="0" w:color="auto"/>
                <w:left w:val="none" w:sz="0" w:space="0" w:color="auto"/>
                <w:bottom w:val="none" w:sz="0" w:space="0" w:color="auto"/>
                <w:right w:val="none" w:sz="0" w:space="0" w:color="auto"/>
              </w:divBdr>
            </w:div>
            <w:div w:id="988171094">
              <w:marLeft w:val="0"/>
              <w:marRight w:val="0"/>
              <w:marTop w:val="0"/>
              <w:marBottom w:val="0"/>
              <w:divBdr>
                <w:top w:val="none" w:sz="0" w:space="0" w:color="auto"/>
                <w:left w:val="none" w:sz="0" w:space="0" w:color="auto"/>
                <w:bottom w:val="none" w:sz="0" w:space="0" w:color="auto"/>
                <w:right w:val="none" w:sz="0" w:space="0" w:color="auto"/>
              </w:divBdr>
            </w:div>
            <w:div w:id="1156383767">
              <w:marLeft w:val="0"/>
              <w:marRight w:val="0"/>
              <w:marTop w:val="0"/>
              <w:marBottom w:val="0"/>
              <w:divBdr>
                <w:top w:val="none" w:sz="0" w:space="0" w:color="auto"/>
                <w:left w:val="none" w:sz="0" w:space="0" w:color="auto"/>
                <w:bottom w:val="none" w:sz="0" w:space="0" w:color="auto"/>
                <w:right w:val="none" w:sz="0" w:space="0" w:color="auto"/>
              </w:divBdr>
            </w:div>
            <w:div w:id="1972244423">
              <w:marLeft w:val="0"/>
              <w:marRight w:val="0"/>
              <w:marTop w:val="0"/>
              <w:marBottom w:val="0"/>
              <w:divBdr>
                <w:top w:val="none" w:sz="0" w:space="0" w:color="auto"/>
                <w:left w:val="none" w:sz="0" w:space="0" w:color="auto"/>
                <w:bottom w:val="none" w:sz="0" w:space="0" w:color="auto"/>
                <w:right w:val="none" w:sz="0" w:space="0" w:color="auto"/>
              </w:divBdr>
            </w:div>
            <w:div w:id="15659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564">
      <w:bodyDiv w:val="1"/>
      <w:marLeft w:val="0"/>
      <w:marRight w:val="0"/>
      <w:marTop w:val="0"/>
      <w:marBottom w:val="0"/>
      <w:divBdr>
        <w:top w:val="none" w:sz="0" w:space="0" w:color="auto"/>
        <w:left w:val="none" w:sz="0" w:space="0" w:color="auto"/>
        <w:bottom w:val="none" w:sz="0" w:space="0" w:color="auto"/>
        <w:right w:val="none" w:sz="0" w:space="0" w:color="auto"/>
      </w:divBdr>
      <w:divsChild>
        <w:div w:id="1916814841">
          <w:marLeft w:val="0"/>
          <w:marRight w:val="0"/>
          <w:marTop w:val="0"/>
          <w:marBottom w:val="0"/>
          <w:divBdr>
            <w:top w:val="none" w:sz="0" w:space="0" w:color="auto"/>
            <w:left w:val="none" w:sz="0" w:space="0" w:color="auto"/>
            <w:bottom w:val="none" w:sz="0" w:space="0" w:color="auto"/>
            <w:right w:val="none" w:sz="0" w:space="0" w:color="auto"/>
          </w:divBdr>
          <w:divsChild>
            <w:div w:id="1434206870">
              <w:marLeft w:val="0"/>
              <w:marRight w:val="0"/>
              <w:marTop w:val="0"/>
              <w:marBottom w:val="0"/>
              <w:divBdr>
                <w:top w:val="none" w:sz="0" w:space="0" w:color="auto"/>
                <w:left w:val="none" w:sz="0" w:space="0" w:color="auto"/>
                <w:bottom w:val="none" w:sz="0" w:space="0" w:color="auto"/>
                <w:right w:val="none" w:sz="0" w:space="0" w:color="auto"/>
              </w:divBdr>
            </w:div>
            <w:div w:id="458306012">
              <w:marLeft w:val="0"/>
              <w:marRight w:val="0"/>
              <w:marTop w:val="0"/>
              <w:marBottom w:val="0"/>
              <w:divBdr>
                <w:top w:val="none" w:sz="0" w:space="0" w:color="auto"/>
                <w:left w:val="none" w:sz="0" w:space="0" w:color="auto"/>
                <w:bottom w:val="none" w:sz="0" w:space="0" w:color="auto"/>
                <w:right w:val="none" w:sz="0" w:space="0" w:color="auto"/>
              </w:divBdr>
            </w:div>
            <w:div w:id="1578631466">
              <w:marLeft w:val="0"/>
              <w:marRight w:val="0"/>
              <w:marTop w:val="0"/>
              <w:marBottom w:val="0"/>
              <w:divBdr>
                <w:top w:val="none" w:sz="0" w:space="0" w:color="auto"/>
                <w:left w:val="none" w:sz="0" w:space="0" w:color="auto"/>
                <w:bottom w:val="none" w:sz="0" w:space="0" w:color="auto"/>
                <w:right w:val="none" w:sz="0" w:space="0" w:color="auto"/>
              </w:divBdr>
            </w:div>
            <w:div w:id="1077245465">
              <w:marLeft w:val="0"/>
              <w:marRight w:val="0"/>
              <w:marTop w:val="0"/>
              <w:marBottom w:val="0"/>
              <w:divBdr>
                <w:top w:val="none" w:sz="0" w:space="0" w:color="auto"/>
                <w:left w:val="none" w:sz="0" w:space="0" w:color="auto"/>
                <w:bottom w:val="none" w:sz="0" w:space="0" w:color="auto"/>
                <w:right w:val="none" w:sz="0" w:space="0" w:color="auto"/>
              </w:divBdr>
            </w:div>
            <w:div w:id="1455103138">
              <w:marLeft w:val="0"/>
              <w:marRight w:val="0"/>
              <w:marTop w:val="0"/>
              <w:marBottom w:val="0"/>
              <w:divBdr>
                <w:top w:val="none" w:sz="0" w:space="0" w:color="auto"/>
                <w:left w:val="none" w:sz="0" w:space="0" w:color="auto"/>
                <w:bottom w:val="none" w:sz="0" w:space="0" w:color="auto"/>
                <w:right w:val="none" w:sz="0" w:space="0" w:color="auto"/>
              </w:divBdr>
            </w:div>
            <w:div w:id="1974098603">
              <w:marLeft w:val="0"/>
              <w:marRight w:val="0"/>
              <w:marTop w:val="0"/>
              <w:marBottom w:val="0"/>
              <w:divBdr>
                <w:top w:val="none" w:sz="0" w:space="0" w:color="auto"/>
                <w:left w:val="none" w:sz="0" w:space="0" w:color="auto"/>
                <w:bottom w:val="none" w:sz="0" w:space="0" w:color="auto"/>
                <w:right w:val="none" w:sz="0" w:space="0" w:color="auto"/>
              </w:divBdr>
            </w:div>
            <w:div w:id="128665875">
              <w:marLeft w:val="0"/>
              <w:marRight w:val="0"/>
              <w:marTop w:val="0"/>
              <w:marBottom w:val="0"/>
              <w:divBdr>
                <w:top w:val="none" w:sz="0" w:space="0" w:color="auto"/>
                <w:left w:val="none" w:sz="0" w:space="0" w:color="auto"/>
                <w:bottom w:val="none" w:sz="0" w:space="0" w:color="auto"/>
                <w:right w:val="none" w:sz="0" w:space="0" w:color="auto"/>
              </w:divBdr>
            </w:div>
            <w:div w:id="2065255263">
              <w:marLeft w:val="0"/>
              <w:marRight w:val="0"/>
              <w:marTop w:val="0"/>
              <w:marBottom w:val="0"/>
              <w:divBdr>
                <w:top w:val="none" w:sz="0" w:space="0" w:color="auto"/>
                <w:left w:val="none" w:sz="0" w:space="0" w:color="auto"/>
                <w:bottom w:val="none" w:sz="0" w:space="0" w:color="auto"/>
                <w:right w:val="none" w:sz="0" w:space="0" w:color="auto"/>
              </w:divBdr>
            </w:div>
            <w:div w:id="257103268">
              <w:marLeft w:val="0"/>
              <w:marRight w:val="0"/>
              <w:marTop w:val="0"/>
              <w:marBottom w:val="0"/>
              <w:divBdr>
                <w:top w:val="none" w:sz="0" w:space="0" w:color="auto"/>
                <w:left w:val="none" w:sz="0" w:space="0" w:color="auto"/>
                <w:bottom w:val="none" w:sz="0" w:space="0" w:color="auto"/>
                <w:right w:val="none" w:sz="0" w:space="0" w:color="auto"/>
              </w:divBdr>
            </w:div>
            <w:div w:id="903296943">
              <w:marLeft w:val="0"/>
              <w:marRight w:val="0"/>
              <w:marTop w:val="0"/>
              <w:marBottom w:val="0"/>
              <w:divBdr>
                <w:top w:val="none" w:sz="0" w:space="0" w:color="auto"/>
                <w:left w:val="none" w:sz="0" w:space="0" w:color="auto"/>
                <w:bottom w:val="none" w:sz="0" w:space="0" w:color="auto"/>
                <w:right w:val="none" w:sz="0" w:space="0" w:color="auto"/>
              </w:divBdr>
            </w:div>
            <w:div w:id="1519615337">
              <w:marLeft w:val="0"/>
              <w:marRight w:val="0"/>
              <w:marTop w:val="0"/>
              <w:marBottom w:val="0"/>
              <w:divBdr>
                <w:top w:val="none" w:sz="0" w:space="0" w:color="auto"/>
                <w:left w:val="none" w:sz="0" w:space="0" w:color="auto"/>
                <w:bottom w:val="none" w:sz="0" w:space="0" w:color="auto"/>
                <w:right w:val="none" w:sz="0" w:space="0" w:color="auto"/>
              </w:divBdr>
            </w:div>
            <w:div w:id="1595236833">
              <w:marLeft w:val="0"/>
              <w:marRight w:val="0"/>
              <w:marTop w:val="0"/>
              <w:marBottom w:val="0"/>
              <w:divBdr>
                <w:top w:val="none" w:sz="0" w:space="0" w:color="auto"/>
                <w:left w:val="none" w:sz="0" w:space="0" w:color="auto"/>
                <w:bottom w:val="none" w:sz="0" w:space="0" w:color="auto"/>
                <w:right w:val="none" w:sz="0" w:space="0" w:color="auto"/>
              </w:divBdr>
            </w:div>
            <w:div w:id="624897032">
              <w:marLeft w:val="0"/>
              <w:marRight w:val="0"/>
              <w:marTop w:val="0"/>
              <w:marBottom w:val="0"/>
              <w:divBdr>
                <w:top w:val="none" w:sz="0" w:space="0" w:color="auto"/>
                <w:left w:val="none" w:sz="0" w:space="0" w:color="auto"/>
                <w:bottom w:val="none" w:sz="0" w:space="0" w:color="auto"/>
                <w:right w:val="none" w:sz="0" w:space="0" w:color="auto"/>
              </w:divBdr>
            </w:div>
            <w:div w:id="904070058">
              <w:marLeft w:val="0"/>
              <w:marRight w:val="0"/>
              <w:marTop w:val="0"/>
              <w:marBottom w:val="0"/>
              <w:divBdr>
                <w:top w:val="none" w:sz="0" w:space="0" w:color="auto"/>
                <w:left w:val="none" w:sz="0" w:space="0" w:color="auto"/>
                <w:bottom w:val="none" w:sz="0" w:space="0" w:color="auto"/>
                <w:right w:val="none" w:sz="0" w:space="0" w:color="auto"/>
              </w:divBdr>
            </w:div>
            <w:div w:id="619385648">
              <w:marLeft w:val="0"/>
              <w:marRight w:val="0"/>
              <w:marTop w:val="0"/>
              <w:marBottom w:val="0"/>
              <w:divBdr>
                <w:top w:val="none" w:sz="0" w:space="0" w:color="auto"/>
                <w:left w:val="none" w:sz="0" w:space="0" w:color="auto"/>
                <w:bottom w:val="none" w:sz="0" w:space="0" w:color="auto"/>
                <w:right w:val="none" w:sz="0" w:space="0" w:color="auto"/>
              </w:divBdr>
            </w:div>
            <w:div w:id="625430602">
              <w:marLeft w:val="0"/>
              <w:marRight w:val="0"/>
              <w:marTop w:val="0"/>
              <w:marBottom w:val="0"/>
              <w:divBdr>
                <w:top w:val="none" w:sz="0" w:space="0" w:color="auto"/>
                <w:left w:val="none" w:sz="0" w:space="0" w:color="auto"/>
                <w:bottom w:val="none" w:sz="0" w:space="0" w:color="auto"/>
                <w:right w:val="none" w:sz="0" w:space="0" w:color="auto"/>
              </w:divBdr>
            </w:div>
            <w:div w:id="1395156435">
              <w:marLeft w:val="0"/>
              <w:marRight w:val="0"/>
              <w:marTop w:val="0"/>
              <w:marBottom w:val="0"/>
              <w:divBdr>
                <w:top w:val="none" w:sz="0" w:space="0" w:color="auto"/>
                <w:left w:val="none" w:sz="0" w:space="0" w:color="auto"/>
                <w:bottom w:val="none" w:sz="0" w:space="0" w:color="auto"/>
                <w:right w:val="none" w:sz="0" w:space="0" w:color="auto"/>
              </w:divBdr>
            </w:div>
            <w:div w:id="1725133757">
              <w:marLeft w:val="0"/>
              <w:marRight w:val="0"/>
              <w:marTop w:val="0"/>
              <w:marBottom w:val="0"/>
              <w:divBdr>
                <w:top w:val="none" w:sz="0" w:space="0" w:color="auto"/>
                <w:left w:val="none" w:sz="0" w:space="0" w:color="auto"/>
                <w:bottom w:val="none" w:sz="0" w:space="0" w:color="auto"/>
                <w:right w:val="none" w:sz="0" w:space="0" w:color="auto"/>
              </w:divBdr>
            </w:div>
            <w:div w:id="993723633">
              <w:marLeft w:val="0"/>
              <w:marRight w:val="0"/>
              <w:marTop w:val="0"/>
              <w:marBottom w:val="0"/>
              <w:divBdr>
                <w:top w:val="none" w:sz="0" w:space="0" w:color="auto"/>
                <w:left w:val="none" w:sz="0" w:space="0" w:color="auto"/>
                <w:bottom w:val="none" w:sz="0" w:space="0" w:color="auto"/>
                <w:right w:val="none" w:sz="0" w:space="0" w:color="auto"/>
              </w:divBdr>
            </w:div>
            <w:div w:id="559365839">
              <w:marLeft w:val="0"/>
              <w:marRight w:val="0"/>
              <w:marTop w:val="0"/>
              <w:marBottom w:val="0"/>
              <w:divBdr>
                <w:top w:val="none" w:sz="0" w:space="0" w:color="auto"/>
                <w:left w:val="none" w:sz="0" w:space="0" w:color="auto"/>
                <w:bottom w:val="none" w:sz="0" w:space="0" w:color="auto"/>
                <w:right w:val="none" w:sz="0" w:space="0" w:color="auto"/>
              </w:divBdr>
            </w:div>
            <w:div w:id="944654267">
              <w:marLeft w:val="0"/>
              <w:marRight w:val="0"/>
              <w:marTop w:val="0"/>
              <w:marBottom w:val="0"/>
              <w:divBdr>
                <w:top w:val="none" w:sz="0" w:space="0" w:color="auto"/>
                <w:left w:val="none" w:sz="0" w:space="0" w:color="auto"/>
                <w:bottom w:val="none" w:sz="0" w:space="0" w:color="auto"/>
                <w:right w:val="none" w:sz="0" w:space="0" w:color="auto"/>
              </w:divBdr>
            </w:div>
            <w:div w:id="2006203059">
              <w:marLeft w:val="0"/>
              <w:marRight w:val="0"/>
              <w:marTop w:val="0"/>
              <w:marBottom w:val="0"/>
              <w:divBdr>
                <w:top w:val="none" w:sz="0" w:space="0" w:color="auto"/>
                <w:left w:val="none" w:sz="0" w:space="0" w:color="auto"/>
                <w:bottom w:val="none" w:sz="0" w:space="0" w:color="auto"/>
                <w:right w:val="none" w:sz="0" w:space="0" w:color="auto"/>
              </w:divBdr>
            </w:div>
            <w:div w:id="10685504">
              <w:marLeft w:val="0"/>
              <w:marRight w:val="0"/>
              <w:marTop w:val="0"/>
              <w:marBottom w:val="0"/>
              <w:divBdr>
                <w:top w:val="none" w:sz="0" w:space="0" w:color="auto"/>
                <w:left w:val="none" w:sz="0" w:space="0" w:color="auto"/>
                <w:bottom w:val="none" w:sz="0" w:space="0" w:color="auto"/>
                <w:right w:val="none" w:sz="0" w:space="0" w:color="auto"/>
              </w:divBdr>
            </w:div>
            <w:div w:id="153911254">
              <w:marLeft w:val="0"/>
              <w:marRight w:val="0"/>
              <w:marTop w:val="0"/>
              <w:marBottom w:val="0"/>
              <w:divBdr>
                <w:top w:val="none" w:sz="0" w:space="0" w:color="auto"/>
                <w:left w:val="none" w:sz="0" w:space="0" w:color="auto"/>
                <w:bottom w:val="none" w:sz="0" w:space="0" w:color="auto"/>
                <w:right w:val="none" w:sz="0" w:space="0" w:color="auto"/>
              </w:divBdr>
            </w:div>
            <w:div w:id="1685352497">
              <w:marLeft w:val="0"/>
              <w:marRight w:val="0"/>
              <w:marTop w:val="0"/>
              <w:marBottom w:val="0"/>
              <w:divBdr>
                <w:top w:val="none" w:sz="0" w:space="0" w:color="auto"/>
                <w:left w:val="none" w:sz="0" w:space="0" w:color="auto"/>
                <w:bottom w:val="none" w:sz="0" w:space="0" w:color="auto"/>
                <w:right w:val="none" w:sz="0" w:space="0" w:color="auto"/>
              </w:divBdr>
            </w:div>
            <w:div w:id="740298902">
              <w:marLeft w:val="0"/>
              <w:marRight w:val="0"/>
              <w:marTop w:val="0"/>
              <w:marBottom w:val="0"/>
              <w:divBdr>
                <w:top w:val="none" w:sz="0" w:space="0" w:color="auto"/>
                <w:left w:val="none" w:sz="0" w:space="0" w:color="auto"/>
                <w:bottom w:val="none" w:sz="0" w:space="0" w:color="auto"/>
                <w:right w:val="none" w:sz="0" w:space="0" w:color="auto"/>
              </w:divBdr>
            </w:div>
            <w:div w:id="1163013392">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437869916">
              <w:marLeft w:val="0"/>
              <w:marRight w:val="0"/>
              <w:marTop w:val="0"/>
              <w:marBottom w:val="0"/>
              <w:divBdr>
                <w:top w:val="none" w:sz="0" w:space="0" w:color="auto"/>
                <w:left w:val="none" w:sz="0" w:space="0" w:color="auto"/>
                <w:bottom w:val="none" w:sz="0" w:space="0" w:color="auto"/>
                <w:right w:val="none" w:sz="0" w:space="0" w:color="auto"/>
              </w:divBdr>
            </w:div>
            <w:div w:id="383262541">
              <w:marLeft w:val="0"/>
              <w:marRight w:val="0"/>
              <w:marTop w:val="0"/>
              <w:marBottom w:val="0"/>
              <w:divBdr>
                <w:top w:val="none" w:sz="0" w:space="0" w:color="auto"/>
                <w:left w:val="none" w:sz="0" w:space="0" w:color="auto"/>
                <w:bottom w:val="none" w:sz="0" w:space="0" w:color="auto"/>
                <w:right w:val="none" w:sz="0" w:space="0" w:color="auto"/>
              </w:divBdr>
            </w:div>
            <w:div w:id="1581021449">
              <w:marLeft w:val="0"/>
              <w:marRight w:val="0"/>
              <w:marTop w:val="0"/>
              <w:marBottom w:val="0"/>
              <w:divBdr>
                <w:top w:val="none" w:sz="0" w:space="0" w:color="auto"/>
                <w:left w:val="none" w:sz="0" w:space="0" w:color="auto"/>
                <w:bottom w:val="none" w:sz="0" w:space="0" w:color="auto"/>
                <w:right w:val="none" w:sz="0" w:space="0" w:color="auto"/>
              </w:divBdr>
            </w:div>
            <w:div w:id="1743941699">
              <w:marLeft w:val="0"/>
              <w:marRight w:val="0"/>
              <w:marTop w:val="0"/>
              <w:marBottom w:val="0"/>
              <w:divBdr>
                <w:top w:val="none" w:sz="0" w:space="0" w:color="auto"/>
                <w:left w:val="none" w:sz="0" w:space="0" w:color="auto"/>
                <w:bottom w:val="none" w:sz="0" w:space="0" w:color="auto"/>
                <w:right w:val="none" w:sz="0" w:space="0" w:color="auto"/>
              </w:divBdr>
            </w:div>
            <w:div w:id="1957172297">
              <w:marLeft w:val="0"/>
              <w:marRight w:val="0"/>
              <w:marTop w:val="0"/>
              <w:marBottom w:val="0"/>
              <w:divBdr>
                <w:top w:val="none" w:sz="0" w:space="0" w:color="auto"/>
                <w:left w:val="none" w:sz="0" w:space="0" w:color="auto"/>
                <w:bottom w:val="none" w:sz="0" w:space="0" w:color="auto"/>
                <w:right w:val="none" w:sz="0" w:space="0" w:color="auto"/>
              </w:divBdr>
            </w:div>
            <w:div w:id="1375546834">
              <w:marLeft w:val="0"/>
              <w:marRight w:val="0"/>
              <w:marTop w:val="0"/>
              <w:marBottom w:val="0"/>
              <w:divBdr>
                <w:top w:val="none" w:sz="0" w:space="0" w:color="auto"/>
                <w:left w:val="none" w:sz="0" w:space="0" w:color="auto"/>
                <w:bottom w:val="none" w:sz="0" w:space="0" w:color="auto"/>
                <w:right w:val="none" w:sz="0" w:space="0" w:color="auto"/>
              </w:divBdr>
            </w:div>
            <w:div w:id="1835995471">
              <w:marLeft w:val="0"/>
              <w:marRight w:val="0"/>
              <w:marTop w:val="0"/>
              <w:marBottom w:val="0"/>
              <w:divBdr>
                <w:top w:val="none" w:sz="0" w:space="0" w:color="auto"/>
                <w:left w:val="none" w:sz="0" w:space="0" w:color="auto"/>
                <w:bottom w:val="none" w:sz="0" w:space="0" w:color="auto"/>
                <w:right w:val="none" w:sz="0" w:space="0" w:color="auto"/>
              </w:divBdr>
            </w:div>
            <w:div w:id="472599639">
              <w:marLeft w:val="0"/>
              <w:marRight w:val="0"/>
              <w:marTop w:val="0"/>
              <w:marBottom w:val="0"/>
              <w:divBdr>
                <w:top w:val="none" w:sz="0" w:space="0" w:color="auto"/>
                <w:left w:val="none" w:sz="0" w:space="0" w:color="auto"/>
                <w:bottom w:val="none" w:sz="0" w:space="0" w:color="auto"/>
                <w:right w:val="none" w:sz="0" w:space="0" w:color="auto"/>
              </w:divBdr>
            </w:div>
            <w:div w:id="834339340">
              <w:marLeft w:val="0"/>
              <w:marRight w:val="0"/>
              <w:marTop w:val="0"/>
              <w:marBottom w:val="0"/>
              <w:divBdr>
                <w:top w:val="none" w:sz="0" w:space="0" w:color="auto"/>
                <w:left w:val="none" w:sz="0" w:space="0" w:color="auto"/>
                <w:bottom w:val="none" w:sz="0" w:space="0" w:color="auto"/>
                <w:right w:val="none" w:sz="0" w:space="0" w:color="auto"/>
              </w:divBdr>
            </w:div>
            <w:div w:id="231307562">
              <w:marLeft w:val="0"/>
              <w:marRight w:val="0"/>
              <w:marTop w:val="0"/>
              <w:marBottom w:val="0"/>
              <w:divBdr>
                <w:top w:val="none" w:sz="0" w:space="0" w:color="auto"/>
                <w:left w:val="none" w:sz="0" w:space="0" w:color="auto"/>
                <w:bottom w:val="none" w:sz="0" w:space="0" w:color="auto"/>
                <w:right w:val="none" w:sz="0" w:space="0" w:color="auto"/>
              </w:divBdr>
            </w:div>
            <w:div w:id="1685814992">
              <w:marLeft w:val="0"/>
              <w:marRight w:val="0"/>
              <w:marTop w:val="0"/>
              <w:marBottom w:val="0"/>
              <w:divBdr>
                <w:top w:val="none" w:sz="0" w:space="0" w:color="auto"/>
                <w:left w:val="none" w:sz="0" w:space="0" w:color="auto"/>
                <w:bottom w:val="none" w:sz="0" w:space="0" w:color="auto"/>
                <w:right w:val="none" w:sz="0" w:space="0" w:color="auto"/>
              </w:divBdr>
            </w:div>
            <w:div w:id="445000616">
              <w:marLeft w:val="0"/>
              <w:marRight w:val="0"/>
              <w:marTop w:val="0"/>
              <w:marBottom w:val="0"/>
              <w:divBdr>
                <w:top w:val="none" w:sz="0" w:space="0" w:color="auto"/>
                <w:left w:val="none" w:sz="0" w:space="0" w:color="auto"/>
                <w:bottom w:val="none" w:sz="0" w:space="0" w:color="auto"/>
                <w:right w:val="none" w:sz="0" w:space="0" w:color="auto"/>
              </w:divBdr>
            </w:div>
            <w:div w:id="1422142368">
              <w:marLeft w:val="0"/>
              <w:marRight w:val="0"/>
              <w:marTop w:val="0"/>
              <w:marBottom w:val="0"/>
              <w:divBdr>
                <w:top w:val="none" w:sz="0" w:space="0" w:color="auto"/>
                <w:left w:val="none" w:sz="0" w:space="0" w:color="auto"/>
                <w:bottom w:val="none" w:sz="0" w:space="0" w:color="auto"/>
                <w:right w:val="none" w:sz="0" w:space="0" w:color="auto"/>
              </w:divBdr>
            </w:div>
            <w:div w:id="803693499">
              <w:marLeft w:val="0"/>
              <w:marRight w:val="0"/>
              <w:marTop w:val="0"/>
              <w:marBottom w:val="0"/>
              <w:divBdr>
                <w:top w:val="none" w:sz="0" w:space="0" w:color="auto"/>
                <w:left w:val="none" w:sz="0" w:space="0" w:color="auto"/>
                <w:bottom w:val="none" w:sz="0" w:space="0" w:color="auto"/>
                <w:right w:val="none" w:sz="0" w:space="0" w:color="auto"/>
              </w:divBdr>
            </w:div>
            <w:div w:id="825559347">
              <w:marLeft w:val="0"/>
              <w:marRight w:val="0"/>
              <w:marTop w:val="0"/>
              <w:marBottom w:val="0"/>
              <w:divBdr>
                <w:top w:val="none" w:sz="0" w:space="0" w:color="auto"/>
                <w:left w:val="none" w:sz="0" w:space="0" w:color="auto"/>
                <w:bottom w:val="none" w:sz="0" w:space="0" w:color="auto"/>
                <w:right w:val="none" w:sz="0" w:space="0" w:color="auto"/>
              </w:divBdr>
            </w:div>
            <w:div w:id="1793936102">
              <w:marLeft w:val="0"/>
              <w:marRight w:val="0"/>
              <w:marTop w:val="0"/>
              <w:marBottom w:val="0"/>
              <w:divBdr>
                <w:top w:val="none" w:sz="0" w:space="0" w:color="auto"/>
                <w:left w:val="none" w:sz="0" w:space="0" w:color="auto"/>
                <w:bottom w:val="none" w:sz="0" w:space="0" w:color="auto"/>
                <w:right w:val="none" w:sz="0" w:space="0" w:color="auto"/>
              </w:divBdr>
            </w:div>
            <w:div w:id="1776555845">
              <w:marLeft w:val="0"/>
              <w:marRight w:val="0"/>
              <w:marTop w:val="0"/>
              <w:marBottom w:val="0"/>
              <w:divBdr>
                <w:top w:val="none" w:sz="0" w:space="0" w:color="auto"/>
                <w:left w:val="none" w:sz="0" w:space="0" w:color="auto"/>
                <w:bottom w:val="none" w:sz="0" w:space="0" w:color="auto"/>
                <w:right w:val="none" w:sz="0" w:space="0" w:color="auto"/>
              </w:divBdr>
            </w:div>
            <w:div w:id="1307200276">
              <w:marLeft w:val="0"/>
              <w:marRight w:val="0"/>
              <w:marTop w:val="0"/>
              <w:marBottom w:val="0"/>
              <w:divBdr>
                <w:top w:val="none" w:sz="0" w:space="0" w:color="auto"/>
                <w:left w:val="none" w:sz="0" w:space="0" w:color="auto"/>
                <w:bottom w:val="none" w:sz="0" w:space="0" w:color="auto"/>
                <w:right w:val="none" w:sz="0" w:space="0" w:color="auto"/>
              </w:divBdr>
            </w:div>
            <w:div w:id="1851941948">
              <w:marLeft w:val="0"/>
              <w:marRight w:val="0"/>
              <w:marTop w:val="0"/>
              <w:marBottom w:val="0"/>
              <w:divBdr>
                <w:top w:val="none" w:sz="0" w:space="0" w:color="auto"/>
                <w:left w:val="none" w:sz="0" w:space="0" w:color="auto"/>
                <w:bottom w:val="none" w:sz="0" w:space="0" w:color="auto"/>
                <w:right w:val="none" w:sz="0" w:space="0" w:color="auto"/>
              </w:divBdr>
            </w:div>
            <w:div w:id="1967196759">
              <w:marLeft w:val="0"/>
              <w:marRight w:val="0"/>
              <w:marTop w:val="0"/>
              <w:marBottom w:val="0"/>
              <w:divBdr>
                <w:top w:val="none" w:sz="0" w:space="0" w:color="auto"/>
                <w:left w:val="none" w:sz="0" w:space="0" w:color="auto"/>
                <w:bottom w:val="none" w:sz="0" w:space="0" w:color="auto"/>
                <w:right w:val="none" w:sz="0" w:space="0" w:color="auto"/>
              </w:divBdr>
            </w:div>
            <w:div w:id="593981281">
              <w:marLeft w:val="0"/>
              <w:marRight w:val="0"/>
              <w:marTop w:val="0"/>
              <w:marBottom w:val="0"/>
              <w:divBdr>
                <w:top w:val="none" w:sz="0" w:space="0" w:color="auto"/>
                <w:left w:val="none" w:sz="0" w:space="0" w:color="auto"/>
                <w:bottom w:val="none" w:sz="0" w:space="0" w:color="auto"/>
                <w:right w:val="none" w:sz="0" w:space="0" w:color="auto"/>
              </w:divBdr>
            </w:div>
            <w:div w:id="2101027419">
              <w:marLeft w:val="0"/>
              <w:marRight w:val="0"/>
              <w:marTop w:val="0"/>
              <w:marBottom w:val="0"/>
              <w:divBdr>
                <w:top w:val="none" w:sz="0" w:space="0" w:color="auto"/>
                <w:left w:val="none" w:sz="0" w:space="0" w:color="auto"/>
                <w:bottom w:val="none" w:sz="0" w:space="0" w:color="auto"/>
                <w:right w:val="none" w:sz="0" w:space="0" w:color="auto"/>
              </w:divBdr>
            </w:div>
            <w:div w:id="41369971">
              <w:marLeft w:val="0"/>
              <w:marRight w:val="0"/>
              <w:marTop w:val="0"/>
              <w:marBottom w:val="0"/>
              <w:divBdr>
                <w:top w:val="none" w:sz="0" w:space="0" w:color="auto"/>
                <w:left w:val="none" w:sz="0" w:space="0" w:color="auto"/>
                <w:bottom w:val="none" w:sz="0" w:space="0" w:color="auto"/>
                <w:right w:val="none" w:sz="0" w:space="0" w:color="auto"/>
              </w:divBdr>
            </w:div>
            <w:div w:id="1660425120">
              <w:marLeft w:val="0"/>
              <w:marRight w:val="0"/>
              <w:marTop w:val="0"/>
              <w:marBottom w:val="0"/>
              <w:divBdr>
                <w:top w:val="none" w:sz="0" w:space="0" w:color="auto"/>
                <w:left w:val="none" w:sz="0" w:space="0" w:color="auto"/>
                <w:bottom w:val="none" w:sz="0" w:space="0" w:color="auto"/>
                <w:right w:val="none" w:sz="0" w:space="0" w:color="auto"/>
              </w:divBdr>
            </w:div>
            <w:div w:id="1914241107">
              <w:marLeft w:val="0"/>
              <w:marRight w:val="0"/>
              <w:marTop w:val="0"/>
              <w:marBottom w:val="0"/>
              <w:divBdr>
                <w:top w:val="none" w:sz="0" w:space="0" w:color="auto"/>
                <w:left w:val="none" w:sz="0" w:space="0" w:color="auto"/>
                <w:bottom w:val="none" w:sz="0" w:space="0" w:color="auto"/>
                <w:right w:val="none" w:sz="0" w:space="0" w:color="auto"/>
              </w:divBdr>
            </w:div>
            <w:div w:id="89939040">
              <w:marLeft w:val="0"/>
              <w:marRight w:val="0"/>
              <w:marTop w:val="0"/>
              <w:marBottom w:val="0"/>
              <w:divBdr>
                <w:top w:val="none" w:sz="0" w:space="0" w:color="auto"/>
                <w:left w:val="none" w:sz="0" w:space="0" w:color="auto"/>
                <w:bottom w:val="none" w:sz="0" w:space="0" w:color="auto"/>
                <w:right w:val="none" w:sz="0" w:space="0" w:color="auto"/>
              </w:divBdr>
            </w:div>
            <w:div w:id="2067684013">
              <w:marLeft w:val="0"/>
              <w:marRight w:val="0"/>
              <w:marTop w:val="0"/>
              <w:marBottom w:val="0"/>
              <w:divBdr>
                <w:top w:val="none" w:sz="0" w:space="0" w:color="auto"/>
                <w:left w:val="none" w:sz="0" w:space="0" w:color="auto"/>
                <w:bottom w:val="none" w:sz="0" w:space="0" w:color="auto"/>
                <w:right w:val="none" w:sz="0" w:space="0" w:color="auto"/>
              </w:divBdr>
            </w:div>
            <w:div w:id="863714913">
              <w:marLeft w:val="0"/>
              <w:marRight w:val="0"/>
              <w:marTop w:val="0"/>
              <w:marBottom w:val="0"/>
              <w:divBdr>
                <w:top w:val="none" w:sz="0" w:space="0" w:color="auto"/>
                <w:left w:val="none" w:sz="0" w:space="0" w:color="auto"/>
                <w:bottom w:val="none" w:sz="0" w:space="0" w:color="auto"/>
                <w:right w:val="none" w:sz="0" w:space="0" w:color="auto"/>
              </w:divBdr>
            </w:div>
            <w:div w:id="625547192">
              <w:marLeft w:val="0"/>
              <w:marRight w:val="0"/>
              <w:marTop w:val="0"/>
              <w:marBottom w:val="0"/>
              <w:divBdr>
                <w:top w:val="none" w:sz="0" w:space="0" w:color="auto"/>
                <w:left w:val="none" w:sz="0" w:space="0" w:color="auto"/>
                <w:bottom w:val="none" w:sz="0" w:space="0" w:color="auto"/>
                <w:right w:val="none" w:sz="0" w:space="0" w:color="auto"/>
              </w:divBdr>
            </w:div>
            <w:div w:id="2065907706">
              <w:marLeft w:val="0"/>
              <w:marRight w:val="0"/>
              <w:marTop w:val="0"/>
              <w:marBottom w:val="0"/>
              <w:divBdr>
                <w:top w:val="none" w:sz="0" w:space="0" w:color="auto"/>
                <w:left w:val="none" w:sz="0" w:space="0" w:color="auto"/>
                <w:bottom w:val="none" w:sz="0" w:space="0" w:color="auto"/>
                <w:right w:val="none" w:sz="0" w:space="0" w:color="auto"/>
              </w:divBdr>
            </w:div>
            <w:div w:id="2014994541">
              <w:marLeft w:val="0"/>
              <w:marRight w:val="0"/>
              <w:marTop w:val="0"/>
              <w:marBottom w:val="0"/>
              <w:divBdr>
                <w:top w:val="none" w:sz="0" w:space="0" w:color="auto"/>
                <w:left w:val="none" w:sz="0" w:space="0" w:color="auto"/>
                <w:bottom w:val="none" w:sz="0" w:space="0" w:color="auto"/>
                <w:right w:val="none" w:sz="0" w:space="0" w:color="auto"/>
              </w:divBdr>
            </w:div>
            <w:div w:id="1660963096">
              <w:marLeft w:val="0"/>
              <w:marRight w:val="0"/>
              <w:marTop w:val="0"/>
              <w:marBottom w:val="0"/>
              <w:divBdr>
                <w:top w:val="none" w:sz="0" w:space="0" w:color="auto"/>
                <w:left w:val="none" w:sz="0" w:space="0" w:color="auto"/>
                <w:bottom w:val="none" w:sz="0" w:space="0" w:color="auto"/>
                <w:right w:val="none" w:sz="0" w:space="0" w:color="auto"/>
              </w:divBdr>
            </w:div>
            <w:div w:id="1216510196">
              <w:marLeft w:val="0"/>
              <w:marRight w:val="0"/>
              <w:marTop w:val="0"/>
              <w:marBottom w:val="0"/>
              <w:divBdr>
                <w:top w:val="none" w:sz="0" w:space="0" w:color="auto"/>
                <w:left w:val="none" w:sz="0" w:space="0" w:color="auto"/>
                <w:bottom w:val="none" w:sz="0" w:space="0" w:color="auto"/>
                <w:right w:val="none" w:sz="0" w:space="0" w:color="auto"/>
              </w:divBdr>
            </w:div>
            <w:div w:id="1578250736">
              <w:marLeft w:val="0"/>
              <w:marRight w:val="0"/>
              <w:marTop w:val="0"/>
              <w:marBottom w:val="0"/>
              <w:divBdr>
                <w:top w:val="none" w:sz="0" w:space="0" w:color="auto"/>
                <w:left w:val="none" w:sz="0" w:space="0" w:color="auto"/>
                <w:bottom w:val="none" w:sz="0" w:space="0" w:color="auto"/>
                <w:right w:val="none" w:sz="0" w:space="0" w:color="auto"/>
              </w:divBdr>
            </w:div>
            <w:div w:id="1380058585">
              <w:marLeft w:val="0"/>
              <w:marRight w:val="0"/>
              <w:marTop w:val="0"/>
              <w:marBottom w:val="0"/>
              <w:divBdr>
                <w:top w:val="none" w:sz="0" w:space="0" w:color="auto"/>
                <w:left w:val="none" w:sz="0" w:space="0" w:color="auto"/>
                <w:bottom w:val="none" w:sz="0" w:space="0" w:color="auto"/>
                <w:right w:val="none" w:sz="0" w:space="0" w:color="auto"/>
              </w:divBdr>
            </w:div>
            <w:div w:id="1883444337">
              <w:marLeft w:val="0"/>
              <w:marRight w:val="0"/>
              <w:marTop w:val="0"/>
              <w:marBottom w:val="0"/>
              <w:divBdr>
                <w:top w:val="none" w:sz="0" w:space="0" w:color="auto"/>
                <w:left w:val="none" w:sz="0" w:space="0" w:color="auto"/>
                <w:bottom w:val="none" w:sz="0" w:space="0" w:color="auto"/>
                <w:right w:val="none" w:sz="0" w:space="0" w:color="auto"/>
              </w:divBdr>
            </w:div>
            <w:div w:id="1042897576">
              <w:marLeft w:val="0"/>
              <w:marRight w:val="0"/>
              <w:marTop w:val="0"/>
              <w:marBottom w:val="0"/>
              <w:divBdr>
                <w:top w:val="none" w:sz="0" w:space="0" w:color="auto"/>
                <w:left w:val="none" w:sz="0" w:space="0" w:color="auto"/>
                <w:bottom w:val="none" w:sz="0" w:space="0" w:color="auto"/>
                <w:right w:val="none" w:sz="0" w:space="0" w:color="auto"/>
              </w:divBdr>
            </w:div>
            <w:div w:id="201863616">
              <w:marLeft w:val="0"/>
              <w:marRight w:val="0"/>
              <w:marTop w:val="0"/>
              <w:marBottom w:val="0"/>
              <w:divBdr>
                <w:top w:val="none" w:sz="0" w:space="0" w:color="auto"/>
                <w:left w:val="none" w:sz="0" w:space="0" w:color="auto"/>
                <w:bottom w:val="none" w:sz="0" w:space="0" w:color="auto"/>
                <w:right w:val="none" w:sz="0" w:space="0" w:color="auto"/>
              </w:divBdr>
            </w:div>
            <w:div w:id="809439175">
              <w:marLeft w:val="0"/>
              <w:marRight w:val="0"/>
              <w:marTop w:val="0"/>
              <w:marBottom w:val="0"/>
              <w:divBdr>
                <w:top w:val="none" w:sz="0" w:space="0" w:color="auto"/>
                <w:left w:val="none" w:sz="0" w:space="0" w:color="auto"/>
                <w:bottom w:val="none" w:sz="0" w:space="0" w:color="auto"/>
                <w:right w:val="none" w:sz="0" w:space="0" w:color="auto"/>
              </w:divBdr>
            </w:div>
            <w:div w:id="1453667166">
              <w:marLeft w:val="0"/>
              <w:marRight w:val="0"/>
              <w:marTop w:val="0"/>
              <w:marBottom w:val="0"/>
              <w:divBdr>
                <w:top w:val="none" w:sz="0" w:space="0" w:color="auto"/>
                <w:left w:val="none" w:sz="0" w:space="0" w:color="auto"/>
                <w:bottom w:val="none" w:sz="0" w:space="0" w:color="auto"/>
                <w:right w:val="none" w:sz="0" w:space="0" w:color="auto"/>
              </w:divBdr>
            </w:div>
            <w:div w:id="976690877">
              <w:marLeft w:val="0"/>
              <w:marRight w:val="0"/>
              <w:marTop w:val="0"/>
              <w:marBottom w:val="0"/>
              <w:divBdr>
                <w:top w:val="none" w:sz="0" w:space="0" w:color="auto"/>
                <w:left w:val="none" w:sz="0" w:space="0" w:color="auto"/>
                <w:bottom w:val="none" w:sz="0" w:space="0" w:color="auto"/>
                <w:right w:val="none" w:sz="0" w:space="0" w:color="auto"/>
              </w:divBdr>
            </w:div>
            <w:div w:id="1193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062">
      <w:bodyDiv w:val="1"/>
      <w:marLeft w:val="0"/>
      <w:marRight w:val="0"/>
      <w:marTop w:val="0"/>
      <w:marBottom w:val="0"/>
      <w:divBdr>
        <w:top w:val="none" w:sz="0" w:space="0" w:color="auto"/>
        <w:left w:val="none" w:sz="0" w:space="0" w:color="auto"/>
        <w:bottom w:val="none" w:sz="0" w:space="0" w:color="auto"/>
        <w:right w:val="none" w:sz="0" w:space="0" w:color="auto"/>
      </w:divBdr>
    </w:div>
    <w:div w:id="2126994618">
      <w:bodyDiv w:val="1"/>
      <w:marLeft w:val="0"/>
      <w:marRight w:val="0"/>
      <w:marTop w:val="0"/>
      <w:marBottom w:val="0"/>
      <w:divBdr>
        <w:top w:val="none" w:sz="0" w:space="0" w:color="auto"/>
        <w:left w:val="none" w:sz="0" w:space="0" w:color="auto"/>
        <w:bottom w:val="none" w:sz="0" w:space="0" w:color="auto"/>
        <w:right w:val="none" w:sz="0" w:space="0" w:color="auto"/>
      </w:divBdr>
      <w:divsChild>
        <w:div w:id="1114711456">
          <w:marLeft w:val="0"/>
          <w:marRight w:val="0"/>
          <w:marTop w:val="0"/>
          <w:marBottom w:val="0"/>
          <w:divBdr>
            <w:top w:val="none" w:sz="0" w:space="0" w:color="auto"/>
            <w:left w:val="none" w:sz="0" w:space="0" w:color="auto"/>
            <w:bottom w:val="none" w:sz="0" w:space="0" w:color="auto"/>
            <w:right w:val="none" w:sz="0" w:space="0" w:color="auto"/>
          </w:divBdr>
          <w:divsChild>
            <w:div w:id="1798642312">
              <w:marLeft w:val="0"/>
              <w:marRight w:val="0"/>
              <w:marTop w:val="0"/>
              <w:marBottom w:val="0"/>
              <w:divBdr>
                <w:top w:val="none" w:sz="0" w:space="0" w:color="auto"/>
                <w:left w:val="none" w:sz="0" w:space="0" w:color="auto"/>
                <w:bottom w:val="none" w:sz="0" w:space="0" w:color="auto"/>
                <w:right w:val="none" w:sz="0" w:space="0" w:color="auto"/>
              </w:divBdr>
            </w:div>
            <w:div w:id="1742406357">
              <w:marLeft w:val="0"/>
              <w:marRight w:val="0"/>
              <w:marTop w:val="0"/>
              <w:marBottom w:val="0"/>
              <w:divBdr>
                <w:top w:val="none" w:sz="0" w:space="0" w:color="auto"/>
                <w:left w:val="none" w:sz="0" w:space="0" w:color="auto"/>
                <w:bottom w:val="none" w:sz="0" w:space="0" w:color="auto"/>
                <w:right w:val="none" w:sz="0" w:space="0" w:color="auto"/>
              </w:divBdr>
            </w:div>
            <w:div w:id="823739754">
              <w:marLeft w:val="0"/>
              <w:marRight w:val="0"/>
              <w:marTop w:val="0"/>
              <w:marBottom w:val="0"/>
              <w:divBdr>
                <w:top w:val="none" w:sz="0" w:space="0" w:color="auto"/>
                <w:left w:val="none" w:sz="0" w:space="0" w:color="auto"/>
                <w:bottom w:val="none" w:sz="0" w:space="0" w:color="auto"/>
                <w:right w:val="none" w:sz="0" w:space="0" w:color="auto"/>
              </w:divBdr>
            </w:div>
            <w:div w:id="586623103">
              <w:marLeft w:val="0"/>
              <w:marRight w:val="0"/>
              <w:marTop w:val="0"/>
              <w:marBottom w:val="0"/>
              <w:divBdr>
                <w:top w:val="none" w:sz="0" w:space="0" w:color="auto"/>
                <w:left w:val="none" w:sz="0" w:space="0" w:color="auto"/>
                <w:bottom w:val="none" w:sz="0" w:space="0" w:color="auto"/>
                <w:right w:val="none" w:sz="0" w:space="0" w:color="auto"/>
              </w:divBdr>
            </w:div>
            <w:div w:id="719133629">
              <w:marLeft w:val="0"/>
              <w:marRight w:val="0"/>
              <w:marTop w:val="0"/>
              <w:marBottom w:val="0"/>
              <w:divBdr>
                <w:top w:val="none" w:sz="0" w:space="0" w:color="auto"/>
                <w:left w:val="none" w:sz="0" w:space="0" w:color="auto"/>
                <w:bottom w:val="none" w:sz="0" w:space="0" w:color="auto"/>
                <w:right w:val="none" w:sz="0" w:space="0" w:color="auto"/>
              </w:divBdr>
            </w:div>
            <w:div w:id="560138571">
              <w:marLeft w:val="0"/>
              <w:marRight w:val="0"/>
              <w:marTop w:val="0"/>
              <w:marBottom w:val="0"/>
              <w:divBdr>
                <w:top w:val="none" w:sz="0" w:space="0" w:color="auto"/>
                <w:left w:val="none" w:sz="0" w:space="0" w:color="auto"/>
                <w:bottom w:val="none" w:sz="0" w:space="0" w:color="auto"/>
                <w:right w:val="none" w:sz="0" w:space="0" w:color="auto"/>
              </w:divBdr>
            </w:div>
            <w:div w:id="71858767">
              <w:marLeft w:val="0"/>
              <w:marRight w:val="0"/>
              <w:marTop w:val="0"/>
              <w:marBottom w:val="0"/>
              <w:divBdr>
                <w:top w:val="none" w:sz="0" w:space="0" w:color="auto"/>
                <w:left w:val="none" w:sz="0" w:space="0" w:color="auto"/>
                <w:bottom w:val="none" w:sz="0" w:space="0" w:color="auto"/>
                <w:right w:val="none" w:sz="0" w:space="0" w:color="auto"/>
              </w:divBdr>
            </w:div>
            <w:div w:id="1633755731">
              <w:marLeft w:val="0"/>
              <w:marRight w:val="0"/>
              <w:marTop w:val="0"/>
              <w:marBottom w:val="0"/>
              <w:divBdr>
                <w:top w:val="none" w:sz="0" w:space="0" w:color="auto"/>
                <w:left w:val="none" w:sz="0" w:space="0" w:color="auto"/>
                <w:bottom w:val="none" w:sz="0" w:space="0" w:color="auto"/>
                <w:right w:val="none" w:sz="0" w:space="0" w:color="auto"/>
              </w:divBdr>
            </w:div>
            <w:div w:id="1786654689">
              <w:marLeft w:val="0"/>
              <w:marRight w:val="0"/>
              <w:marTop w:val="0"/>
              <w:marBottom w:val="0"/>
              <w:divBdr>
                <w:top w:val="none" w:sz="0" w:space="0" w:color="auto"/>
                <w:left w:val="none" w:sz="0" w:space="0" w:color="auto"/>
                <w:bottom w:val="none" w:sz="0" w:space="0" w:color="auto"/>
                <w:right w:val="none" w:sz="0" w:space="0" w:color="auto"/>
              </w:divBdr>
            </w:div>
            <w:div w:id="1729066418">
              <w:marLeft w:val="0"/>
              <w:marRight w:val="0"/>
              <w:marTop w:val="0"/>
              <w:marBottom w:val="0"/>
              <w:divBdr>
                <w:top w:val="none" w:sz="0" w:space="0" w:color="auto"/>
                <w:left w:val="none" w:sz="0" w:space="0" w:color="auto"/>
                <w:bottom w:val="none" w:sz="0" w:space="0" w:color="auto"/>
                <w:right w:val="none" w:sz="0" w:space="0" w:color="auto"/>
              </w:divBdr>
            </w:div>
            <w:div w:id="1780446053">
              <w:marLeft w:val="0"/>
              <w:marRight w:val="0"/>
              <w:marTop w:val="0"/>
              <w:marBottom w:val="0"/>
              <w:divBdr>
                <w:top w:val="none" w:sz="0" w:space="0" w:color="auto"/>
                <w:left w:val="none" w:sz="0" w:space="0" w:color="auto"/>
                <w:bottom w:val="none" w:sz="0" w:space="0" w:color="auto"/>
                <w:right w:val="none" w:sz="0" w:space="0" w:color="auto"/>
              </w:divBdr>
            </w:div>
            <w:div w:id="606086070">
              <w:marLeft w:val="0"/>
              <w:marRight w:val="0"/>
              <w:marTop w:val="0"/>
              <w:marBottom w:val="0"/>
              <w:divBdr>
                <w:top w:val="none" w:sz="0" w:space="0" w:color="auto"/>
                <w:left w:val="none" w:sz="0" w:space="0" w:color="auto"/>
                <w:bottom w:val="none" w:sz="0" w:space="0" w:color="auto"/>
                <w:right w:val="none" w:sz="0" w:space="0" w:color="auto"/>
              </w:divBdr>
            </w:div>
            <w:div w:id="241917736">
              <w:marLeft w:val="0"/>
              <w:marRight w:val="0"/>
              <w:marTop w:val="0"/>
              <w:marBottom w:val="0"/>
              <w:divBdr>
                <w:top w:val="none" w:sz="0" w:space="0" w:color="auto"/>
                <w:left w:val="none" w:sz="0" w:space="0" w:color="auto"/>
                <w:bottom w:val="none" w:sz="0" w:space="0" w:color="auto"/>
                <w:right w:val="none" w:sz="0" w:space="0" w:color="auto"/>
              </w:divBdr>
            </w:div>
            <w:div w:id="574122388">
              <w:marLeft w:val="0"/>
              <w:marRight w:val="0"/>
              <w:marTop w:val="0"/>
              <w:marBottom w:val="0"/>
              <w:divBdr>
                <w:top w:val="none" w:sz="0" w:space="0" w:color="auto"/>
                <w:left w:val="none" w:sz="0" w:space="0" w:color="auto"/>
                <w:bottom w:val="none" w:sz="0" w:space="0" w:color="auto"/>
                <w:right w:val="none" w:sz="0" w:space="0" w:color="auto"/>
              </w:divBdr>
            </w:div>
            <w:div w:id="1937905932">
              <w:marLeft w:val="0"/>
              <w:marRight w:val="0"/>
              <w:marTop w:val="0"/>
              <w:marBottom w:val="0"/>
              <w:divBdr>
                <w:top w:val="none" w:sz="0" w:space="0" w:color="auto"/>
                <w:left w:val="none" w:sz="0" w:space="0" w:color="auto"/>
                <w:bottom w:val="none" w:sz="0" w:space="0" w:color="auto"/>
                <w:right w:val="none" w:sz="0" w:space="0" w:color="auto"/>
              </w:divBdr>
            </w:div>
            <w:div w:id="1941523740">
              <w:marLeft w:val="0"/>
              <w:marRight w:val="0"/>
              <w:marTop w:val="0"/>
              <w:marBottom w:val="0"/>
              <w:divBdr>
                <w:top w:val="none" w:sz="0" w:space="0" w:color="auto"/>
                <w:left w:val="none" w:sz="0" w:space="0" w:color="auto"/>
                <w:bottom w:val="none" w:sz="0" w:space="0" w:color="auto"/>
                <w:right w:val="none" w:sz="0" w:space="0" w:color="auto"/>
              </w:divBdr>
            </w:div>
            <w:div w:id="1328436873">
              <w:marLeft w:val="0"/>
              <w:marRight w:val="0"/>
              <w:marTop w:val="0"/>
              <w:marBottom w:val="0"/>
              <w:divBdr>
                <w:top w:val="none" w:sz="0" w:space="0" w:color="auto"/>
                <w:left w:val="none" w:sz="0" w:space="0" w:color="auto"/>
                <w:bottom w:val="none" w:sz="0" w:space="0" w:color="auto"/>
                <w:right w:val="none" w:sz="0" w:space="0" w:color="auto"/>
              </w:divBdr>
            </w:div>
            <w:div w:id="1814904353">
              <w:marLeft w:val="0"/>
              <w:marRight w:val="0"/>
              <w:marTop w:val="0"/>
              <w:marBottom w:val="0"/>
              <w:divBdr>
                <w:top w:val="none" w:sz="0" w:space="0" w:color="auto"/>
                <w:left w:val="none" w:sz="0" w:space="0" w:color="auto"/>
                <w:bottom w:val="none" w:sz="0" w:space="0" w:color="auto"/>
                <w:right w:val="none" w:sz="0" w:space="0" w:color="auto"/>
              </w:divBdr>
            </w:div>
            <w:div w:id="359285286">
              <w:marLeft w:val="0"/>
              <w:marRight w:val="0"/>
              <w:marTop w:val="0"/>
              <w:marBottom w:val="0"/>
              <w:divBdr>
                <w:top w:val="none" w:sz="0" w:space="0" w:color="auto"/>
                <w:left w:val="none" w:sz="0" w:space="0" w:color="auto"/>
                <w:bottom w:val="none" w:sz="0" w:space="0" w:color="auto"/>
                <w:right w:val="none" w:sz="0" w:space="0" w:color="auto"/>
              </w:divBdr>
            </w:div>
            <w:div w:id="1257249540">
              <w:marLeft w:val="0"/>
              <w:marRight w:val="0"/>
              <w:marTop w:val="0"/>
              <w:marBottom w:val="0"/>
              <w:divBdr>
                <w:top w:val="none" w:sz="0" w:space="0" w:color="auto"/>
                <w:left w:val="none" w:sz="0" w:space="0" w:color="auto"/>
                <w:bottom w:val="none" w:sz="0" w:space="0" w:color="auto"/>
                <w:right w:val="none" w:sz="0" w:space="0" w:color="auto"/>
              </w:divBdr>
            </w:div>
            <w:div w:id="1854299739">
              <w:marLeft w:val="0"/>
              <w:marRight w:val="0"/>
              <w:marTop w:val="0"/>
              <w:marBottom w:val="0"/>
              <w:divBdr>
                <w:top w:val="none" w:sz="0" w:space="0" w:color="auto"/>
                <w:left w:val="none" w:sz="0" w:space="0" w:color="auto"/>
                <w:bottom w:val="none" w:sz="0" w:space="0" w:color="auto"/>
                <w:right w:val="none" w:sz="0" w:space="0" w:color="auto"/>
              </w:divBdr>
            </w:div>
            <w:div w:id="19279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6457">
      <w:bodyDiv w:val="1"/>
      <w:marLeft w:val="0"/>
      <w:marRight w:val="0"/>
      <w:marTop w:val="0"/>
      <w:marBottom w:val="0"/>
      <w:divBdr>
        <w:top w:val="none" w:sz="0" w:space="0" w:color="auto"/>
        <w:left w:val="none" w:sz="0" w:space="0" w:color="auto"/>
        <w:bottom w:val="none" w:sz="0" w:space="0" w:color="auto"/>
        <w:right w:val="none" w:sz="0" w:space="0" w:color="auto"/>
      </w:divBdr>
    </w:div>
    <w:div w:id="2133405315">
      <w:bodyDiv w:val="1"/>
      <w:marLeft w:val="0"/>
      <w:marRight w:val="0"/>
      <w:marTop w:val="0"/>
      <w:marBottom w:val="0"/>
      <w:divBdr>
        <w:top w:val="none" w:sz="0" w:space="0" w:color="auto"/>
        <w:left w:val="none" w:sz="0" w:space="0" w:color="auto"/>
        <w:bottom w:val="none" w:sz="0" w:space="0" w:color="auto"/>
        <w:right w:val="none" w:sz="0" w:space="0" w:color="auto"/>
      </w:divBdr>
      <w:divsChild>
        <w:div w:id="1675106692">
          <w:marLeft w:val="0"/>
          <w:marRight w:val="0"/>
          <w:marTop w:val="0"/>
          <w:marBottom w:val="0"/>
          <w:divBdr>
            <w:top w:val="none" w:sz="0" w:space="0" w:color="auto"/>
            <w:left w:val="none" w:sz="0" w:space="0" w:color="auto"/>
            <w:bottom w:val="none" w:sz="0" w:space="0" w:color="auto"/>
            <w:right w:val="none" w:sz="0" w:space="0" w:color="auto"/>
          </w:divBdr>
          <w:divsChild>
            <w:div w:id="1592541679">
              <w:marLeft w:val="0"/>
              <w:marRight w:val="0"/>
              <w:marTop w:val="0"/>
              <w:marBottom w:val="0"/>
              <w:divBdr>
                <w:top w:val="none" w:sz="0" w:space="0" w:color="auto"/>
                <w:left w:val="none" w:sz="0" w:space="0" w:color="auto"/>
                <w:bottom w:val="none" w:sz="0" w:space="0" w:color="auto"/>
                <w:right w:val="none" w:sz="0" w:space="0" w:color="auto"/>
              </w:divBdr>
            </w:div>
            <w:div w:id="371274191">
              <w:marLeft w:val="0"/>
              <w:marRight w:val="0"/>
              <w:marTop w:val="0"/>
              <w:marBottom w:val="0"/>
              <w:divBdr>
                <w:top w:val="none" w:sz="0" w:space="0" w:color="auto"/>
                <w:left w:val="none" w:sz="0" w:space="0" w:color="auto"/>
                <w:bottom w:val="none" w:sz="0" w:space="0" w:color="auto"/>
                <w:right w:val="none" w:sz="0" w:space="0" w:color="auto"/>
              </w:divBdr>
            </w:div>
            <w:div w:id="1634360516">
              <w:marLeft w:val="0"/>
              <w:marRight w:val="0"/>
              <w:marTop w:val="0"/>
              <w:marBottom w:val="0"/>
              <w:divBdr>
                <w:top w:val="none" w:sz="0" w:space="0" w:color="auto"/>
                <w:left w:val="none" w:sz="0" w:space="0" w:color="auto"/>
                <w:bottom w:val="none" w:sz="0" w:space="0" w:color="auto"/>
                <w:right w:val="none" w:sz="0" w:space="0" w:color="auto"/>
              </w:divBdr>
            </w:div>
            <w:div w:id="27922939">
              <w:marLeft w:val="0"/>
              <w:marRight w:val="0"/>
              <w:marTop w:val="0"/>
              <w:marBottom w:val="0"/>
              <w:divBdr>
                <w:top w:val="none" w:sz="0" w:space="0" w:color="auto"/>
                <w:left w:val="none" w:sz="0" w:space="0" w:color="auto"/>
                <w:bottom w:val="none" w:sz="0" w:space="0" w:color="auto"/>
                <w:right w:val="none" w:sz="0" w:space="0" w:color="auto"/>
              </w:divBdr>
            </w:div>
            <w:div w:id="1364594725">
              <w:marLeft w:val="0"/>
              <w:marRight w:val="0"/>
              <w:marTop w:val="0"/>
              <w:marBottom w:val="0"/>
              <w:divBdr>
                <w:top w:val="none" w:sz="0" w:space="0" w:color="auto"/>
                <w:left w:val="none" w:sz="0" w:space="0" w:color="auto"/>
                <w:bottom w:val="none" w:sz="0" w:space="0" w:color="auto"/>
                <w:right w:val="none" w:sz="0" w:space="0" w:color="auto"/>
              </w:divBdr>
            </w:div>
            <w:div w:id="1756168837">
              <w:marLeft w:val="0"/>
              <w:marRight w:val="0"/>
              <w:marTop w:val="0"/>
              <w:marBottom w:val="0"/>
              <w:divBdr>
                <w:top w:val="none" w:sz="0" w:space="0" w:color="auto"/>
                <w:left w:val="none" w:sz="0" w:space="0" w:color="auto"/>
                <w:bottom w:val="none" w:sz="0" w:space="0" w:color="auto"/>
                <w:right w:val="none" w:sz="0" w:space="0" w:color="auto"/>
              </w:divBdr>
            </w:div>
            <w:div w:id="763889461">
              <w:marLeft w:val="0"/>
              <w:marRight w:val="0"/>
              <w:marTop w:val="0"/>
              <w:marBottom w:val="0"/>
              <w:divBdr>
                <w:top w:val="none" w:sz="0" w:space="0" w:color="auto"/>
                <w:left w:val="none" w:sz="0" w:space="0" w:color="auto"/>
                <w:bottom w:val="none" w:sz="0" w:space="0" w:color="auto"/>
                <w:right w:val="none" w:sz="0" w:space="0" w:color="auto"/>
              </w:divBdr>
            </w:div>
            <w:div w:id="190459225">
              <w:marLeft w:val="0"/>
              <w:marRight w:val="0"/>
              <w:marTop w:val="0"/>
              <w:marBottom w:val="0"/>
              <w:divBdr>
                <w:top w:val="none" w:sz="0" w:space="0" w:color="auto"/>
                <w:left w:val="none" w:sz="0" w:space="0" w:color="auto"/>
                <w:bottom w:val="none" w:sz="0" w:space="0" w:color="auto"/>
                <w:right w:val="none" w:sz="0" w:space="0" w:color="auto"/>
              </w:divBdr>
            </w:div>
            <w:div w:id="936837501">
              <w:marLeft w:val="0"/>
              <w:marRight w:val="0"/>
              <w:marTop w:val="0"/>
              <w:marBottom w:val="0"/>
              <w:divBdr>
                <w:top w:val="none" w:sz="0" w:space="0" w:color="auto"/>
                <w:left w:val="none" w:sz="0" w:space="0" w:color="auto"/>
                <w:bottom w:val="none" w:sz="0" w:space="0" w:color="auto"/>
                <w:right w:val="none" w:sz="0" w:space="0" w:color="auto"/>
              </w:divBdr>
            </w:div>
            <w:div w:id="688413280">
              <w:marLeft w:val="0"/>
              <w:marRight w:val="0"/>
              <w:marTop w:val="0"/>
              <w:marBottom w:val="0"/>
              <w:divBdr>
                <w:top w:val="none" w:sz="0" w:space="0" w:color="auto"/>
                <w:left w:val="none" w:sz="0" w:space="0" w:color="auto"/>
                <w:bottom w:val="none" w:sz="0" w:space="0" w:color="auto"/>
                <w:right w:val="none" w:sz="0" w:space="0" w:color="auto"/>
              </w:divBdr>
            </w:div>
            <w:div w:id="882516849">
              <w:marLeft w:val="0"/>
              <w:marRight w:val="0"/>
              <w:marTop w:val="0"/>
              <w:marBottom w:val="0"/>
              <w:divBdr>
                <w:top w:val="none" w:sz="0" w:space="0" w:color="auto"/>
                <w:left w:val="none" w:sz="0" w:space="0" w:color="auto"/>
                <w:bottom w:val="none" w:sz="0" w:space="0" w:color="auto"/>
                <w:right w:val="none" w:sz="0" w:space="0" w:color="auto"/>
              </w:divBdr>
            </w:div>
            <w:div w:id="959607005">
              <w:marLeft w:val="0"/>
              <w:marRight w:val="0"/>
              <w:marTop w:val="0"/>
              <w:marBottom w:val="0"/>
              <w:divBdr>
                <w:top w:val="none" w:sz="0" w:space="0" w:color="auto"/>
                <w:left w:val="none" w:sz="0" w:space="0" w:color="auto"/>
                <w:bottom w:val="none" w:sz="0" w:space="0" w:color="auto"/>
                <w:right w:val="none" w:sz="0" w:space="0" w:color="auto"/>
              </w:divBdr>
            </w:div>
            <w:div w:id="1746951485">
              <w:marLeft w:val="0"/>
              <w:marRight w:val="0"/>
              <w:marTop w:val="0"/>
              <w:marBottom w:val="0"/>
              <w:divBdr>
                <w:top w:val="none" w:sz="0" w:space="0" w:color="auto"/>
                <w:left w:val="none" w:sz="0" w:space="0" w:color="auto"/>
                <w:bottom w:val="none" w:sz="0" w:space="0" w:color="auto"/>
                <w:right w:val="none" w:sz="0" w:space="0" w:color="auto"/>
              </w:divBdr>
            </w:div>
            <w:div w:id="26300754">
              <w:marLeft w:val="0"/>
              <w:marRight w:val="0"/>
              <w:marTop w:val="0"/>
              <w:marBottom w:val="0"/>
              <w:divBdr>
                <w:top w:val="none" w:sz="0" w:space="0" w:color="auto"/>
                <w:left w:val="none" w:sz="0" w:space="0" w:color="auto"/>
                <w:bottom w:val="none" w:sz="0" w:space="0" w:color="auto"/>
                <w:right w:val="none" w:sz="0" w:space="0" w:color="auto"/>
              </w:divBdr>
            </w:div>
            <w:div w:id="1713726125">
              <w:marLeft w:val="0"/>
              <w:marRight w:val="0"/>
              <w:marTop w:val="0"/>
              <w:marBottom w:val="0"/>
              <w:divBdr>
                <w:top w:val="none" w:sz="0" w:space="0" w:color="auto"/>
                <w:left w:val="none" w:sz="0" w:space="0" w:color="auto"/>
                <w:bottom w:val="none" w:sz="0" w:space="0" w:color="auto"/>
                <w:right w:val="none" w:sz="0" w:space="0" w:color="auto"/>
              </w:divBdr>
            </w:div>
            <w:div w:id="556622584">
              <w:marLeft w:val="0"/>
              <w:marRight w:val="0"/>
              <w:marTop w:val="0"/>
              <w:marBottom w:val="0"/>
              <w:divBdr>
                <w:top w:val="none" w:sz="0" w:space="0" w:color="auto"/>
                <w:left w:val="none" w:sz="0" w:space="0" w:color="auto"/>
                <w:bottom w:val="none" w:sz="0" w:space="0" w:color="auto"/>
                <w:right w:val="none" w:sz="0" w:space="0" w:color="auto"/>
              </w:divBdr>
            </w:div>
            <w:div w:id="1986467343">
              <w:marLeft w:val="0"/>
              <w:marRight w:val="0"/>
              <w:marTop w:val="0"/>
              <w:marBottom w:val="0"/>
              <w:divBdr>
                <w:top w:val="none" w:sz="0" w:space="0" w:color="auto"/>
                <w:left w:val="none" w:sz="0" w:space="0" w:color="auto"/>
                <w:bottom w:val="none" w:sz="0" w:space="0" w:color="auto"/>
                <w:right w:val="none" w:sz="0" w:space="0" w:color="auto"/>
              </w:divBdr>
            </w:div>
            <w:div w:id="1475487468">
              <w:marLeft w:val="0"/>
              <w:marRight w:val="0"/>
              <w:marTop w:val="0"/>
              <w:marBottom w:val="0"/>
              <w:divBdr>
                <w:top w:val="none" w:sz="0" w:space="0" w:color="auto"/>
                <w:left w:val="none" w:sz="0" w:space="0" w:color="auto"/>
                <w:bottom w:val="none" w:sz="0" w:space="0" w:color="auto"/>
                <w:right w:val="none" w:sz="0" w:space="0" w:color="auto"/>
              </w:divBdr>
            </w:div>
            <w:div w:id="1304385451">
              <w:marLeft w:val="0"/>
              <w:marRight w:val="0"/>
              <w:marTop w:val="0"/>
              <w:marBottom w:val="0"/>
              <w:divBdr>
                <w:top w:val="none" w:sz="0" w:space="0" w:color="auto"/>
                <w:left w:val="none" w:sz="0" w:space="0" w:color="auto"/>
                <w:bottom w:val="none" w:sz="0" w:space="0" w:color="auto"/>
                <w:right w:val="none" w:sz="0" w:space="0" w:color="auto"/>
              </w:divBdr>
            </w:div>
            <w:div w:id="1773353355">
              <w:marLeft w:val="0"/>
              <w:marRight w:val="0"/>
              <w:marTop w:val="0"/>
              <w:marBottom w:val="0"/>
              <w:divBdr>
                <w:top w:val="none" w:sz="0" w:space="0" w:color="auto"/>
                <w:left w:val="none" w:sz="0" w:space="0" w:color="auto"/>
                <w:bottom w:val="none" w:sz="0" w:space="0" w:color="auto"/>
                <w:right w:val="none" w:sz="0" w:space="0" w:color="auto"/>
              </w:divBdr>
            </w:div>
            <w:div w:id="376129585">
              <w:marLeft w:val="0"/>
              <w:marRight w:val="0"/>
              <w:marTop w:val="0"/>
              <w:marBottom w:val="0"/>
              <w:divBdr>
                <w:top w:val="none" w:sz="0" w:space="0" w:color="auto"/>
                <w:left w:val="none" w:sz="0" w:space="0" w:color="auto"/>
                <w:bottom w:val="none" w:sz="0" w:space="0" w:color="auto"/>
                <w:right w:val="none" w:sz="0" w:space="0" w:color="auto"/>
              </w:divBdr>
            </w:div>
            <w:div w:id="171334354">
              <w:marLeft w:val="0"/>
              <w:marRight w:val="0"/>
              <w:marTop w:val="0"/>
              <w:marBottom w:val="0"/>
              <w:divBdr>
                <w:top w:val="none" w:sz="0" w:space="0" w:color="auto"/>
                <w:left w:val="none" w:sz="0" w:space="0" w:color="auto"/>
                <w:bottom w:val="none" w:sz="0" w:space="0" w:color="auto"/>
                <w:right w:val="none" w:sz="0" w:space="0" w:color="auto"/>
              </w:divBdr>
            </w:div>
            <w:div w:id="1534033481">
              <w:marLeft w:val="0"/>
              <w:marRight w:val="0"/>
              <w:marTop w:val="0"/>
              <w:marBottom w:val="0"/>
              <w:divBdr>
                <w:top w:val="none" w:sz="0" w:space="0" w:color="auto"/>
                <w:left w:val="none" w:sz="0" w:space="0" w:color="auto"/>
                <w:bottom w:val="none" w:sz="0" w:space="0" w:color="auto"/>
                <w:right w:val="none" w:sz="0" w:space="0" w:color="auto"/>
              </w:divBdr>
            </w:div>
            <w:div w:id="1618095680">
              <w:marLeft w:val="0"/>
              <w:marRight w:val="0"/>
              <w:marTop w:val="0"/>
              <w:marBottom w:val="0"/>
              <w:divBdr>
                <w:top w:val="none" w:sz="0" w:space="0" w:color="auto"/>
                <w:left w:val="none" w:sz="0" w:space="0" w:color="auto"/>
                <w:bottom w:val="none" w:sz="0" w:space="0" w:color="auto"/>
                <w:right w:val="none" w:sz="0" w:space="0" w:color="auto"/>
              </w:divBdr>
            </w:div>
            <w:div w:id="15458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2660">
      <w:bodyDiv w:val="1"/>
      <w:marLeft w:val="0"/>
      <w:marRight w:val="0"/>
      <w:marTop w:val="0"/>
      <w:marBottom w:val="0"/>
      <w:divBdr>
        <w:top w:val="none" w:sz="0" w:space="0" w:color="auto"/>
        <w:left w:val="none" w:sz="0" w:space="0" w:color="auto"/>
        <w:bottom w:val="none" w:sz="0" w:space="0" w:color="auto"/>
        <w:right w:val="none" w:sz="0" w:space="0" w:color="auto"/>
      </w:divBdr>
      <w:divsChild>
        <w:div w:id="1583098713">
          <w:marLeft w:val="0"/>
          <w:marRight w:val="0"/>
          <w:marTop w:val="0"/>
          <w:marBottom w:val="0"/>
          <w:divBdr>
            <w:top w:val="none" w:sz="0" w:space="0" w:color="auto"/>
            <w:left w:val="none" w:sz="0" w:space="0" w:color="auto"/>
            <w:bottom w:val="none" w:sz="0" w:space="0" w:color="auto"/>
            <w:right w:val="none" w:sz="0" w:space="0" w:color="auto"/>
          </w:divBdr>
          <w:divsChild>
            <w:div w:id="1091314469">
              <w:marLeft w:val="0"/>
              <w:marRight w:val="0"/>
              <w:marTop w:val="0"/>
              <w:marBottom w:val="0"/>
              <w:divBdr>
                <w:top w:val="none" w:sz="0" w:space="0" w:color="auto"/>
                <w:left w:val="none" w:sz="0" w:space="0" w:color="auto"/>
                <w:bottom w:val="none" w:sz="0" w:space="0" w:color="auto"/>
                <w:right w:val="none" w:sz="0" w:space="0" w:color="auto"/>
              </w:divBdr>
            </w:div>
            <w:div w:id="1521778507">
              <w:marLeft w:val="0"/>
              <w:marRight w:val="0"/>
              <w:marTop w:val="0"/>
              <w:marBottom w:val="0"/>
              <w:divBdr>
                <w:top w:val="none" w:sz="0" w:space="0" w:color="auto"/>
                <w:left w:val="none" w:sz="0" w:space="0" w:color="auto"/>
                <w:bottom w:val="none" w:sz="0" w:space="0" w:color="auto"/>
                <w:right w:val="none" w:sz="0" w:space="0" w:color="auto"/>
              </w:divBdr>
            </w:div>
            <w:div w:id="188642132">
              <w:marLeft w:val="0"/>
              <w:marRight w:val="0"/>
              <w:marTop w:val="0"/>
              <w:marBottom w:val="0"/>
              <w:divBdr>
                <w:top w:val="none" w:sz="0" w:space="0" w:color="auto"/>
                <w:left w:val="none" w:sz="0" w:space="0" w:color="auto"/>
                <w:bottom w:val="none" w:sz="0" w:space="0" w:color="auto"/>
                <w:right w:val="none" w:sz="0" w:space="0" w:color="auto"/>
              </w:divBdr>
            </w:div>
            <w:div w:id="2142724714">
              <w:marLeft w:val="0"/>
              <w:marRight w:val="0"/>
              <w:marTop w:val="0"/>
              <w:marBottom w:val="0"/>
              <w:divBdr>
                <w:top w:val="none" w:sz="0" w:space="0" w:color="auto"/>
                <w:left w:val="none" w:sz="0" w:space="0" w:color="auto"/>
                <w:bottom w:val="none" w:sz="0" w:space="0" w:color="auto"/>
                <w:right w:val="none" w:sz="0" w:space="0" w:color="auto"/>
              </w:divBdr>
            </w:div>
            <w:div w:id="654068849">
              <w:marLeft w:val="0"/>
              <w:marRight w:val="0"/>
              <w:marTop w:val="0"/>
              <w:marBottom w:val="0"/>
              <w:divBdr>
                <w:top w:val="none" w:sz="0" w:space="0" w:color="auto"/>
                <w:left w:val="none" w:sz="0" w:space="0" w:color="auto"/>
                <w:bottom w:val="none" w:sz="0" w:space="0" w:color="auto"/>
                <w:right w:val="none" w:sz="0" w:space="0" w:color="auto"/>
              </w:divBdr>
            </w:div>
            <w:div w:id="462043821">
              <w:marLeft w:val="0"/>
              <w:marRight w:val="0"/>
              <w:marTop w:val="0"/>
              <w:marBottom w:val="0"/>
              <w:divBdr>
                <w:top w:val="none" w:sz="0" w:space="0" w:color="auto"/>
                <w:left w:val="none" w:sz="0" w:space="0" w:color="auto"/>
                <w:bottom w:val="none" w:sz="0" w:space="0" w:color="auto"/>
                <w:right w:val="none" w:sz="0" w:space="0" w:color="auto"/>
              </w:divBdr>
            </w:div>
            <w:div w:id="693388981">
              <w:marLeft w:val="0"/>
              <w:marRight w:val="0"/>
              <w:marTop w:val="0"/>
              <w:marBottom w:val="0"/>
              <w:divBdr>
                <w:top w:val="none" w:sz="0" w:space="0" w:color="auto"/>
                <w:left w:val="none" w:sz="0" w:space="0" w:color="auto"/>
                <w:bottom w:val="none" w:sz="0" w:space="0" w:color="auto"/>
                <w:right w:val="none" w:sz="0" w:space="0" w:color="auto"/>
              </w:divBdr>
            </w:div>
            <w:div w:id="533689733">
              <w:marLeft w:val="0"/>
              <w:marRight w:val="0"/>
              <w:marTop w:val="0"/>
              <w:marBottom w:val="0"/>
              <w:divBdr>
                <w:top w:val="none" w:sz="0" w:space="0" w:color="auto"/>
                <w:left w:val="none" w:sz="0" w:space="0" w:color="auto"/>
                <w:bottom w:val="none" w:sz="0" w:space="0" w:color="auto"/>
                <w:right w:val="none" w:sz="0" w:space="0" w:color="auto"/>
              </w:divBdr>
            </w:div>
            <w:div w:id="500895184">
              <w:marLeft w:val="0"/>
              <w:marRight w:val="0"/>
              <w:marTop w:val="0"/>
              <w:marBottom w:val="0"/>
              <w:divBdr>
                <w:top w:val="none" w:sz="0" w:space="0" w:color="auto"/>
                <w:left w:val="none" w:sz="0" w:space="0" w:color="auto"/>
                <w:bottom w:val="none" w:sz="0" w:space="0" w:color="auto"/>
                <w:right w:val="none" w:sz="0" w:space="0" w:color="auto"/>
              </w:divBdr>
            </w:div>
            <w:div w:id="15156227">
              <w:marLeft w:val="0"/>
              <w:marRight w:val="0"/>
              <w:marTop w:val="0"/>
              <w:marBottom w:val="0"/>
              <w:divBdr>
                <w:top w:val="none" w:sz="0" w:space="0" w:color="auto"/>
                <w:left w:val="none" w:sz="0" w:space="0" w:color="auto"/>
                <w:bottom w:val="none" w:sz="0" w:space="0" w:color="auto"/>
                <w:right w:val="none" w:sz="0" w:space="0" w:color="auto"/>
              </w:divBdr>
            </w:div>
            <w:div w:id="1214267528">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283345459">
              <w:marLeft w:val="0"/>
              <w:marRight w:val="0"/>
              <w:marTop w:val="0"/>
              <w:marBottom w:val="0"/>
              <w:divBdr>
                <w:top w:val="none" w:sz="0" w:space="0" w:color="auto"/>
                <w:left w:val="none" w:sz="0" w:space="0" w:color="auto"/>
                <w:bottom w:val="none" w:sz="0" w:space="0" w:color="auto"/>
                <w:right w:val="none" w:sz="0" w:space="0" w:color="auto"/>
              </w:divBdr>
            </w:div>
            <w:div w:id="1811555345">
              <w:marLeft w:val="0"/>
              <w:marRight w:val="0"/>
              <w:marTop w:val="0"/>
              <w:marBottom w:val="0"/>
              <w:divBdr>
                <w:top w:val="none" w:sz="0" w:space="0" w:color="auto"/>
                <w:left w:val="none" w:sz="0" w:space="0" w:color="auto"/>
                <w:bottom w:val="none" w:sz="0" w:space="0" w:color="auto"/>
                <w:right w:val="none" w:sz="0" w:space="0" w:color="auto"/>
              </w:divBdr>
            </w:div>
            <w:div w:id="965432881">
              <w:marLeft w:val="0"/>
              <w:marRight w:val="0"/>
              <w:marTop w:val="0"/>
              <w:marBottom w:val="0"/>
              <w:divBdr>
                <w:top w:val="none" w:sz="0" w:space="0" w:color="auto"/>
                <w:left w:val="none" w:sz="0" w:space="0" w:color="auto"/>
                <w:bottom w:val="none" w:sz="0" w:space="0" w:color="auto"/>
                <w:right w:val="none" w:sz="0" w:space="0" w:color="auto"/>
              </w:divBdr>
            </w:div>
            <w:div w:id="1001856961">
              <w:marLeft w:val="0"/>
              <w:marRight w:val="0"/>
              <w:marTop w:val="0"/>
              <w:marBottom w:val="0"/>
              <w:divBdr>
                <w:top w:val="none" w:sz="0" w:space="0" w:color="auto"/>
                <w:left w:val="none" w:sz="0" w:space="0" w:color="auto"/>
                <w:bottom w:val="none" w:sz="0" w:space="0" w:color="auto"/>
                <w:right w:val="none" w:sz="0" w:space="0" w:color="auto"/>
              </w:divBdr>
            </w:div>
            <w:div w:id="932251207">
              <w:marLeft w:val="0"/>
              <w:marRight w:val="0"/>
              <w:marTop w:val="0"/>
              <w:marBottom w:val="0"/>
              <w:divBdr>
                <w:top w:val="none" w:sz="0" w:space="0" w:color="auto"/>
                <w:left w:val="none" w:sz="0" w:space="0" w:color="auto"/>
                <w:bottom w:val="none" w:sz="0" w:space="0" w:color="auto"/>
                <w:right w:val="none" w:sz="0" w:space="0" w:color="auto"/>
              </w:divBdr>
            </w:div>
            <w:div w:id="1290168408">
              <w:marLeft w:val="0"/>
              <w:marRight w:val="0"/>
              <w:marTop w:val="0"/>
              <w:marBottom w:val="0"/>
              <w:divBdr>
                <w:top w:val="none" w:sz="0" w:space="0" w:color="auto"/>
                <w:left w:val="none" w:sz="0" w:space="0" w:color="auto"/>
                <w:bottom w:val="none" w:sz="0" w:space="0" w:color="auto"/>
                <w:right w:val="none" w:sz="0" w:space="0" w:color="auto"/>
              </w:divBdr>
            </w:div>
            <w:div w:id="6117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1161">
      <w:bodyDiv w:val="1"/>
      <w:marLeft w:val="0"/>
      <w:marRight w:val="0"/>
      <w:marTop w:val="0"/>
      <w:marBottom w:val="0"/>
      <w:divBdr>
        <w:top w:val="none" w:sz="0" w:space="0" w:color="auto"/>
        <w:left w:val="none" w:sz="0" w:space="0" w:color="auto"/>
        <w:bottom w:val="none" w:sz="0" w:space="0" w:color="auto"/>
        <w:right w:val="none" w:sz="0" w:space="0" w:color="auto"/>
      </w:divBdr>
      <w:divsChild>
        <w:div w:id="749470720">
          <w:marLeft w:val="0"/>
          <w:marRight w:val="0"/>
          <w:marTop w:val="0"/>
          <w:marBottom w:val="0"/>
          <w:divBdr>
            <w:top w:val="none" w:sz="0" w:space="0" w:color="auto"/>
            <w:left w:val="none" w:sz="0" w:space="0" w:color="auto"/>
            <w:bottom w:val="none" w:sz="0" w:space="0" w:color="auto"/>
            <w:right w:val="none" w:sz="0" w:space="0" w:color="auto"/>
          </w:divBdr>
          <w:divsChild>
            <w:div w:id="1363047900">
              <w:marLeft w:val="0"/>
              <w:marRight w:val="0"/>
              <w:marTop w:val="0"/>
              <w:marBottom w:val="0"/>
              <w:divBdr>
                <w:top w:val="none" w:sz="0" w:space="0" w:color="auto"/>
                <w:left w:val="none" w:sz="0" w:space="0" w:color="auto"/>
                <w:bottom w:val="none" w:sz="0" w:space="0" w:color="auto"/>
                <w:right w:val="none" w:sz="0" w:space="0" w:color="auto"/>
              </w:divBdr>
            </w:div>
            <w:div w:id="888616473">
              <w:marLeft w:val="0"/>
              <w:marRight w:val="0"/>
              <w:marTop w:val="0"/>
              <w:marBottom w:val="0"/>
              <w:divBdr>
                <w:top w:val="none" w:sz="0" w:space="0" w:color="auto"/>
                <w:left w:val="none" w:sz="0" w:space="0" w:color="auto"/>
                <w:bottom w:val="none" w:sz="0" w:space="0" w:color="auto"/>
                <w:right w:val="none" w:sz="0" w:space="0" w:color="auto"/>
              </w:divBdr>
            </w:div>
            <w:div w:id="1885406870">
              <w:marLeft w:val="0"/>
              <w:marRight w:val="0"/>
              <w:marTop w:val="0"/>
              <w:marBottom w:val="0"/>
              <w:divBdr>
                <w:top w:val="none" w:sz="0" w:space="0" w:color="auto"/>
                <w:left w:val="none" w:sz="0" w:space="0" w:color="auto"/>
                <w:bottom w:val="none" w:sz="0" w:space="0" w:color="auto"/>
                <w:right w:val="none" w:sz="0" w:space="0" w:color="auto"/>
              </w:divBdr>
            </w:div>
            <w:div w:id="1021004730">
              <w:marLeft w:val="0"/>
              <w:marRight w:val="0"/>
              <w:marTop w:val="0"/>
              <w:marBottom w:val="0"/>
              <w:divBdr>
                <w:top w:val="none" w:sz="0" w:space="0" w:color="auto"/>
                <w:left w:val="none" w:sz="0" w:space="0" w:color="auto"/>
                <w:bottom w:val="none" w:sz="0" w:space="0" w:color="auto"/>
                <w:right w:val="none" w:sz="0" w:space="0" w:color="auto"/>
              </w:divBdr>
            </w:div>
            <w:div w:id="745805884">
              <w:marLeft w:val="0"/>
              <w:marRight w:val="0"/>
              <w:marTop w:val="0"/>
              <w:marBottom w:val="0"/>
              <w:divBdr>
                <w:top w:val="none" w:sz="0" w:space="0" w:color="auto"/>
                <w:left w:val="none" w:sz="0" w:space="0" w:color="auto"/>
                <w:bottom w:val="none" w:sz="0" w:space="0" w:color="auto"/>
                <w:right w:val="none" w:sz="0" w:space="0" w:color="auto"/>
              </w:divBdr>
            </w:div>
            <w:div w:id="903638908">
              <w:marLeft w:val="0"/>
              <w:marRight w:val="0"/>
              <w:marTop w:val="0"/>
              <w:marBottom w:val="0"/>
              <w:divBdr>
                <w:top w:val="none" w:sz="0" w:space="0" w:color="auto"/>
                <w:left w:val="none" w:sz="0" w:space="0" w:color="auto"/>
                <w:bottom w:val="none" w:sz="0" w:space="0" w:color="auto"/>
                <w:right w:val="none" w:sz="0" w:space="0" w:color="auto"/>
              </w:divBdr>
            </w:div>
            <w:div w:id="551775751">
              <w:marLeft w:val="0"/>
              <w:marRight w:val="0"/>
              <w:marTop w:val="0"/>
              <w:marBottom w:val="0"/>
              <w:divBdr>
                <w:top w:val="none" w:sz="0" w:space="0" w:color="auto"/>
                <w:left w:val="none" w:sz="0" w:space="0" w:color="auto"/>
                <w:bottom w:val="none" w:sz="0" w:space="0" w:color="auto"/>
                <w:right w:val="none" w:sz="0" w:space="0" w:color="auto"/>
              </w:divBdr>
            </w:div>
            <w:div w:id="709064053">
              <w:marLeft w:val="0"/>
              <w:marRight w:val="0"/>
              <w:marTop w:val="0"/>
              <w:marBottom w:val="0"/>
              <w:divBdr>
                <w:top w:val="none" w:sz="0" w:space="0" w:color="auto"/>
                <w:left w:val="none" w:sz="0" w:space="0" w:color="auto"/>
                <w:bottom w:val="none" w:sz="0" w:space="0" w:color="auto"/>
                <w:right w:val="none" w:sz="0" w:space="0" w:color="auto"/>
              </w:divBdr>
            </w:div>
            <w:div w:id="582494693">
              <w:marLeft w:val="0"/>
              <w:marRight w:val="0"/>
              <w:marTop w:val="0"/>
              <w:marBottom w:val="0"/>
              <w:divBdr>
                <w:top w:val="none" w:sz="0" w:space="0" w:color="auto"/>
                <w:left w:val="none" w:sz="0" w:space="0" w:color="auto"/>
                <w:bottom w:val="none" w:sz="0" w:space="0" w:color="auto"/>
                <w:right w:val="none" w:sz="0" w:space="0" w:color="auto"/>
              </w:divBdr>
            </w:div>
            <w:div w:id="993988512">
              <w:marLeft w:val="0"/>
              <w:marRight w:val="0"/>
              <w:marTop w:val="0"/>
              <w:marBottom w:val="0"/>
              <w:divBdr>
                <w:top w:val="none" w:sz="0" w:space="0" w:color="auto"/>
                <w:left w:val="none" w:sz="0" w:space="0" w:color="auto"/>
                <w:bottom w:val="none" w:sz="0" w:space="0" w:color="auto"/>
                <w:right w:val="none" w:sz="0" w:space="0" w:color="auto"/>
              </w:divBdr>
            </w:div>
            <w:div w:id="1889953489">
              <w:marLeft w:val="0"/>
              <w:marRight w:val="0"/>
              <w:marTop w:val="0"/>
              <w:marBottom w:val="0"/>
              <w:divBdr>
                <w:top w:val="none" w:sz="0" w:space="0" w:color="auto"/>
                <w:left w:val="none" w:sz="0" w:space="0" w:color="auto"/>
                <w:bottom w:val="none" w:sz="0" w:space="0" w:color="auto"/>
                <w:right w:val="none" w:sz="0" w:space="0" w:color="auto"/>
              </w:divBdr>
            </w:div>
            <w:div w:id="2051874567">
              <w:marLeft w:val="0"/>
              <w:marRight w:val="0"/>
              <w:marTop w:val="0"/>
              <w:marBottom w:val="0"/>
              <w:divBdr>
                <w:top w:val="none" w:sz="0" w:space="0" w:color="auto"/>
                <w:left w:val="none" w:sz="0" w:space="0" w:color="auto"/>
                <w:bottom w:val="none" w:sz="0" w:space="0" w:color="auto"/>
                <w:right w:val="none" w:sz="0" w:space="0" w:color="auto"/>
              </w:divBdr>
            </w:div>
            <w:div w:id="1408769915">
              <w:marLeft w:val="0"/>
              <w:marRight w:val="0"/>
              <w:marTop w:val="0"/>
              <w:marBottom w:val="0"/>
              <w:divBdr>
                <w:top w:val="none" w:sz="0" w:space="0" w:color="auto"/>
                <w:left w:val="none" w:sz="0" w:space="0" w:color="auto"/>
                <w:bottom w:val="none" w:sz="0" w:space="0" w:color="auto"/>
                <w:right w:val="none" w:sz="0" w:space="0" w:color="auto"/>
              </w:divBdr>
            </w:div>
            <w:div w:id="1138110025">
              <w:marLeft w:val="0"/>
              <w:marRight w:val="0"/>
              <w:marTop w:val="0"/>
              <w:marBottom w:val="0"/>
              <w:divBdr>
                <w:top w:val="none" w:sz="0" w:space="0" w:color="auto"/>
                <w:left w:val="none" w:sz="0" w:space="0" w:color="auto"/>
                <w:bottom w:val="none" w:sz="0" w:space="0" w:color="auto"/>
                <w:right w:val="none" w:sz="0" w:space="0" w:color="auto"/>
              </w:divBdr>
            </w:div>
            <w:div w:id="951084689">
              <w:marLeft w:val="0"/>
              <w:marRight w:val="0"/>
              <w:marTop w:val="0"/>
              <w:marBottom w:val="0"/>
              <w:divBdr>
                <w:top w:val="none" w:sz="0" w:space="0" w:color="auto"/>
                <w:left w:val="none" w:sz="0" w:space="0" w:color="auto"/>
                <w:bottom w:val="none" w:sz="0" w:space="0" w:color="auto"/>
                <w:right w:val="none" w:sz="0" w:space="0" w:color="auto"/>
              </w:divBdr>
            </w:div>
            <w:div w:id="2088380018">
              <w:marLeft w:val="0"/>
              <w:marRight w:val="0"/>
              <w:marTop w:val="0"/>
              <w:marBottom w:val="0"/>
              <w:divBdr>
                <w:top w:val="none" w:sz="0" w:space="0" w:color="auto"/>
                <w:left w:val="none" w:sz="0" w:space="0" w:color="auto"/>
                <w:bottom w:val="none" w:sz="0" w:space="0" w:color="auto"/>
                <w:right w:val="none" w:sz="0" w:space="0" w:color="auto"/>
              </w:divBdr>
            </w:div>
            <w:div w:id="2107993258">
              <w:marLeft w:val="0"/>
              <w:marRight w:val="0"/>
              <w:marTop w:val="0"/>
              <w:marBottom w:val="0"/>
              <w:divBdr>
                <w:top w:val="none" w:sz="0" w:space="0" w:color="auto"/>
                <w:left w:val="none" w:sz="0" w:space="0" w:color="auto"/>
                <w:bottom w:val="none" w:sz="0" w:space="0" w:color="auto"/>
                <w:right w:val="none" w:sz="0" w:space="0" w:color="auto"/>
              </w:divBdr>
            </w:div>
            <w:div w:id="1659462177">
              <w:marLeft w:val="0"/>
              <w:marRight w:val="0"/>
              <w:marTop w:val="0"/>
              <w:marBottom w:val="0"/>
              <w:divBdr>
                <w:top w:val="none" w:sz="0" w:space="0" w:color="auto"/>
                <w:left w:val="none" w:sz="0" w:space="0" w:color="auto"/>
                <w:bottom w:val="none" w:sz="0" w:space="0" w:color="auto"/>
                <w:right w:val="none" w:sz="0" w:space="0" w:color="auto"/>
              </w:divBdr>
            </w:div>
            <w:div w:id="887910252">
              <w:marLeft w:val="0"/>
              <w:marRight w:val="0"/>
              <w:marTop w:val="0"/>
              <w:marBottom w:val="0"/>
              <w:divBdr>
                <w:top w:val="none" w:sz="0" w:space="0" w:color="auto"/>
                <w:left w:val="none" w:sz="0" w:space="0" w:color="auto"/>
                <w:bottom w:val="none" w:sz="0" w:space="0" w:color="auto"/>
                <w:right w:val="none" w:sz="0" w:space="0" w:color="auto"/>
              </w:divBdr>
            </w:div>
            <w:div w:id="949509426">
              <w:marLeft w:val="0"/>
              <w:marRight w:val="0"/>
              <w:marTop w:val="0"/>
              <w:marBottom w:val="0"/>
              <w:divBdr>
                <w:top w:val="none" w:sz="0" w:space="0" w:color="auto"/>
                <w:left w:val="none" w:sz="0" w:space="0" w:color="auto"/>
                <w:bottom w:val="none" w:sz="0" w:space="0" w:color="auto"/>
                <w:right w:val="none" w:sz="0" w:space="0" w:color="auto"/>
              </w:divBdr>
            </w:div>
            <w:div w:id="1958682092">
              <w:marLeft w:val="0"/>
              <w:marRight w:val="0"/>
              <w:marTop w:val="0"/>
              <w:marBottom w:val="0"/>
              <w:divBdr>
                <w:top w:val="none" w:sz="0" w:space="0" w:color="auto"/>
                <w:left w:val="none" w:sz="0" w:space="0" w:color="auto"/>
                <w:bottom w:val="none" w:sz="0" w:space="0" w:color="auto"/>
                <w:right w:val="none" w:sz="0" w:space="0" w:color="auto"/>
              </w:divBdr>
            </w:div>
            <w:div w:id="1701055506">
              <w:marLeft w:val="0"/>
              <w:marRight w:val="0"/>
              <w:marTop w:val="0"/>
              <w:marBottom w:val="0"/>
              <w:divBdr>
                <w:top w:val="none" w:sz="0" w:space="0" w:color="auto"/>
                <w:left w:val="none" w:sz="0" w:space="0" w:color="auto"/>
                <w:bottom w:val="none" w:sz="0" w:space="0" w:color="auto"/>
                <w:right w:val="none" w:sz="0" w:space="0" w:color="auto"/>
              </w:divBdr>
            </w:div>
            <w:div w:id="747533554">
              <w:marLeft w:val="0"/>
              <w:marRight w:val="0"/>
              <w:marTop w:val="0"/>
              <w:marBottom w:val="0"/>
              <w:divBdr>
                <w:top w:val="none" w:sz="0" w:space="0" w:color="auto"/>
                <w:left w:val="none" w:sz="0" w:space="0" w:color="auto"/>
                <w:bottom w:val="none" w:sz="0" w:space="0" w:color="auto"/>
                <w:right w:val="none" w:sz="0" w:space="0" w:color="auto"/>
              </w:divBdr>
            </w:div>
            <w:div w:id="4221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2.xml"/><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chart" Target="charts/chart3.xml"/><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openxmlformats.org/officeDocument/2006/relationships/image" Target="media/image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diagramData" Target="diagrams/data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Y-Operation</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Sheet1!$A$2:$A$4</c:f>
              <c:numCache>
                <c:formatCode>General</c:formatCode>
                <c:ptCount val="3"/>
                <c:pt idx="0">
                  <c:v>10</c:v>
                </c:pt>
                <c:pt idx="1">
                  <c:v>50</c:v>
                </c:pt>
                <c:pt idx="2">
                  <c:v>100</c:v>
                </c:pt>
              </c:numCache>
            </c:numRef>
          </c:xVal>
          <c:yVal>
            <c:numRef>
              <c:f>Sheet1!$B$2:$B$4</c:f>
              <c:numCache>
                <c:formatCode>General</c:formatCode>
                <c:ptCount val="3"/>
                <c:pt idx="0">
                  <c:v>10</c:v>
                </c:pt>
                <c:pt idx="1">
                  <c:v>50</c:v>
                </c:pt>
                <c:pt idx="2">
                  <c:v>100</c:v>
                </c:pt>
              </c:numCache>
            </c:numRef>
          </c:yVal>
          <c:smooth val="1"/>
          <c:extLst>
            <c:ext xmlns:c16="http://schemas.microsoft.com/office/drawing/2014/chart" uri="{C3380CC4-5D6E-409C-BE32-E72D297353CC}">
              <c16:uniqueId val="{00000000-EC9B-4818-81DB-2BEFC848A40D}"/>
            </c:ext>
          </c:extLst>
        </c:ser>
        <c:dLbls>
          <c:showLegendKey val="0"/>
          <c:showVal val="0"/>
          <c:showCatName val="0"/>
          <c:showSerName val="0"/>
          <c:showPercent val="0"/>
          <c:showBubbleSize val="0"/>
        </c:dLbls>
        <c:axId val="792903151"/>
        <c:axId val="792916111"/>
      </c:scatterChart>
      <c:valAx>
        <c:axId val="792903151"/>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2916111"/>
        <c:crosses val="autoZero"/>
        <c:crossBetween val="midCat"/>
      </c:valAx>
      <c:valAx>
        <c:axId val="792916111"/>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29031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Y-Operation</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Sheet1!$A$2:$A$4</c:f>
              <c:numCache>
                <c:formatCode>General</c:formatCode>
                <c:ptCount val="3"/>
                <c:pt idx="0">
                  <c:v>10</c:v>
                </c:pt>
                <c:pt idx="1">
                  <c:v>50</c:v>
                </c:pt>
              </c:numCache>
            </c:numRef>
          </c:xVal>
          <c:yVal>
            <c:numRef>
              <c:f>Sheet1!$B$2:$B$4</c:f>
              <c:numCache>
                <c:formatCode>General</c:formatCode>
                <c:ptCount val="3"/>
                <c:pt idx="0">
                  <c:v>1</c:v>
                </c:pt>
                <c:pt idx="1">
                  <c:v>1</c:v>
                </c:pt>
              </c:numCache>
            </c:numRef>
          </c:yVal>
          <c:smooth val="1"/>
          <c:extLst>
            <c:ext xmlns:c16="http://schemas.microsoft.com/office/drawing/2014/chart" uri="{C3380CC4-5D6E-409C-BE32-E72D297353CC}">
              <c16:uniqueId val="{00000000-C4A3-497E-A5B3-2C21C0B4CFEE}"/>
            </c:ext>
          </c:extLst>
        </c:ser>
        <c:dLbls>
          <c:showLegendKey val="0"/>
          <c:showVal val="0"/>
          <c:showCatName val="0"/>
          <c:showSerName val="0"/>
          <c:showPercent val="0"/>
          <c:showBubbleSize val="0"/>
        </c:dLbls>
        <c:axId val="792906511"/>
        <c:axId val="792920911"/>
      </c:scatterChart>
      <c:valAx>
        <c:axId val="792906511"/>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2920911"/>
        <c:crosses val="autoZero"/>
        <c:crossBetween val="midCat"/>
      </c:valAx>
      <c:valAx>
        <c:axId val="792920911"/>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29065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Y-Operation </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Sheet1!$A$2:$A$5</c:f>
              <c:numCache>
                <c:formatCode>General</c:formatCode>
                <c:ptCount val="4"/>
                <c:pt idx="0">
                  <c:v>0</c:v>
                </c:pt>
                <c:pt idx="1">
                  <c:v>10</c:v>
                </c:pt>
                <c:pt idx="2">
                  <c:v>20</c:v>
                </c:pt>
                <c:pt idx="3">
                  <c:v>30</c:v>
                </c:pt>
              </c:numCache>
            </c:numRef>
          </c:xVal>
          <c:yVal>
            <c:numRef>
              <c:f>Sheet1!$B$2:$B$5</c:f>
              <c:numCache>
                <c:formatCode>General</c:formatCode>
                <c:ptCount val="4"/>
                <c:pt idx="0">
                  <c:v>0</c:v>
                </c:pt>
                <c:pt idx="1">
                  <c:v>10</c:v>
                </c:pt>
                <c:pt idx="2">
                  <c:v>20</c:v>
                </c:pt>
                <c:pt idx="3">
                  <c:v>30</c:v>
                </c:pt>
              </c:numCache>
            </c:numRef>
          </c:yVal>
          <c:smooth val="1"/>
          <c:extLst>
            <c:ext xmlns:c16="http://schemas.microsoft.com/office/drawing/2014/chart" uri="{C3380CC4-5D6E-409C-BE32-E72D297353CC}">
              <c16:uniqueId val="{00000000-C5D0-47AF-8F95-854F1499B435}"/>
            </c:ext>
          </c:extLst>
        </c:ser>
        <c:dLbls>
          <c:showLegendKey val="0"/>
          <c:showVal val="0"/>
          <c:showCatName val="0"/>
          <c:showSerName val="0"/>
          <c:showPercent val="0"/>
          <c:showBubbleSize val="0"/>
        </c:dLbls>
        <c:axId val="987241263"/>
        <c:axId val="987255183"/>
      </c:scatterChart>
      <c:valAx>
        <c:axId val="98724126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987255183"/>
        <c:crosses val="autoZero"/>
        <c:crossBetween val="midCat"/>
      </c:valAx>
      <c:valAx>
        <c:axId val="9872551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9872412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F03CD7-14B9-45A9-954A-5B5859B1414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5831246D-BD64-4079-8C02-FEFDEBA75A42}">
      <dgm:prSet phldrT="[Text]"/>
      <dgm:spPr/>
      <dgm:t>
        <a:bodyPr/>
        <a:lstStyle/>
        <a:p>
          <a:r>
            <a:rPr lang="en-IN"/>
            <a:t>Data Structure</a:t>
          </a:r>
        </a:p>
      </dgm:t>
    </dgm:pt>
    <dgm:pt modelId="{7E40EAEB-4756-4ED9-AEF4-2DF7134BA278}" type="parTrans" cxnId="{21FF543D-7992-4064-AED3-6CA6F275DD73}">
      <dgm:prSet/>
      <dgm:spPr/>
      <dgm:t>
        <a:bodyPr/>
        <a:lstStyle/>
        <a:p>
          <a:endParaRPr lang="en-IN"/>
        </a:p>
      </dgm:t>
    </dgm:pt>
    <dgm:pt modelId="{F73FE556-425E-4F78-AC1D-06C71438935C}" type="sibTrans" cxnId="{21FF543D-7992-4064-AED3-6CA6F275DD73}">
      <dgm:prSet/>
      <dgm:spPr/>
      <dgm:t>
        <a:bodyPr/>
        <a:lstStyle/>
        <a:p>
          <a:endParaRPr lang="en-IN"/>
        </a:p>
      </dgm:t>
    </dgm:pt>
    <dgm:pt modelId="{A3D9DE8B-36CA-48CF-AE69-068739F35D7E}" type="asst">
      <dgm:prSet phldrT="[Text]"/>
      <dgm:spPr/>
      <dgm:t>
        <a:bodyPr/>
        <a:lstStyle/>
        <a:p>
          <a:r>
            <a:rPr lang="en-IN"/>
            <a:t>Linear Data Structure</a:t>
          </a:r>
        </a:p>
      </dgm:t>
    </dgm:pt>
    <dgm:pt modelId="{C0A6F4B3-8FFE-4FBA-9C18-639BA5E2D7BF}" type="parTrans" cxnId="{A78EAD74-17F0-421D-9052-708AD0EE836E}">
      <dgm:prSet/>
      <dgm:spPr/>
      <dgm:t>
        <a:bodyPr/>
        <a:lstStyle/>
        <a:p>
          <a:endParaRPr lang="en-IN"/>
        </a:p>
      </dgm:t>
    </dgm:pt>
    <dgm:pt modelId="{1083EC83-8643-4981-BBC8-FCC37141E4B2}" type="sibTrans" cxnId="{A78EAD74-17F0-421D-9052-708AD0EE836E}">
      <dgm:prSet/>
      <dgm:spPr/>
      <dgm:t>
        <a:bodyPr/>
        <a:lstStyle/>
        <a:p>
          <a:endParaRPr lang="en-IN"/>
        </a:p>
      </dgm:t>
    </dgm:pt>
    <dgm:pt modelId="{7615B5B9-4BDC-4370-9653-426092236A1B}" type="asst">
      <dgm:prSet phldrT="[Text]"/>
      <dgm:spPr/>
      <dgm:t>
        <a:bodyPr/>
        <a:lstStyle/>
        <a:p>
          <a:r>
            <a:rPr lang="en-IN"/>
            <a:t>Non-Linear Data Structure</a:t>
          </a:r>
        </a:p>
      </dgm:t>
    </dgm:pt>
    <dgm:pt modelId="{31AECC99-08B8-46E3-955F-490EEA02B11D}" type="parTrans" cxnId="{B7258A6A-32D9-4684-9B7B-38C1616835FF}">
      <dgm:prSet/>
      <dgm:spPr/>
      <dgm:t>
        <a:bodyPr/>
        <a:lstStyle/>
        <a:p>
          <a:endParaRPr lang="en-IN"/>
        </a:p>
      </dgm:t>
    </dgm:pt>
    <dgm:pt modelId="{97ECA417-4F4B-40C4-B2C8-DA16278807D5}" type="sibTrans" cxnId="{B7258A6A-32D9-4684-9B7B-38C1616835FF}">
      <dgm:prSet/>
      <dgm:spPr/>
      <dgm:t>
        <a:bodyPr/>
        <a:lstStyle/>
        <a:p>
          <a:endParaRPr lang="en-IN"/>
        </a:p>
      </dgm:t>
    </dgm:pt>
    <dgm:pt modelId="{DCA2B323-D20C-4411-849F-A1DAFD48C8D9}" type="asst">
      <dgm:prSet phldrT="[Text]"/>
      <dgm:spPr/>
      <dgm:t>
        <a:bodyPr/>
        <a:lstStyle/>
        <a:p>
          <a:r>
            <a:rPr lang="en-IN"/>
            <a:t>Static Data Structure</a:t>
          </a:r>
        </a:p>
      </dgm:t>
    </dgm:pt>
    <dgm:pt modelId="{3DAA823A-42C0-432E-990F-2374C93C1BD2}" type="parTrans" cxnId="{27BEF4EE-B1F8-4E14-A041-05B5E3AD3D4C}">
      <dgm:prSet/>
      <dgm:spPr/>
      <dgm:t>
        <a:bodyPr/>
        <a:lstStyle/>
        <a:p>
          <a:endParaRPr lang="en-IN"/>
        </a:p>
      </dgm:t>
    </dgm:pt>
    <dgm:pt modelId="{58C27B2B-B93E-4C15-97A4-03D0ACBC8155}" type="sibTrans" cxnId="{27BEF4EE-B1F8-4E14-A041-05B5E3AD3D4C}">
      <dgm:prSet/>
      <dgm:spPr/>
      <dgm:t>
        <a:bodyPr/>
        <a:lstStyle/>
        <a:p>
          <a:endParaRPr lang="en-IN"/>
        </a:p>
      </dgm:t>
    </dgm:pt>
    <dgm:pt modelId="{403144D0-5173-4104-A0A3-C438C81207F8}" type="asst">
      <dgm:prSet phldrT="[Text]"/>
      <dgm:spPr/>
      <dgm:t>
        <a:bodyPr/>
        <a:lstStyle/>
        <a:p>
          <a:r>
            <a:rPr lang="en-IN"/>
            <a:t>Array</a:t>
          </a:r>
        </a:p>
      </dgm:t>
    </dgm:pt>
    <dgm:pt modelId="{09907596-7237-402A-81AD-0A5200E9C2E9}" type="parTrans" cxnId="{D44C89F9-AE57-4AA1-BFFC-F681BDB6F038}">
      <dgm:prSet/>
      <dgm:spPr/>
      <dgm:t>
        <a:bodyPr/>
        <a:lstStyle/>
        <a:p>
          <a:endParaRPr lang="en-IN"/>
        </a:p>
      </dgm:t>
    </dgm:pt>
    <dgm:pt modelId="{70C1FDE8-F501-4EA2-B3BF-F7A7EFCAAB38}" type="sibTrans" cxnId="{D44C89F9-AE57-4AA1-BFFC-F681BDB6F038}">
      <dgm:prSet/>
      <dgm:spPr/>
      <dgm:t>
        <a:bodyPr/>
        <a:lstStyle/>
        <a:p>
          <a:endParaRPr lang="en-IN"/>
        </a:p>
      </dgm:t>
    </dgm:pt>
    <dgm:pt modelId="{88525240-2580-4357-B706-C6EA87A0FBF6}" type="asst">
      <dgm:prSet phldrT="[Text]"/>
      <dgm:spPr/>
      <dgm:t>
        <a:bodyPr/>
        <a:lstStyle/>
        <a:p>
          <a:r>
            <a:rPr lang="en-IN"/>
            <a:t>Tree</a:t>
          </a:r>
        </a:p>
      </dgm:t>
    </dgm:pt>
    <dgm:pt modelId="{FD8D6B23-55B0-4581-913E-3674CB2F44C5}" type="parTrans" cxnId="{90E88292-6BB4-472C-B46D-12BDD0E53C85}">
      <dgm:prSet/>
      <dgm:spPr/>
      <dgm:t>
        <a:bodyPr/>
        <a:lstStyle/>
        <a:p>
          <a:endParaRPr lang="en-IN"/>
        </a:p>
      </dgm:t>
    </dgm:pt>
    <dgm:pt modelId="{5E97A9DD-FC25-4BF1-ACC4-15447A2B3697}" type="sibTrans" cxnId="{90E88292-6BB4-472C-B46D-12BDD0E53C85}">
      <dgm:prSet/>
      <dgm:spPr/>
      <dgm:t>
        <a:bodyPr/>
        <a:lstStyle/>
        <a:p>
          <a:endParaRPr lang="en-IN"/>
        </a:p>
      </dgm:t>
    </dgm:pt>
    <dgm:pt modelId="{262EB98A-8F9D-4571-96F9-C4968ABAD229}" type="asst">
      <dgm:prSet phldrT="[Text]"/>
      <dgm:spPr/>
      <dgm:t>
        <a:bodyPr/>
        <a:lstStyle/>
        <a:p>
          <a:r>
            <a:rPr lang="en-IN"/>
            <a:t>Dynamic Data Structure</a:t>
          </a:r>
        </a:p>
      </dgm:t>
    </dgm:pt>
    <dgm:pt modelId="{1B59F68A-7C7F-4722-ACFE-29E607936B88}" type="parTrans" cxnId="{DBC1258A-B0D1-4B28-A14A-858CB0741297}">
      <dgm:prSet/>
      <dgm:spPr/>
      <dgm:t>
        <a:bodyPr/>
        <a:lstStyle/>
        <a:p>
          <a:endParaRPr lang="en-IN"/>
        </a:p>
      </dgm:t>
    </dgm:pt>
    <dgm:pt modelId="{CB869BD2-5F94-4D76-BF88-923A5A7BDBEA}" type="sibTrans" cxnId="{DBC1258A-B0D1-4B28-A14A-858CB0741297}">
      <dgm:prSet/>
      <dgm:spPr/>
      <dgm:t>
        <a:bodyPr/>
        <a:lstStyle/>
        <a:p>
          <a:endParaRPr lang="en-IN"/>
        </a:p>
      </dgm:t>
    </dgm:pt>
    <dgm:pt modelId="{A702DDD2-0837-4031-B879-08AEB5C14DD4}" type="asst">
      <dgm:prSet phldrT="[Text]"/>
      <dgm:spPr/>
      <dgm:t>
        <a:bodyPr/>
        <a:lstStyle/>
        <a:p>
          <a:r>
            <a:rPr lang="en-IN"/>
            <a:t>Queue</a:t>
          </a:r>
        </a:p>
      </dgm:t>
    </dgm:pt>
    <dgm:pt modelId="{74AA92D3-3ED5-425C-B934-BCA86F5BFBB5}" type="parTrans" cxnId="{D8CD4797-59F2-4E0E-BF9D-4C7D9FC81F51}">
      <dgm:prSet/>
      <dgm:spPr/>
      <dgm:t>
        <a:bodyPr/>
        <a:lstStyle/>
        <a:p>
          <a:endParaRPr lang="en-IN"/>
        </a:p>
      </dgm:t>
    </dgm:pt>
    <dgm:pt modelId="{3E40EC8B-3352-4A7D-B18A-4EBAD7EE012B}" type="sibTrans" cxnId="{D8CD4797-59F2-4E0E-BF9D-4C7D9FC81F51}">
      <dgm:prSet/>
      <dgm:spPr/>
      <dgm:t>
        <a:bodyPr/>
        <a:lstStyle/>
        <a:p>
          <a:endParaRPr lang="en-IN"/>
        </a:p>
      </dgm:t>
    </dgm:pt>
    <dgm:pt modelId="{32ECD36E-6063-4D71-B4BA-374EA9DCFCA3}" type="asst">
      <dgm:prSet phldrT="[Text]"/>
      <dgm:spPr/>
      <dgm:t>
        <a:bodyPr/>
        <a:lstStyle/>
        <a:p>
          <a:r>
            <a:rPr lang="en-IN"/>
            <a:t>Stack</a:t>
          </a:r>
        </a:p>
      </dgm:t>
    </dgm:pt>
    <dgm:pt modelId="{4FA855DF-D00F-4079-A5CF-E93715A7DABA}" type="parTrans" cxnId="{64B39F3F-3BF2-4A34-81D6-C4D80FA0D944}">
      <dgm:prSet/>
      <dgm:spPr/>
      <dgm:t>
        <a:bodyPr/>
        <a:lstStyle/>
        <a:p>
          <a:endParaRPr lang="en-IN"/>
        </a:p>
      </dgm:t>
    </dgm:pt>
    <dgm:pt modelId="{11CA0ED8-50B5-4DE0-B566-AB1B131C064C}" type="sibTrans" cxnId="{64B39F3F-3BF2-4A34-81D6-C4D80FA0D944}">
      <dgm:prSet/>
      <dgm:spPr/>
      <dgm:t>
        <a:bodyPr/>
        <a:lstStyle/>
        <a:p>
          <a:endParaRPr lang="en-IN"/>
        </a:p>
      </dgm:t>
    </dgm:pt>
    <dgm:pt modelId="{C6C6970E-3DEE-41FC-86DF-0139951B9296}" type="asst">
      <dgm:prSet phldrT="[Text]"/>
      <dgm:spPr/>
      <dgm:t>
        <a:bodyPr/>
        <a:lstStyle/>
        <a:p>
          <a:r>
            <a:rPr lang="en-IN"/>
            <a:t>Linked list</a:t>
          </a:r>
        </a:p>
      </dgm:t>
    </dgm:pt>
    <dgm:pt modelId="{18BE94C8-88A0-4BF8-9BC4-6FD9334A0FCB}" type="parTrans" cxnId="{01633FEB-A804-4BAB-939F-821B8EC98925}">
      <dgm:prSet/>
      <dgm:spPr/>
      <dgm:t>
        <a:bodyPr/>
        <a:lstStyle/>
        <a:p>
          <a:endParaRPr lang="en-IN"/>
        </a:p>
      </dgm:t>
    </dgm:pt>
    <dgm:pt modelId="{8F133CD6-C670-49E1-A442-6030FABA4994}" type="sibTrans" cxnId="{01633FEB-A804-4BAB-939F-821B8EC98925}">
      <dgm:prSet/>
      <dgm:spPr/>
      <dgm:t>
        <a:bodyPr/>
        <a:lstStyle/>
        <a:p>
          <a:endParaRPr lang="en-IN"/>
        </a:p>
      </dgm:t>
    </dgm:pt>
    <dgm:pt modelId="{B2F3A06D-A928-4180-A4B3-4C8F48410CFC}" type="asst">
      <dgm:prSet phldrT="[Text]"/>
      <dgm:spPr/>
      <dgm:t>
        <a:bodyPr/>
        <a:lstStyle/>
        <a:p>
          <a:r>
            <a:rPr lang="en-IN"/>
            <a:t>Graph</a:t>
          </a:r>
        </a:p>
      </dgm:t>
    </dgm:pt>
    <dgm:pt modelId="{0722A3BF-3017-46B7-BAA1-70B822F6B2E8}" type="parTrans" cxnId="{43F77D2B-B2DC-4653-89C0-F0BFC2BBA182}">
      <dgm:prSet/>
      <dgm:spPr/>
      <dgm:t>
        <a:bodyPr/>
        <a:lstStyle/>
        <a:p>
          <a:endParaRPr lang="en-IN"/>
        </a:p>
      </dgm:t>
    </dgm:pt>
    <dgm:pt modelId="{D8B1102E-BC0B-4FA9-89C7-6427AE15866D}" type="sibTrans" cxnId="{43F77D2B-B2DC-4653-89C0-F0BFC2BBA182}">
      <dgm:prSet/>
      <dgm:spPr/>
      <dgm:t>
        <a:bodyPr/>
        <a:lstStyle/>
        <a:p>
          <a:endParaRPr lang="en-IN"/>
        </a:p>
      </dgm:t>
    </dgm:pt>
    <dgm:pt modelId="{1820582C-CB61-4D06-8FF8-A0A7266360BE}" type="pres">
      <dgm:prSet presAssocID="{98F03CD7-14B9-45A9-954A-5B5859B14145}" presName="hierChild1" presStyleCnt="0">
        <dgm:presLayoutVars>
          <dgm:orgChart val="1"/>
          <dgm:chPref val="1"/>
          <dgm:dir/>
          <dgm:animOne val="branch"/>
          <dgm:animLvl val="lvl"/>
          <dgm:resizeHandles/>
        </dgm:presLayoutVars>
      </dgm:prSet>
      <dgm:spPr/>
    </dgm:pt>
    <dgm:pt modelId="{AD042CB7-FD8A-4EAF-9AEA-30AB808875A3}" type="pres">
      <dgm:prSet presAssocID="{5831246D-BD64-4079-8C02-FEFDEBA75A42}" presName="hierRoot1" presStyleCnt="0">
        <dgm:presLayoutVars>
          <dgm:hierBranch val="init"/>
        </dgm:presLayoutVars>
      </dgm:prSet>
      <dgm:spPr/>
    </dgm:pt>
    <dgm:pt modelId="{469A872C-21B3-4D46-B5D9-541311DB2F1E}" type="pres">
      <dgm:prSet presAssocID="{5831246D-BD64-4079-8C02-FEFDEBA75A42}" presName="rootComposite1" presStyleCnt="0"/>
      <dgm:spPr/>
    </dgm:pt>
    <dgm:pt modelId="{26BB7C62-B91B-45AE-AE48-5B9EB9920A91}" type="pres">
      <dgm:prSet presAssocID="{5831246D-BD64-4079-8C02-FEFDEBA75A42}" presName="rootText1" presStyleLbl="node0" presStyleIdx="0" presStyleCnt="1" custScaleX="180153" custLinFactNeighborX="-90409" custLinFactNeighborY="6095">
        <dgm:presLayoutVars>
          <dgm:chPref val="3"/>
        </dgm:presLayoutVars>
      </dgm:prSet>
      <dgm:spPr/>
    </dgm:pt>
    <dgm:pt modelId="{71B2F6FF-C1EB-4194-BB39-BAA0555331C3}" type="pres">
      <dgm:prSet presAssocID="{5831246D-BD64-4079-8C02-FEFDEBA75A42}" presName="rootConnector1" presStyleLbl="node1" presStyleIdx="0" presStyleCnt="0"/>
      <dgm:spPr/>
    </dgm:pt>
    <dgm:pt modelId="{E38F48E3-12CD-44F6-8E7B-FFDFD6F8A862}" type="pres">
      <dgm:prSet presAssocID="{5831246D-BD64-4079-8C02-FEFDEBA75A42}" presName="hierChild2" presStyleCnt="0"/>
      <dgm:spPr/>
    </dgm:pt>
    <dgm:pt modelId="{6D792324-A60C-4041-B382-023CD36047B5}" type="pres">
      <dgm:prSet presAssocID="{5831246D-BD64-4079-8C02-FEFDEBA75A42}" presName="hierChild3" presStyleCnt="0"/>
      <dgm:spPr/>
    </dgm:pt>
    <dgm:pt modelId="{181ECE21-38D4-46C0-9D63-CDB0E15D5820}" type="pres">
      <dgm:prSet presAssocID="{C0A6F4B3-8FFE-4FBA-9C18-639BA5E2D7BF}" presName="Name111" presStyleLbl="parChTrans1D2" presStyleIdx="0" presStyleCnt="2"/>
      <dgm:spPr/>
    </dgm:pt>
    <dgm:pt modelId="{BEFDC82E-EE5B-4C0F-A179-38B69A4FBBD3}" type="pres">
      <dgm:prSet presAssocID="{A3D9DE8B-36CA-48CF-AE69-068739F35D7E}" presName="hierRoot3" presStyleCnt="0">
        <dgm:presLayoutVars>
          <dgm:hierBranch val="init"/>
        </dgm:presLayoutVars>
      </dgm:prSet>
      <dgm:spPr/>
    </dgm:pt>
    <dgm:pt modelId="{F51C0168-0A7B-4E89-B064-D9359B01CAC2}" type="pres">
      <dgm:prSet presAssocID="{A3D9DE8B-36CA-48CF-AE69-068739F35D7E}" presName="rootComposite3" presStyleCnt="0"/>
      <dgm:spPr/>
    </dgm:pt>
    <dgm:pt modelId="{A2325A17-2DA8-4E69-9285-697B22CA46D1}" type="pres">
      <dgm:prSet presAssocID="{A3D9DE8B-36CA-48CF-AE69-068739F35D7E}" presName="rootText3" presStyleLbl="asst1" presStyleIdx="0" presStyleCnt="10">
        <dgm:presLayoutVars>
          <dgm:chPref val="3"/>
        </dgm:presLayoutVars>
      </dgm:prSet>
      <dgm:spPr/>
    </dgm:pt>
    <dgm:pt modelId="{E89A97DE-3B5C-47F2-A91B-EE91E74063C4}" type="pres">
      <dgm:prSet presAssocID="{A3D9DE8B-36CA-48CF-AE69-068739F35D7E}" presName="rootConnector3" presStyleLbl="asst1" presStyleIdx="0" presStyleCnt="10"/>
      <dgm:spPr/>
    </dgm:pt>
    <dgm:pt modelId="{2015BD6C-05B8-48F8-A9C4-8E6CE7D2C01D}" type="pres">
      <dgm:prSet presAssocID="{A3D9DE8B-36CA-48CF-AE69-068739F35D7E}" presName="hierChild6" presStyleCnt="0"/>
      <dgm:spPr/>
    </dgm:pt>
    <dgm:pt modelId="{3DD9A044-7A56-4158-A461-5B530EDE63EE}" type="pres">
      <dgm:prSet presAssocID="{A3D9DE8B-36CA-48CF-AE69-068739F35D7E}" presName="hierChild7" presStyleCnt="0"/>
      <dgm:spPr/>
    </dgm:pt>
    <dgm:pt modelId="{FFFB5F60-8F04-4F79-8C28-911B018699FE}" type="pres">
      <dgm:prSet presAssocID="{3DAA823A-42C0-432E-990F-2374C93C1BD2}" presName="Name111" presStyleLbl="parChTrans1D3" presStyleIdx="0" presStyleCnt="4"/>
      <dgm:spPr/>
    </dgm:pt>
    <dgm:pt modelId="{FEC5F098-22DC-47B2-855D-20BC42B6A59E}" type="pres">
      <dgm:prSet presAssocID="{DCA2B323-D20C-4411-849F-A1DAFD48C8D9}" presName="hierRoot3" presStyleCnt="0">
        <dgm:presLayoutVars>
          <dgm:hierBranch val="init"/>
        </dgm:presLayoutVars>
      </dgm:prSet>
      <dgm:spPr/>
    </dgm:pt>
    <dgm:pt modelId="{5A1C6ACC-24D1-484A-B241-7FDF9EB96C4A}" type="pres">
      <dgm:prSet presAssocID="{DCA2B323-D20C-4411-849F-A1DAFD48C8D9}" presName="rootComposite3" presStyleCnt="0"/>
      <dgm:spPr/>
    </dgm:pt>
    <dgm:pt modelId="{C8D17B56-14EF-4FBB-98DF-0BF258F26FF2}" type="pres">
      <dgm:prSet presAssocID="{DCA2B323-D20C-4411-849F-A1DAFD48C8D9}" presName="rootText3" presStyleLbl="asst1" presStyleIdx="1" presStyleCnt="10">
        <dgm:presLayoutVars>
          <dgm:chPref val="3"/>
        </dgm:presLayoutVars>
      </dgm:prSet>
      <dgm:spPr/>
    </dgm:pt>
    <dgm:pt modelId="{36417E74-55E4-4973-8242-B517A64BF45E}" type="pres">
      <dgm:prSet presAssocID="{DCA2B323-D20C-4411-849F-A1DAFD48C8D9}" presName="rootConnector3" presStyleLbl="asst1" presStyleIdx="1" presStyleCnt="10"/>
      <dgm:spPr/>
    </dgm:pt>
    <dgm:pt modelId="{6F61469D-9283-4764-96FF-29DABF1E2B2B}" type="pres">
      <dgm:prSet presAssocID="{DCA2B323-D20C-4411-849F-A1DAFD48C8D9}" presName="hierChild6" presStyleCnt="0"/>
      <dgm:spPr/>
    </dgm:pt>
    <dgm:pt modelId="{797D86E6-54F0-45E0-9E6E-22311C69EEFC}" type="pres">
      <dgm:prSet presAssocID="{DCA2B323-D20C-4411-849F-A1DAFD48C8D9}" presName="hierChild7" presStyleCnt="0"/>
      <dgm:spPr/>
    </dgm:pt>
    <dgm:pt modelId="{4D97B6CB-7937-49F2-B097-D549BE0236FF}" type="pres">
      <dgm:prSet presAssocID="{09907596-7237-402A-81AD-0A5200E9C2E9}" presName="Name111" presStyleLbl="parChTrans1D4" presStyleIdx="0" presStyleCnt="4"/>
      <dgm:spPr/>
    </dgm:pt>
    <dgm:pt modelId="{6D4A1CC2-F204-43D5-A7FD-17B181C4A25E}" type="pres">
      <dgm:prSet presAssocID="{403144D0-5173-4104-A0A3-C438C81207F8}" presName="hierRoot3" presStyleCnt="0">
        <dgm:presLayoutVars>
          <dgm:hierBranch val="init"/>
        </dgm:presLayoutVars>
      </dgm:prSet>
      <dgm:spPr/>
    </dgm:pt>
    <dgm:pt modelId="{8EF96517-23AB-4BF7-B755-834905C20228}" type="pres">
      <dgm:prSet presAssocID="{403144D0-5173-4104-A0A3-C438C81207F8}" presName="rootComposite3" presStyleCnt="0"/>
      <dgm:spPr/>
    </dgm:pt>
    <dgm:pt modelId="{6C9CCB5C-4CDE-4A88-A4EF-0A445ADB04A0}" type="pres">
      <dgm:prSet presAssocID="{403144D0-5173-4104-A0A3-C438C81207F8}" presName="rootText3" presStyleLbl="asst1" presStyleIdx="2" presStyleCnt="10">
        <dgm:presLayoutVars>
          <dgm:chPref val="3"/>
        </dgm:presLayoutVars>
      </dgm:prSet>
      <dgm:spPr/>
    </dgm:pt>
    <dgm:pt modelId="{E62BFA2A-ABAE-488C-9A49-8FAAE98CEF33}" type="pres">
      <dgm:prSet presAssocID="{403144D0-5173-4104-A0A3-C438C81207F8}" presName="rootConnector3" presStyleLbl="asst1" presStyleIdx="2" presStyleCnt="10"/>
      <dgm:spPr/>
    </dgm:pt>
    <dgm:pt modelId="{1F88FD0A-3D88-4C82-9662-186F37873545}" type="pres">
      <dgm:prSet presAssocID="{403144D0-5173-4104-A0A3-C438C81207F8}" presName="hierChild6" presStyleCnt="0"/>
      <dgm:spPr/>
    </dgm:pt>
    <dgm:pt modelId="{44531A08-2C0A-424D-9EF9-A1505A485136}" type="pres">
      <dgm:prSet presAssocID="{403144D0-5173-4104-A0A3-C438C81207F8}" presName="hierChild7" presStyleCnt="0"/>
      <dgm:spPr/>
    </dgm:pt>
    <dgm:pt modelId="{64806582-E5B7-4E76-84EA-B3C73AF297C2}" type="pres">
      <dgm:prSet presAssocID="{1B59F68A-7C7F-4722-ACFE-29E607936B88}" presName="Name111" presStyleLbl="parChTrans1D3" presStyleIdx="1" presStyleCnt="4"/>
      <dgm:spPr/>
    </dgm:pt>
    <dgm:pt modelId="{1DB1B996-589C-434C-B4EC-1121C6D7928B}" type="pres">
      <dgm:prSet presAssocID="{262EB98A-8F9D-4571-96F9-C4968ABAD229}" presName="hierRoot3" presStyleCnt="0">
        <dgm:presLayoutVars>
          <dgm:hierBranch val="init"/>
        </dgm:presLayoutVars>
      </dgm:prSet>
      <dgm:spPr/>
    </dgm:pt>
    <dgm:pt modelId="{99BA879A-528C-46D2-B671-922238E6C5F8}" type="pres">
      <dgm:prSet presAssocID="{262EB98A-8F9D-4571-96F9-C4968ABAD229}" presName="rootComposite3" presStyleCnt="0"/>
      <dgm:spPr/>
    </dgm:pt>
    <dgm:pt modelId="{87A3BAA1-4140-4D02-813C-6CFBF3AA4981}" type="pres">
      <dgm:prSet presAssocID="{262EB98A-8F9D-4571-96F9-C4968ABAD229}" presName="rootText3" presStyleLbl="asst1" presStyleIdx="3" presStyleCnt="10">
        <dgm:presLayoutVars>
          <dgm:chPref val="3"/>
        </dgm:presLayoutVars>
      </dgm:prSet>
      <dgm:spPr/>
    </dgm:pt>
    <dgm:pt modelId="{622772D3-7BA0-4EE2-9C12-7A40F5D27BC4}" type="pres">
      <dgm:prSet presAssocID="{262EB98A-8F9D-4571-96F9-C4968ABAD229}" presName="rootConnector3" presStyleLbl="asst1" presStyleIdx="3" presStyleCnt="10"/>
      <dgm:spPr/>
    </dgm:pt>
    <dgm:pt modelId="{04944E1E-3EE1-42DE-A5CC-BCF5614FFA62}" type="pres">
      <dgm:prSet presAssocID="{262EB98A-8F9D-4571-96F9-C4968ABAD229}" presName="hierChild6" presStyleCnt="0"/>
      <dgm:spPr/>
    </dgm:pt>
    <dgm:pt modelId="{EAAE482B-50F7-4B8B-9071-B029B05412ED}" type="pres">
      <dgm:prSet presAssocID="{262EB98A-8F9D-4571-96F9-C4968ABAD229}" presName="hierChild7" presStyleCnt="0"/>
      <dgm:spPr/>
    </dgm:pt>
    <dgm:pt modelId="{9A913B1E-2ED7-4A98-B76C-AAA3971E9833}" type="pres">
      <dgm:prSet presAssocID="{74AA92D3-3ED5-425C-B934-BCA86F5BFBB5}" presName="Name111" presStyleLbl="parChTrans1D4" presStyleIdx="1" presStyleCnt="4"/>
      <dgm:spPr/>
    </dgm:pt>
    <dgm:pt modelId="{10802D89-2999-49D3-BD1B-AF7C04C1FA5B}" type="pres">
      <dgm:prSet presAssocID="{A702DDD2-0837-4031-B879-08AEB5C14DD4}" presName="hierRoot3" presStyleCnt="0">
        <dgm:presLayoutVars>
          <dgm:hierBranch val="init"/>
        </dgm:presLayoutVars>
      </dgm:prSet>
      <dgm:spPr/>
    </dgm:pt>
    <dgm:pt modelId="{11F5DA71-73D4-44A9-89D0-291555017240}" type="pres">
      <dgm:prSet presAssocID="{A702DDD2-0837-4031-B879-08AEB5C14DD4}" presName="rootComposite3" presStyleCnt="0"/>
      <dgm:spPr/>
    </dgm:pt>
    <dgm:pt modelId="{D818F28A-E3F4-4903-A28B-46F14E6B7005}" type="pres">
      <dgm:prSet presAssocID="{A702DDD2-0837-4031-B879-08AEB5C14DD4}" presName="rootText3" presStyleLbl="asst1" presStyleIdx="4" presStyleCnt="10">
        <dgm:presLayoutVars>
          <dgm:chPref val="3"/>
        </dgm:presLayoutVars>
      </dgm:prSet>
      <dgm:spPr/>
    </dgm:pt>
    <dgm:pt modelId="{B941B1CB-90DF-49C3-BBC0-2E634406F9D0}" type="pres">
      <dgm:prSet presAssocID="{A702DDD2-0837-4031-B879-08AEB5C14DD4}" presName="rootConnector3" presStyleLbl="asst1" presStyleIdx="4" presStyleCnt="10"/>
      <dgm:spPr/>
    </dgm:pt>
    <dgm:pt modelId="{1181F651-4ECB-4CCD-B5CC-892886D272A3}" type="pres">
      <dgm:prSet presAssocID="{A702DDD2-0837-4031-B879-08AEB5C14DD4}" presName="hierChild6" presStyleCnt="0"/>
      <dgm:spPr/>
    </dgm:pt>
    <dgm:pt modelId="{087B2CD3-4F8C-4D95-9ACA-7473AA6F3FF8}" type="pres">
      <dgm:prSet presAssocID="{A702DDD2-0837-4031-B879-08AEB5C14DD4}" presName="hierChild7" presStyleCnt="0"/>
      <dgm:spPr/>
    </dgm:pt>
    <dgm:pt modelId="{8E2CE093-8D88-4F03-A6CA-00E01064D86D}" type="pres">
      <dgm:prSet presAssocID="{4FA855DF-D00F-4079-A5CF-E93715A7DABA}" presName="Name111" presStyleLbl="parChTrans1D4" presStyleIdx="2" presStyleCnt="4"/>
      <dgm:spPr/>
    </dgm:pt>
    <dgm:pt modelId="{16FF29A5-D67E-41D3-AF90-F79E95D00D4C}" type="pres">
      <dgm:prSet presAssocID="{32ECD36E-6063-4D71-B4BA-374EA9DCFCA3}" presName="hierRoot3" presStyleCnt="0">
        <dgm:presLayoutVars>
          <dgm:hierBranch val="init"/>
        </dgm:presLayoutVars>
      </dgm:prSet>
      <dgm:spPr/>
    </dgm:pt>
    <dgm:pt modelId="{F19DA0F7-09DB-4992-B280-0AB3DC50DD45}" type="pres">
      <dgm:prSet presAssocID="{32ECD36E-6063-4D71-B4BA-374EA9DCFCA3}" presName="rootComposite3" presStyleCnt="0"/>
      <dgm:spPr/>
    </dgm:pt>
    <dgm:pt modelId="{E8D323AC-AE58-4B4C-BDAC-704469BAB4ED}" type="pres">
      <dgm:prSet presAssocID="{32ECD36E-6063-4D71-B4BA-374EA9DCFCA3}" presName="rootText3" presStyleLbl="asst1" presStyleIdx="5" presStyleCnt="10">
        <dgm:presLayoutVars>
          <dgm:chPref val="3"/>
        </dgm:presLayoutVars>
      </dgm:prSet>
      <dgm:spPr/>
    </dgm:pt>
    <dgm:pt modelId="{FBF6CFB6-FD87-4F67-8679-0BFF51147CC8}" type="pres">
      <dgm:prSet presAssocID="{32ECD36E-6063-4D71-B4BA-374EA9DCFCA3}" presName="rootConnector3" presStyleLbl="asst1" presStyleIdx="5" presStyleCnt="10"/>
      <dgm:spPr/>
    </dgm:pt>
    <dgm:pt modelId="{A452CCDB-78E6-4BBD-98B4-F42A47DEC63B}" type="pres">
      <dgm:prSet presAssocID="{32ECD36E-6063-4D71-B4BA-374EA9DCFCA3}" presName="hierChild6" presStyleCnt="0"/>
      <dgm:spPr/>
    </dgm:pt>
    <dgm:pt modelId="{51514930-D421-420A-9782-0442B61EEB7A}" type="pres">
      <dgm:prSet presAssocID="{32ECD36E-6063-4D71-B4BA-374EA9DCFCA3}" presName="hierChild7" presStyleCnt="0"/>
      <dgm:spPr/>
    </dgm:pt>
    <dgm:pt modelId="{0C43CEBB-2E78-4F8A-A5BF-7BE910023052}" type="pres">
      <dgm:prSet presAssocID="{18BE94C8-88A0-4BF8-9BC4-6FD9334A0FCB}" presName="Name111" presStyleLbl="parChTrans1D4" presStyleIdx="3" presStyleCnt="4"/>
      <dgm:spPr/>
    </dgm:pt>
    <dgm:pt modelId="{A1B68271-34FD-4021-927F-89056695D7B0}" type="pres">
      <dgm:prSet presAssocID="{C6C6970E-3DEE-41FC-86DF-0139951B9296}" presName="hierRoot3" presStyleCnt="0">
        <dgm:presLayoutVars>
          <dgm:hierBranch val="init"/>
        </dgm:presLayoutVars>
      </dgm:prSet>
      <dgm:spPr/>
    </dgm:pt>
    <dgm:pt modelId="{9CE875C0-6A58-4069-A466-066EFB5EA207}" type="pres">
      <dgm:prSet presAssocID="{C6C6970E-3DEE-41FC-86DF-0139951B9296}" presName="rootComposite3" presStyleCnt="0"/>
      <dgm:spPr/>
    </dgm:pt>
    <dgm:pt modelId="{8C4E5AD3-AB98-4B39-AF74-85E9A2709471}" type="pres">
      <dgm:prSet presAssocID="{C6C6970E-3DEE-41FC-86DF-0139951B9296}" presName="rootText3" presStyleLbl="asst1" presStyleIdx="6" presStyleCnt="10">
        <dgm:presLayoutVars>
          <dgm:chPref val="3"/>
        </dgm:presLayoutVars>
      </dgm:prSet>
      <dgm:spPr/>
    </dgm:pt>
    <dgm:pt modelId="{879D2521-2702-42B7-9C88-9702684A90B5}" type="pres">
      <dgm:prSet presAssocID="{C6C6970E-3DEE-41FC-86DF-0139951B9296}" presName="rootConnector3" presStyleLbl="asst1" presStyleIdx="6" presStyleCnt="10"/>
      <dgm:spPr/>
    </dgm:pt>
    <dgm:pt modelId="{82615732-7AA4-4430-8714-4FC1569B7897}" type="pres">
      <dgm:prSet presAssocID="{C6C6970E-3DEE-41FC-86DF-0139951B9296}" presName="hierChild6" presStyleCnt="0"/>
      <dgm:spPr/>
    </dgm:pt>
    <dgm:pt modelId="{719AE358-9F31-45DD-A850-239C7E7D89A9}" type="pres">
      <dgm:prSet presAssocID="{C6C6970E-3DEE-41FC-86DF-0139951B9296}" presName="hierChild7" presStyleCnt="0"/>
      <dgm:spPr/>
    </dgm:pt>
    <dgm:pt modelId="{4B15F537-145F-4DF6-A520-1EC56A909064}" type="pres">
      <dgm:prSet presAssocID="{31AECC99-08B8-46E3-955F-490EEA02B11D}" presName="Name111" presStyleLbl="parChTrans1D2" presStyleIdx="1" presStyleCnt="2"/>
      <dgm:spPr/>
    </dgm:pt>
    <dgm:pt modelId="{851591C1-13FE-4FC3-A3DC-7624B7A06581}" type="pres">
      <dgm:prSet presAssocID="{7615B5B9-4BDC-4370-9653-426092236A1B}" presName="hierRoot3" presStyleCnt="0">
        <dgm:presLayoutVars>
          <dgm:hierBranch val="init"/>
        </dgm:presLayoutVars>
      </dgm:prSet>
      <dgm:spPr/>
    </dgm:pt>
    <dgm:pt modelId="{8F32ED40-A0A9-477A-89E6-68CC85C39D65}" type="pres">
      <dgm:prSet presAssocID="{7615B5B9-4BDC-4370-9653-426092236A1B}" presName="rootComposite3" presStyleCnt="0"/>
      <dgm:spPr/>
    </dgm:pt>
    <dgm:pt modelId="{3E102D86-6E86-4B74-AD2E-D2D315DC3684}" type="pres">
      <dgm:prSet presAssocID="{7615B5B9-4BDC-4370-9653-426092236A1B}" presName="rootText3" presStyleLbl="asst1" presStyleIdx="7" presStyleCnt="10">
        <dgm:presLayoutVars>
          <dgm:chPref val="3"/>
        </dgm:presLayoutVars>
      </dgm:prSet>
      <dgm:spPr/>
    </dgm:pt>
    <dgm:pt modelId="{3C881233-1235-47EE-822F-080018FECDC2}" type="pres">
      <dgm:prSet presAssocID="{7615B5B9-4BDC-4370-9653-426092236A1B}" presName="rootConnector3" presStyleLbl="asst1" presStyleIdx="7" presStyleCnt="10"/>
      <dgm:spPr/>
    </dgm:pt>
    <dgm:pt modelId="{819E0468-FD6A-4E25-A77D-EA7B09941947}" type="pres">
      <dgm:prSet presAssocID="{7615B5B9-4BDC-4370-9653-426092236A1B}" presName="hierChild6" presStyleCnt="0"/>
      <dgm:spPr/>
    </dgm:pt>
    <dgm:pt modelId="{23D52780-C138-494A-8B45-41FC5FE65E22}" type="pres">
      <dgm:prSet presAssocID="{7615B5B9-4BDC-4370-9653-426092236A1B}" presName="hierChild7" presStyleCnt="0"/>
      <dgm:spPr/>
    </dgm:pt>
    <dgm:pt modelId="{689102DB-A679-451F-A3CE-8CA2A1E79D4A}" type="pres">
      <dgm:prSet presAssocID="{FD8D6B23-55B0-4581-913E-3674CB2F44C5}" presName="Name111" presStyleLbl="parChTrans1D3" presStyleIdx="2" presStyleCnt="4"/>
      <dgm:spPr/>
    </dgm:pt>
    <dgm:pt modelId="{7892E313-B24A-4C2F-8236-218578C2BA1E}" type="pres">
      <dgm:prSet presAssocID="{88525240-2580-4357-B706-C6EA87A0FBF6}" presName="hierRoot3" presStyleCnt="0">
        <dgm:presLayoutVars>
          <dgm:hierBranch val="init"/>
        </dgm:presLayoutVars>
      </dgm:prSet>
      <dgm:spPr/>
    </dgm:pt>
    <dgm:pt modelId="{67ED38D9-7ECA-4B22-8B52-9BE862B764E6}" type="pres">
      <dgm:prSet presAssocID="{88525240-2580-4357-B706-C6EA87A0FBF6}" presName="rootComposite3" presStyleCnt="0"/>
      <dgm:spPr/>
    </dgm:pt>
    <dgm:pt modelId="{21163429-E08B-4762-9051-DC9EE82362B9}" type="pres">
      <dgm:prSet presAssocID="{88525240-2580-4357-B706-C6EA87A0FBF6}" presName="rootText3" presStyleLbl="asst1" presStyleIdx="8" presStyleCnt="10">
        <dgm:presLayoutVars>
          <dgm:chPref val="3"/>
        </dgm:presLayoutVars>
      </dgm:prSet>
      <dgm:spPr/>
    </dgm:pt>
    <dgm:pt modelId="{694C6128-984E-4DA1-BBC7-1FA48126A0A9}" type="pres">
      <dgm:prSet presAssocID="{88525240-2580-4357-B706-C6EA87A0FBF6}" presName="rootConnector3" presStyleLbl="asst1" presStyleIdx="8" presStyleCnt="10"/>
      <dgm:spPr/>
    </dgm:pt>
    <dgm:pt modelId="{312F69C8-34C3-4266-BD07-7B663786FF6F}" type="pres">
      <dgm:prSet presAssocID="{88525240-2580-4357-B706-C6EA87A0FBF6}" presName="hierChild6" presStyleCnt="0"/>
      <dgm:spPr/>
    </dgm:pt>
    <dgm:pt modelId="{E1DA1DFB-89E0-4EE8-B318-5D66CE9206CF}" type="pres">
      <dgm:prSet presAssocID="{88525240-2580-4357-B706-C6EA87A0FBF6}" presName="hierChild7" presStyleCnt="0"/>
      <dgm:spPr/>
    </dgm:pt>
    <dgm:pt modelId="{DCDF84BC-FEAD-496D-A0EB-6711442B31F3}" type="pres">
      <dgm:prSet presAssocID="{0722A3BF-3017-46B7-BAA1-70B822F6B2E8}" presName="Name111" presStyleLbl="parChTrans1D3" presStyleIdx="3" presStyleCnt="4"/>
      <dgm:spPr/>
    </dgm:pt>
    <dgm:pt modelId="{E0E14A9B-04B3-4CCA-B26B-9DA5806187C1}" type="pres">
      <dgm:prSet presAssocID="{B2F3A06D-A928-4180-A4B3-4C8F48410CFC}" presName="hierRoot3" presStyleCnt="0">
        <dgm:presLayoutVars>
          <dgm:hierBranch val="init"/>
        </dgm:presLayoutVars>
      </dgm:prSet>
      <dgm:spPr/>
    </dgm:pt>
    <dgm:pt modelId="{8CA82273-A9B7-454D-9F23-1FACED389492}" type="pres">
      <dgm:prSet presAssocID="{B2F3A06D-A928-4180-A4B3-4C8F48410CFC}" presName="rootComposite3" presStyleCnt="0"/>
      <dgm:spPr/>
    </dgm:pt>
    <dgm:pt modelId="{5E0863F2-BC28-4E96-A453-3D4F4BB8DFF3}" type="pres">
      <dgm:prSet presAssocID="{B2F3A06D-A928-4180-A4B3-4C8F48410CFC}" presName="rootText3" presStyleLbl="asst1" presStyleIdx="9" presStyleCnt="10">
        <dgm:presLayoutVars>
          <dgm:chPref val="3"/>
        </dgm:presLayoutVars>
      </dgm:prSet>
      <dgm:spPr/>
    </dgm:pt>
    <dgm:pt modelId="{28AC1F27-D17C-4F69-83E8-CBBCBE067398}" type="pres">
      <dgm:prSet presAssocID="{B2F3A06D-A928-4180-A4B3-4C8F48410CFC}" presName="rootConnector3" presStyleLbl="asst1" presStyleIdx="9" presStyleCnt="10"/>
      <dgm:spPr/>
    </dgm:pt>
    <dgm:pt modelId="{F1BD56EF-8768-464B-966B-C28C5DEB0CB1}" type="pres">
      <dgm:prSet presAssocID="{B2F3A06D-A928-4180-A4B3-4C8F48410CFC}" presName="hierChild6" presStyleCnt="0"/>
      <dgm:spPr/>
    </dgm:pt>
    <dgm:pt modelId="{22A59947-FCBB-45E3-B1D3-28D2A0F364F9}" type="pres">
      <dgm:prSet presAssocID="{B2F3A06D-A928-4180-A4B3-4C8F48410CFC}" presName="hierChild7" presStyleCnt="0"/>
      <dgm:spPr/>
    </dgm:pt>
  </dgm:ptLst>
  <dgm:cxnLst>
    <dgm:cxn modelId="{F0E62F09-A138-41E2-9959-0A3351B13CAD}" type="presOf" srcId="{A702DDD2-0837-4031-B879-08AEB5C14DD4}" destId="{D818F28A-E3F4-4903-A28B-46F14E6B7005}" srcOrd="0" destOrd="0" presId="urn:microsoft.com/office/officeart/2005/8/layout/orgChart1"/>
    <dgm:cxn modelId="{3E606909-5A32-4B81-A747-774C266AE917}" type="presOf" srcId="{7615B5B9-4BDC-4370-9653-426092236A1B}" destId="{3E102D86-6E86-4B74-AD2E-D2D315DC3684}" srcOrd="0" destOrd="0" presId="urn:microsoft.com/office/officeart/2005/8/layout/orgChart1"/>
    <dgm:cxn modelId="{96B45014-C254-4F5E-850B-2D6E0F87DC75}" type="presOf" srcId="{B2F3A06D-A928-4180-A4B3-4C8F48410CFC}" destId="{28AC1F27-D17C-4F69-83E8-CBBCBE067398}" srcOrd="1" destOrd="0" presId="urn:microsoft.com/office/officeart/2005/8/layout/orgChart1"/>
    <dgm:cxn modelId="{03897F22-2BD3-489F-9EF3-815D8EF161FA}" type="presOf" srcId="{74AA92D3-3ED5-425C-B934-BCA86F5BFBB5}" destId="{9A913B1E-2ED7-4A98-B76C-AAA3971E9833}" srcOrd="0" destOrd="0" presId="urn:microsoft.com/office/officeart/2005/8/layout/orgChart1"/>
    <dgm:cxn modelId="{FC060C25-94B6-4074-857E-E156B1887B3B}" type="presOf" srcId="{4FA855DF-D00F-4079-A5CF-E93715A7DABA}" destId="{8E2CE093-8D88-4F03-A6CA-00E01064D86D}" srcOrd="0" destOrd="0" presId="urn:microsoft.com/office/officeart/2005/8/layout/orgChart1"/>
    <dgm:cxn modelId="{55311626-2C21-4014-BAC1-996ED0620B11}" type="presOf" srcId="{B2F3A06D-A928-4180-A4B3-4C8F48410CFC}" destId="{5E0863F2-BC28-4E96-A453-3D4F4BB8DFF3}" srcOrd="0" destOrd="0" presId="urn:microsoft.com/office/officeart/2005/8/layout/orgChart1"/>
    <dgm:cxn modelId="{43F77D2B-B2DC-4653-89C0-F0BFC2BBA182}" srcId="{7615B5B9-4BDC-4370-9653-426092236A1B}" destId="{B2F3A06D-A928-4180-A4B3-4C8F48410CFC}" srcOrd="1" destOrd="0" parTransId="{0722A3BF-3017-46B7-BAA1-70B822F6B2E8}" sibTransId="{D8B1102E-BC0B-4FA9-89C7-6427AE15866D}"/>
    <dgm:cxn modelId="{88800233-F1B6-42BC-8A47-22780ED9541B}" type="presOf" srcId="{32ECD36E-6063-4D71-B4BA-374EA9DCFCA3}" destId="{E8D323AC-AE58-4B4C-BDAC-704469BAB4ED}" srcOrd="0" destOrd="0" presId="urn:microsoft.com/office/officeart/2005/8/layout/orgChart1"/>
    <dgm:cxn modelId="{21FF543D-7992-4064-AED3-6CA6F275DD73}" srcId="{98F03CD7-14B9-45A9-954A-5B5859B14145}" destId="{5831246D-BD64-4079-8C02-FEFDEBA75A42}" srcOrd="0" destOrd="0" parTransId="{7E40EAEB-4756-4ED9-AEF4-2DF7134BA278}" sibTransId="{F73FE556-425E-4F78-AC1D-06C71438935C}"/>
    <dgm:cxn modelId="{64B39F3F-3BF2-4A34-81D6-C4D80FA0D944}" srcId="{262EB98A-8F9D-4571-96F9-C4968ABAD229}" destId="{32ECD36E-6063-4D71-B4BA-374EA9DCFCA3}" srcOrd="1" destOrd="0" parTransId="{4FA855DF-D00F-4079-A5CF-E93715A7DABA}" sibTransId="{11CA0ED8-50B5-4DE0-B566-AB1B131C064C}"/>
    <dgm:cxn modelId="{A476AF62-1F92-4971-8437-F404771F351E}" type="presOf" srcId="{A702DDD2-0837-4031-B879-08AEB5C14DD4}" destId="{B941B1CB-90DF-49C3-BBC0-2E634406F9D0}" srcOrd="1" destOrd="0" presId="urn:microsoft.com/office/officeart/2005/8/layout/orgChart1"/>
    <dgm:cxn modelId="{584F1B65-7261-45D0-86F1-D20281771C84}" type="presOf" srcId="{5831246D-BD64-4079-8C02-FEFDEBA75A42}" destId="{26BB7C62-B91B-45AE-AE48-5B9EB9920A91}" srcOrd="0" destOrd="0" presId="urn:microsoft.com/office/officeart/2005/8/layout/orgChart1"/>
    <dgm:cxn modelId="{D120A766-A88E-4EF7-9BC5-A91A784C8D09}" type="presOf" srcId="{31AECC99-08B8-46E3-955F-490EEA02B11D}" destId="{4B15F537-145F-4DF6-A520-1EC56A909064}" srcOrd="0" destOrd="0" presId="urn:microsoft.com/office/officeart/2005/8/layout/orgChart1"/>
    <dgm:cxn modelId="{6B5CF649-C08D-4119-8B27-68AC188B97AD}" type="presOf" srcId="{3DAA823A-42C0-432E-990F-2374C93C1BD2}" destId="{FFFB5F60-8F04-4F79-8C28-911B018699FE}" srcOrd="0" destOrd="0" presId="urn:microsoft.com/office/officeart/2005/8/layout/orgChart1"/>
    <dgm:cxn modelId="{4244334A-085D-44DB-A3C8-F66796B68E8B}" type="presOf" srcId="{5831246D-BD64-4079-8C02-FEFDEBA75A42}" destId="{71B2F6FF-C1EB-4194-BB39-BAA0555331C3}" srcOrd="1" destOrd="0" presId="urn:microsoft.com/office/officeart/2005/8/layout/orgChart1"/>
    <dgm:cxn modelId="{B7258A6A-32D9-4684-9B7B-38C1616835FF}" srcId="{5831246D-BD64-4079-8C02-FEFDEBA75A42}" destId="{7615B5B9-4BDC-4370-9653-426092236A1B}" srcOrd="1" destOrd="0" parTransId="{31AECC99-08B8-46E3-955F-490EEA02B11D}" sibTransId="{97ECA417-4F4B-40C4-B2C8-DA16278807D5}"/>
    <dgm:cxn modelId="{EFE72E6F-E62B-4722-B0F5-ACE33EBE3020}" type="presOf" srcId="{DCA2B323-D20C-4411-849F-A1DAFD48C8D9}" destId="{C8D17B56-14EF-4FBB-98DF-0BF258F26FF2}" srcOrd="0" destOrd="0" presId="urn:microsoft.com/office/officeart/2005/8/layout/orgChart1"/>
    <dgm:cxn modelId="{46ECFB70-C4C5-4C11-B67E-0E3061273716}" type="presOf" srcId="{C0A6F4B3-8FFE-4FBA-9C18-639BA5E2D7BF}" destId="{181ECE21-38D4-46C0-9D63-CDB0E15D5820}" srcOrd="0" destOrd="0" presId="urn:microsoft.com/office/officeart/2005/8/layout/orgChart1"/>
    <dgm:cxn modelId="{418A0572-2834-4260-921D-158D9C34D763}" type="presOf" srcId="{A3D9DE8B-36CA-48CF-AE69-068739F35D7E}" destId="{A2325A17-2DA8-4E69-9285-697B22CA46D1}" srcOrd="0" destOrd="0" presId="urn:microsoft.com/office/officeart/2005/8/layout/orgChart1"/>
    <dgm:cxn modelId="{04C62B72-2320-4AC4-8893-545C881272CF}" type="presOf" srcId="{262EB98A-8F9D-4571-96F9-C4968ABAD229}" destId="{622772D3-7BA0-4EE2-9C12-7A40F5D27BC4}" srcOrd="1" destOrd="0" presId="urn:microsoft.com/office/officeart/2005/8/layout/orgChart1"/>
    <dgm:cxn modelId="{A78EAD74-17F0-421D-9052-708AD0EE836E}" srcId="{5831246D-BD64-4079-8C02-FEFDEBA75A42}" destId="{A3D9DE8B-36CA-48CF-AE69-068739F35D7E}" srcOrd="0" destOrd="0" parTransId="{C0A6F4B3-8FFE-4FBA-9C18-639BA5E2D7BF}" sibTransId="{1083EC83-8643-4981-BBC8-FCC37141E4B2}"/>
    <dgm:cxn modelId="{F9B5B054-1793-4429-A028-74F5489F9E34}" type="presOf" srcId="{DCA2B323-D20C-4411-849F-A1DAFD48C8D9}" destId="{36417E74-55E4-4973-8242-B517A64BF45E}" srcOrd="1" destOrd="0" presId="urn:microsoft.com/office/officeart/2005/8/layout/orgChart1"/>
    <dgm:cxn modelId="{A3D2BE75-74DE-41FF-BC47-DCD02117BBDB}" type="presOf" srcId="{403144D0-5173-4104-A0A3-C438C81207F8}" destId="{E62BFA2A-ABAE-488C-9A49-8FAAE98CEF33}" srcOrd="1" destOrd="0" presId="urn:microsoft.com/office/officeart/2005/8/layout/orgChart1"/>
    <dgm:cxn modelId="{4C193459-5BBA-42B2-B4E6-9BAA7DE37BC8}" type="presOf" srcId="{88525240-2580-4357-B706-C6EA87A0FBF6}" destId="{21163429-E08B-4762-9051-DC9EE82362B9}" srcOrd="0" destOrd="0" presId="urn:microsoft.com/office/officeart/2005/8/layout/orgChart1"/>
    <dgm:cxn modelId="{FD6D4F7F-A832-4A0A-8873-19E960C6638F}" type="presOf" srcId="{0722A3BF-3017-46B7-BAA1-70B822F6B2E8}" destId="{DCDF84BC-FEAD-496D-A0EB-6711442B31F3}" srcOrd="0" destOrd="0" presId="urn:microsoft.com/office/officeart/2005/8/layout/orgChart1"/>
    <dgm:cxn modelId="{2386B284-D7E5-4989-BC86-5807B717FE92}" type="presOf" srcId="{09907596-7237-402A-81AD-0A5200E9C2E9}" destId="{4D97B6CB-7937-49F2-B097-D549BE0236FF}" srcOrd="0" destOrd="0" presId="urn:microsoft.com/office/officeart/2005/8/layout/orgChart1"/>
    <dgm:cxn modelId="{09316E85-BC40-44C2-8451-A520ACD5E64F}" type="presOf" srcId="{403144D0-5173-4104-A0A3-C438C81207F8}" destId="{6C9CCB5C-4CDE-4A88-A4EF-0A445ADB04A0}" srcOrd="0" destOrd="0" presId="urn:microsoft.com/office/officeart/2005/8/layout/orgChart1"/>
    <dgm:cxn modelId="{32FE9D85-51E9-4D32-8F2F-8BF8A64C65BC}" type="presOf" srcId="{C6C6970E-3DEE-41FC-86DF-0139951B9296}" destId="{879D2521-2702-42B7-9C88-9702684A90B5}" srcOrd="1" destOrd="0" presId="urn:microsoft.com/office/officeart/2005/8/layout/orgChart1"/>
    <dgm:cxn modelId="{DBC1258A-B0D1-4B28-A14A-858CB0741297}" srcId="{A3D9DE8B-36CA-48CF-AE69-068739F35D7E}" destId="{262EB98A-8F9D-4571-96F9-C4968ABAD229}" srcOrd="1" destOrd="0" parTransId="{1B59F68A-7C7F-4722-ACFE-29E607936B88}" sibTransId="{CB869BD2-5F94-4D76-BF88-923A5A7BDBEA}"/>
    <dgm:cxn modelId="{AEF92C8A-D21B-4EDD-9A78-54D32C7B37FC}" type="presOf" srcId="{32ECD36E-6063-4D71-B4BA-374EA9DCFCA3}" destId="{FBF6CFB6-FD87-4F67-8679-0BFF51147CC8}" srcOrd="1" destOrd="0" presId="urn:microsoft.com/office/officeart/2005/8/layout/orgChart1"/>
    <dgm:cxn modelId="{90E88292-6BB4-472C-B46D-12BDD0E53C85}" srcId="{7615B5B9-4BDC-4370-9653-426092236A1B}" destId="{88525240-2580-4357-B706-C6EA87A0FBF6}" srcOrd="0" destOrd="0" parTransId="{FD8D6B23-55B0-4581-913E-3674CB2F44C5}" sibTransId="{5E97A9DD-FC25-4BF1-ACC4-15447A2B3697}"/>
    <dgm:cxn modelId="{D8CD4797-59F2-4E0E-BF9D-4C7D9FC81F51}" srcId="{262EB98A-8F9D-4571-96F9-C4968ABAD229}" destId="{A702DDD2-0837-4031-B879-08AEB5C14DD4}" srcOrd="0" destOrd="0" parTransId="{74AA92D3-3ED5-425C-B934-BCA86F5BFBB5}" sibTransId="{3E40EC8B-3352-4A7D-B18A-4EBAD7EE012B}"/>
    <dgm:cxn modelId="{FE94FC9B-33F4-4178-BBDF-AA50E55C1378}" type="presOf" srcId="{FD8D6B23-55B0-4581-913E-3674CB2F44C5}" destId="{689102DB-A679-451F-A3CE-8CA2A1E79D4A}" srcOrd="0" destOrd="0" presId="urn:microsoft.com/office/officeart/2005/8/layout/orgChart1"/>
    <dgm:cxn modelId="{11E117A1-B1C9-4774-800E-CFD167CF6E53}" type="presOf" srcId="{18BE94C8-88A0-4BF8-9BC4-6FD9334A0FCB}" destId="{0C43CEBB-2E78-4F8A-A5BF-7BE910023052}" srcOrd="0" destOrd="0" presId="urn:microsoft.com/office/officeart/2005/8/layout/orgChart1"/>
    <dgm:cxn modelId="{ECB8CBB0-DBF6-47BF-9270-A684EB68F766}" type="presOf" srcId="{88525240-2580-4357-B706-C6EA87A0FBF6}" destId="{694C6128-984E-4DA1-BBC7-1FA48126A0A9}" srcOrd="1" destOrd="0" presId="urn:microsoft.com/office/officeart/2005/8/layout/orgChart1"/>
    <dgm:cxn modelId="{0EE7A1B5-294A-41C2-9F45-51A82DF0D520}" type="presOf" srcId="{98F03CD7-14B9-45A9-954A-5B5859B14145}" destId="{1820582C-CB61-4D06-8FF8-A0A7266360BE}" srcOrd="0" destOrd="0" presId="urn:microsoft.com/office/officeart/2005/8/layout/orgChart1"/>
    <dgm:cxn modelId="{56808EC8-8F21-4760-81C4-B4BDBA70E06C}" type="presOf" srcId="{262EB98A-8F9D-4571-96F9-C4968ABAD229}" destId="{87A3BAA1-4140-4D02-813C-6CFBF3AA4981}" srcOrd="0" destOrd="0" presId="urn:microsoft.com/office/officeart/2005/8/layout/orgChart1"/>
    <dgm:cxn modelId="{FDD7CAD6-DD07-441A-B303-B719B74B1B32}" type="presOf" srcId="{7615B5B9-4BDC-4370-9653-426092236A1B}" destId="{3C881233-1235-47EE-822F-080018FECDC2}" srcOrd="1" destOrd="0" presId="urn:microsoft.com/office/officeart/2005/8/layout/orgChart1"/>
    <dgm:cxn modelId="{DC66CCE3-E157-4DEB-A6A5-1424A3DC2EBC}" type="presOf" srcId="{A3D9DE8B-36CA-48CF-AE69-068739F35D7E}" destId="{E89A97DE-3B5C-47F2-A91B-EE91E74063C4}" srcOrd="1" destOrd="0" presId="urn:microsoft.com/office/officeart/2005/8/layout/orgChart1"/>
    <dgm:cxn modelId="{060CAFE8-ACE1-4A2A-AD92-CCE1CF7B39AC}" type="presOf" srcId="{C6C6970E-3DEE-41FC-86DF-0139951B9296}" destId="{8C4E5AD3-AB98-4B39-AF74-85E9A2709471}" srcOrd="0" destOrd="0" presId="urn:microsoft.com/office/officeart/2005/8/layout/orgChart1"/>
    <dgm:cxn modelId="{01633FEB-A804-4BAB-939F-821B8EC98925}" srcId="{262EB98A-8F9D-4571-96F9-C4968ABAD229}" destId="{C6C6970E-3DEE-41FC-86DF-0139951B9296}" srcOrd="2" destOrd="0" parTransId="{18BE94C8-88A0-4BF8-9BC4-6FD9334A0FCB}" sibTransId="{8F133CD6-C670-49E1-A442-6030FABA4994}"/>
    <dgm:cxn modelId="{27BEF4EE-B1F8-4E14-A041-05B5E3AD3D4C}" srcId="{A3D9DE8B-36CA-48CF-AE69-068739F35D7E}" destId="{DCA2B323-D20C-4411-849F-A1DAFD48C8D9}" srcOrd="0" destOrd="0" parTransId="{3DAA823A-42C0-432E-990F-2374C93C1BD2}" sibTransId="{58C27B2B-B93E-4C15-97A4-03D0ACBC8155}"/>
    <dgm:cxn modelId="{8E3A8CF2-A622-4E55-81D9-948E7802B3C9}" type="presOf" srcId="{1B59F68A-7C7F-4722-ACFE-29E607936B88}" destId="{64806582-E5B7-4E76-84EA-B3C73AF297C2}" srcOrd="0" destOrd="0" presId="urn:microsoft.com/office/officeart/2005/8/layout/orgChart1"/>
    <dgm:cxn modelId="{D44C89F9-AE57-4AA1-BFFC-F681BDB6F038}" srcId="{DCA2B323-D20C-4411-849F-A1DAFD48C8D9}" destId="{403144D0-5173-4104-A0A3-C438C81207F8}" srcOrd="0" destOrd="0" parTransId="{09907596-7237-402A-81AD-0A5200E9C2E9}" sibTransId="{70C1FDE8-F501-4EA2-B3BF-F7A7EFCAAB38}"/>
    <dgm:cxn modelId="{7F41AD7B-3720-4DFC-A6F0-B7844C76AAB1}" type="presParOf" srcId="{1820582C-CB61-4D06-8FF8-A0A7266360BE}" destId="{AD042CB7-FD8A-4EAF-9AEA-30AB808875A3}" srcOrd="0" destOrd="0" presId="urn:microsoft.com/office/officeart/2005/8/layout/orgChart1"/>
    <dgm:cxn modelId="{34AD72D7-CAB0-4A8E-885A-E30FB3441F01}" type="presParOf" srcId="{AD042CB7-FD8A-4EAF-9AEA-30AB808875A3}" destId="{469A872C-21B3-4D46-B5D9-541311DB2F1E}" srcOrd="0" destOrd="0" presId="urn:microsoft.com/office/officeart/2005/8/layout/orgChart1"/>
    <dgm:cxn modelId="{0FCC53D3-DBF9-4FAF-BE44-8B35F329ADEC}" type="presParOf" srcId="{469A872C-21B3-4D46-B5D9-541311DB2F1E}" destId="{26BB7C62-B91B-45AE-AE48-5B9EB9920A91}" srcOrd="0" destOrd="0" presId="urn:microsoft.com/office/officeart/2005/8/layout/orgChart1"/>
    <dgm:cxn modelId="{27AA57DF-35F4-4569-8E2A-48C4BE68BE12}" type="presParOf" srcId="{469A872C-21B3-4D46-B5D9-541311DB2F1E}" destId="{71B2F6FF-C1EB-4194-BB39-BAA0555331C3}" srcOrd="1" destOrd="0" presId="urn:microsoft.com/office/officeart/2005/8/layout/orgChart1"/>
    <dgm:cxn modelId="{8D38ACC7-C6C0-4FB5-8A7F-C1633D6E0F9C}" type="presParOf" srcId="{AD042CB7-FD8A-4EAF-9AEA-30AB808875A3}" destId="{E38F48E3-12CD-44F6-8E7B-FFDFD6F8A862}" srcOrd="1" destOrd="0" presId="urn:microsoft.com/office/officeart/2005/8/layout/orgChart1"/>
    <dgm:cxn modelId="{B93B8812-6A4D-495D-AD54-46D213E2D140}" type="presParOf" srcId="{AD042CB7-FD8A-4EAF-9AEA-30AB808875A3}" destId="{6D792324-A60C-4041-B382-023CD36047B5}" srcOrd="2" destOrd="0" presId="urn:microsoft.com/office/officeart/2005/8/layout/orgChart1"/>
    <dgm:cxn modelId="{82BB76EC-8A71-4DB6-AC11-83F7C6A4A836}" type="presParOf" srcId="{6D792324-A60C-4041-B382-023CD36047B5}" destId="{181ECE21-38D4-46C0-9D63-CDB0E15D5820}" srcOrd="0" destOrd="0" presId="urn:microsoft.com/office/officeart/2005/8/layout/orgChart1"/>
    <dgm:cxn modelId="{2D360455-BFF9-490F-B1C4-D5B3D4EBF45E}" type="presParOf" srcId="{6D792324-A60C-4041-B382-023CD36047B5}" destId="{BEFDC82E-EE5B-4C0F-A179-38B69A4FBBD3}" srcOrd="1" destOrd="0" presId="urn:microsoft.com/office/officeart/2005/8/layout/orgChart1"/>
    <dgm:cxn modelId="{07A895A9-0D05-40E8-B693-09DF2595D048}" type="presParOf" srcId="{BEFDC82E-EE5B-4C0F-A179-38B69A4FBBD3}" destId="{F51C0168-0A7B-4E89-B064-D9359B01CAC2}" srcOrd="0" destOrd="0" presId="urn:microsoft.com/office/officeart/2005/8/layout/orgChart1"/>
    <dgm:cxn modelId="{447F89D7-9D46-463D-9D80-4EBC4DC3F699}" type="presParOf" srcId="{F51C0168-0A7B-4E89-B064-D9359B01CAC2}" destId="{A2325A17-2DA8-4E69-9285-697B22CA46D1}" srcOrd="0" destOrd="0" presId="urn:microsoft.com/office/officeart/2005/8/layout/orgChart1"/>
    <dgm:cxn modelId="{CA4F6E97-23FB-4370-9B23-9815B04D4B76}" type="presParOf" srcId="{F51C0168-0A7B-4E89-B064-D9359B01CAC2}" destId="{E89A97DE-3B5C-47F2-A91B-EE91E74063C4}" srcOrd="1" destOrd="0" presId="urn:microsoft.com/office/officeart/2005/8/layout/orgChart1"/>
    <dgm:cxn modelId="{18089EF6-F277-421B-99B4-9E88DAEA74EC}" type="presParOf" srcId="{BEFDC82E-EE5B-4C0F-A179-38B69A4FBBD3}" destId="{2015BD6C-05B8-48F8-A9C4-8E6CE7D2C01D}" srcOrd="1" destOrd="0" presId="urn:microsoft.com/office/officeart/2005/8/layout/orgChart1"/>
    <dgm:cxn modelId="{B85A625C-8C11-4304-8493-9DDD046ADB40}" type="presParOf" srcId="{BEFDC82E-EE5B-4C0F-A179-38B69A4FBBD3}" destId="{3DD9A044-7A56-4158-A461-5B530EDE63EE}" srcOrd="2" destOrd="0" presId="urn:microsoft.com/office/officeart/2005/8/layout/orgChart1"/>
    <dgm:cxn modelId="{EF19ABF0-EE1D-4A94-A75D-259348327058}" type="presParOf" srcId="{3DD9A044-7A56-4158-A461-5B530EDE63EE}" destId="{FFFB5F60-8F04-4F79-8C28-911B018699FE}" srcOrd="0" destOrd="0" presId="urn:microsoft.com/office/officeart/2005/8/layout/orgChart1"/>
    <dgm:cxn modelId="{CA288F7C-418B-486B-A3BD-37296639042B}" type="presParOf" srcId="{3DD9A044-7A56-4158-A461-5B530EDE63EE}" destId="{FEC5F098-22DC-47B2-855D-20BC42B6A59E}" srcOrd="1" destOrd="0" presId="urn:microsoft.com/office/officeart/2005/8/layout/orgChart1"/>
    <dgm:cxn modelId="{3AFF5609-8E6D-4B0F-A2DF-0328794F87EB}" type="presParOf" srcId="{FEC5F098-22DC-47B2-855D-20BC42B6A59E}" destId="{5A1C6ACC-24D1-484A-B241-7FDF9EB96C4A}" srcOrd="0" destOrd="0" presId="urn:microsoft.com/office/officeart/2005/8/layout/orgChart1"/>
    <dgm:cxn modelId="{6C60D049-AF29-4155-B247-DD691E8A183F}" type="presParOf" srcId="{5A1C6ACC-24D1-484A-B241-7FDF9EB96C4A}" destId="{C8D17B56-14EF-4FBB-98DF-0BF258F26FF2}" srcOrd="0" destOrd="0" presId="urn:microsoft.com/office/officeart/2005/8/layout/orgChart1"/>
    <dgm:cxn modelId="{19A65001-ABC2-4725-817D-1605516E2050}" type="presParOf" srcId="{5A1C6ACC-24D1-484A-B241-7FDF9EB96C4A}" destId="{36417E74-55E4-4973-8242-B517A64BF45E}" srcOrd="1" destOrd="0" presId="urn:microsoft.com/office/officeart/2005/8/layout/orgChart1"/>
    <dgm:cxn modelId="{29050DF6-2486-4DC8-A85E-DA72C65571C8}" type="presParOf" srcId="{FEC5F098-22DC-47B2-855D-20BC42B6A59E}" destId="{6F61469D-9283-4764-96FF-29DABF1E2B2B}" srcOrd="1" destOrd="0" presId="urn:microsoft.com/office/officeart/2005/8/layout/orgChart1"/>
    <dgm:cxn modelId="{102896A1-E3C8-420F-BD43-F343B3AC6AFC}" type="presParOf" srcId="{FEC5F098-22DC-47B2-855D-20BC42B6A59E}" destId="{797D86E6-54F0-45E0-9E6E-22311C69EEFC}" srcOrd="2" destOrd="0" presId="urn:microsoft.com/office/officeart/2005/8/layout/orgChart1"/>
    <dgm:cxn modelId="{B36F18F5-2BE7-4A5F-861E-36F99697D504}" type="presParOf" srcId="{797D86E6-54F0-45E0-9E6E-22311C69EEFC}" destId="{4D97B6CB-7937-49F2-B097-D549BE0236FF}" srcOrd="0" destOrd="0" presId="urn:microsoft.com/office/officeart/2005/8/layout/orgChart1"/>
    <dgm:cxn modelId="{C2C23310-7AA9-4ABE-B929-E71E6C574F35}" type="presParOf" srcId="{797D86E6-54F0-45E0-9E6E-22311C69EEFC}" destId="{6D4A1CC2-F204-43D5-A7FD-17B181C4A25E}" srcOrd="1" destOrd="0" presId="urn:microsoft.com/office/officeart/2005/8/layout/orgChart1"/>
    <dgm:cxn modelId="{20380F85-461C-4F48-8215-F809C08CDC72}" type="presParOf" srcId="{6D4A1CC2-F204-43D5-A7FD-17B181C4A25E}" destId="{8EF96517-23AB-4BF7-B755-834905C20228}" srcOrd="0" destOrd="0" presId="urn:microsoft.com/office/officeart/2005/8/layout/orgChart1"/>
    <dgm:cxn modelId="{E10BD403-D579-4721-AE26-300F18262656}" type="presParOf" srcId="{8EF96517-23AB-4BF7-B755-834905C20228}" destId="{6C9CCB5C-4CDE-4A88-A4EF-0A445ADB04A0}" srcOrd="0" destOrd="0" presId="urn:microsoft.com/office/officeart/2005/8/layout/orgChart1"/>
    <dgm:cxn modelId="{2F4A40C0-BAD8-4662-8932-1D641D5D2254}" type="presParOf" srcId="{8EF96517-23AB-4BF7-B755-834905C20228}" destId="{E62BFA2A-ABAE-488C-9A49-8FAAE98CEF33}" srcOrd="1" destOrd="0" presId="urn:microsoft.com/office/officeart/2005/8/layout/orgChart1"/>
    <dgm:cxn modelId="{F44168A1-3B98-45A6-912D-B2045822B429}" type="presParOf" srcId="{6D4A1CC2-F204-43D5-A7FD-17B181C4A25E}" destId="{1F88FD0A-3D88-4C82-9662-186F37873545}" srcOrd="1" destOrd="0" presId="urn:microsoft.com/office/officeart/2005/8/layout/orgChart1"/>
    <dgm:cxn modelId="{56572E39-EE7C-4B25-A83C-EB5074389577}" type="presParOf" srcId="{6D4A1CC2-F204-43D5-A7FD-17B181C4A25E}" destId="{44531A08-2C0A-424D-9EF9-A1505A485136}" srcOrd="2" destOrd="0" presId="urn:microsoft.com/office/officeart/2005/8/layout/orgChart1"/>
    <dgm:cxn modelId="{14518BE8-3FCB-433F-A721-E569B09A5685}" type="presParOf" srcId="{3DD9A044-7A56-4158-A461-5B530EDE63EE}" destId="{64806582-E5B7-4E76-84EA-B3C73AF297C2}" srcOrd="2" destOrd="0" presId="urn:microsoft.com/office/officeart/2005/8/layout/orgChart1"/>
    <dgm:cxn modelId="{F4A8C0AA-4661-4A84-A63F-10CF43AC7400}" type="presParOf" srcId="{3DD9A044-7A56-4158-A461-5B530EDE63EE}" destId="{1DB1B996-589C-434C-B4EC-1121C6D7928B}" srcOrd="3" destOrd="0" presId="urn:microsoft.com/office/officeart/2005/8/layout/orgChart1"/>
    <dgm:cxn modelId="{ADD81954-7082-4B9F-8F3F-D2B17589B4BC}" type="presParOf" srcId="{1DB1B996-589C-434C-B4EC-1121C6D7928B}" destId="{99BA879A-528C-46D2-B671-922238E6C5F8}" srcOrd="0" destOrd="0" presId="urn:microsoft.com/office/officeart/2005/8/layout/orgChart1"/>
    <dgm:cxn modelId="{CCDEE0D1-3FA0-414F-852D-11B0BFEA4A4D}" type="presParOf" srcId="{99BA879A-528C-46D2-B671-922238E6C5F8}" destId="{87A3BAA1-4140-4D02-813C-6CFBF3AA4981}" srcOrd="0" destOrd="0" presId="urn:microsoft.com/office/officeart/2005/8/layout/orgChart1"/>
    <dgm:cxn modelId="{D4D6B087-A645-4E22-A55C-67AD664F5AB3}" type="presParOf" srcId="{99BA879A-528C-46D2-B671-922238E6C5F8}" destId="{622772D3-7BA0-4EE2-9C12-7A40F5D27BC4}" srcOrd="1" destOrd="0" presId="urn:microsoft.com/office/officeart/2005/8/layout/orgChart1"/>
    <dgm:cxn modelId="{521FD33B-388F-4B8C-97AF-E7D2E585E512}" type="presParOf" srcId="{1DB1B996-589C-434C-B4EC-1121C6D7928B}" destId="{04944E1E-3EE1-42DE-A5CC-BCF5614FFA62}" srcOrd="1" destOrd="0" presId="urn:microsoft.com/office/officeart/2005/8/layout/orgChart1"/>
    <dgm:cxn modelId="{F7DEBEC9-90C5-4F8B-BCF9-733326D7BF56}" type="presParOf" srcId="{1DB1B996-589C-434C-B4EC-1121C6D7928B}" destId="{EAAE482B-50F7-4B8B-9071-B029B05412ED}" srcOrd="2" destOrd="0" presId="urn:microsoft.com/office/officeart/2005/8/layout/orgChart1"/>
    <dgm:cxn modelId="{CFB36536-DD38-4EAE-9773-C578A7DFF719}" type="presParOf" srcId="{EAAE482B-50F7-4B8B-9071-B029B05412ED}" destId="{9A913B1E-2ED7-4A98-B76C-AAA3971E9833}" srcOrd="0" destOrd="0" presId="urn:microsoft.com/office/officeart/2005/8/layout/orgChart1"/>
    <dgm:cxn modelId="{3E7C08BC-E080-4EF6-A1E0-7DACD61C8546}" type="presParOf" srcId="{EAAE482B-50F7-4B8B-9071-B029B05412ED}" destId="{10802D89-2999-49D3-BD1B-AF7C04C1FA5B}" srcOrd="1" destOrd="0" presId="urn:microsoft.com/office/officeart/2005/8/layout/orgChart1"/>
    <dgm:cxn modelId="{6E446295-1A9C-42A6-99E7-6E280EB1F456}" type="presParOf" srcId="{10802D89-2999-49D3-BD1B-AF7C04C1FA5B}" destId="{11F5DA71-73D4-44A9-89D0-291555017240}" srcOrd="0" destOrd="0" presId="urn:microsoft.com/office/officeart/2005/8/layout/orgChart1"/>
    <dgm:cxn modelId="{F97B7F68-6D29-4F26-BE5F-19F98C8C87A8}" type="presParOf" srcId="{11F5DA71-73D4-44A9-89D0-291555017240}" destId="{D818F28A-E3F4-4903-A28B-46F14E6B7005}" srcOrd="0" destOrd="0" presId="urn:microsoft.com/office/officeart/2005/8/layout/orgChart1"/>
    <dgm:cxn modelId="{22FB8A76-ED8C-4440-891A-60F3E98FB3EE}" type="presParOf" srcId="{11F5DA71-73D4-44A9-89D0-291555017240}" destId="{B941B1CB-90DF-49C3-BBC0-2E634406F9D0}" srcOrd="1" destOrd="0" presId="urn:microsoft.com/office/officeart/2005/8/layout/orgChart1"/>
    <dgm:cxn modelId="{68687D68-6AC2-4948-A0D6-2BC0ED956E40}" type="presParOf" srcId="{10802D89-2999-49D3-BD1B-AF7C04C1FA5B}" destId="{1181F651-4ECB-4CCD-B5CC-892886D272A3}" srcOrd="1" destOrd="0" presId="urn:microsoft.com/office/officeart/2005/8/layout/orgChart1"/>
    <dgm:cxn modelId="{EA9EC50E-A5DB-4529-91EE-1D1B71881A57}" type="presParOf" srcId="{10802D89-2999-49D3-BD1B-AF7C04C1FA5B}" destId="{087B2CD3-4F8C-4D95-9ACA-7473AA6F3FF8}" srcOrd="2" destOrd="0" presId="urn:microsoft.com/office/officeart/2005/8/layout/orgChart1"/>
    <dgm:cxn modelId="{9BC5C0B5-7696-4DCC-B995-02F98E70F105}" type="presParOf" srcId="{EAAE482B-50F7-4B8B-9071-B029B05412ED}" destId="{8E2CE093-8D88-4F03-A6CA-00E01064D86D}" srcOrd="2" destOrd="0" presId="urn:microsoft.com/office/officeart/2005/8/layout/orgChart1"/>
    <dgm:cxn modelId="{D56D19EA-81C0-473D-A3F5-2F6EC6D0A19B}" type="presParOf" srcId="{EAAE482B-50F7-4B8B-9071-B029B05412ED}" destId="{16FF29A5-D67E-41D3-AF90-F79E95D00D4C}" srcOrd="3" destOrd="0" presId="urn:microsoft.com/office/officeart/2005/8/layout/orgChart1"/>
    <dgm:cxn modelId="{2D15DE6D-44DC-410A-B796-A803D11E2FE1}" type="presParOf" srcId="{16FF29A5-D67E-41D3-AF90-F79E95D00D4C}" destId="{F19DA0F7-09DB-4992-B280-0AB3DC50DD45}" srcOrd="0" destOrd="0" presId="urn:microsoft.com/office/officeart/2005/8/layout/orgChart1"/>
    <dgm:cxn modelId="{D38AF979-E6B1-4E57-B9DC-B7DFCEF1C3A3}" type="presParOf" srcId="{F19DA0F7-09DB-4992-B280-0AB3DC50DD45}" destId="{E8D323AC-AE58-4B4C-BDAC-704469BAB4ED}" srcOrd="0" destOrd="0" presId="urn:microsoft.com/office/officeart/2005/8/layout/orgChart1"/>
    <dgm:cxn modelId="{606FFD86-1BFE-4671-9E06-2BF8DCE2EA27}" type="presParOf" srcId="{F19DA0F7-09DB-4992-B280-0AB3DC50DD45}" destId="{FBF6CFB6-FD87-4F67-8679-0BFF51147CC8}" srcOrd="1" destOrd="0" presId="urn:microsoft.com/office/officeart/2005/8/layout/orgChart1"/>
    <dgm:cxn modelId="{2C0E8B14-72EC-44B5-8CF2-2EF9237E33F9}" type="presParOf" srcId="{16FF29A5-D67E-41D3-AF90-F79E95D00D4C}" destId="{A452CCDB-78E6-4BBD-98B4-F42A47DEC63B}" srcOrd="1" destOrd="0" presId="urn:microsoft.com/office/officeart/2005/8/layout/orgChart1"/>
    <dgm:cxn modelId="{3733C5F2-D0A0-407F-B828-9A9CF76C2072}" type="presParOf" srcId="{16FF29A5-D67E-41D3-AF90-F79E95D00D4C}" destId="{51514930-D421-420A-9782-0442B61EEB7A}" srcOrd="2" destOrd="0" presId="urn:microsoft.com/office/officeart/2005/8/layout/orgChart1"/>
    <dgm:cxn modelId="{A517B8B7-413A-4AE6-B5D9-E104DA56AB61}" type="presParOf" srcId="{EAAE482B-50F7-4B8B-9071-B029B05412ED}" destId="{0C43CEBB-2E78-4F8A-A5BF-7BE910023052}" srcOrd="4" destOrd="0" presId="urn:microsoft.com/office/officeart/2005/8/layout/orgChart1"/>
    <dgm:cxn modelId="{011CC829-532D-4539-8386-AED557ABDCCE}" type="presParOf" srcId="{EAAE482B-50F7-4B8B-9071-B029B05412ED}" destId="{A1B68271-34FD-4021-927F-89056695D7B0}" srcOrd="5" destOrd="0" presId="urn:microsoft.com/office/officeart/2005/8/layout/orgChart1"/>
    <dgm:cxn modelId="{81946E16-0734-4932-A875-20965D2588A1}" type="presParOf" srcId="{A1B68271-34FD-4021-927F-89056695D7B0}" destId="{9CE875C0-6A58-4069-A466-066EFB5EA207}" srcOrd="0" destOrd="0" presId="urn:microsoft.com/office/officeart/2005/8/layout/orgChart1"/>
    <dgm:cxn modelId="{F8238A1E-867A-4FA6-BE13-2E94A557C8A5}" type="presParOf" srcId="{9CE875C0-6A58-4069-A466-066EFB5EA207}" destId="{8C4E5AD3-AB98-4B39-AF74-85E9A2709471}" srcOrd="0" destOrd="0" presId="urn:microsoft.com/office/officeart/2005/8/layout/orgChart1"/>
    <dgm:cxn modelId="{3DFB0E14-AC27-4CE6-82F3-43C7974B37BE}" type="presParOf" srcId="{9CE875C0-6A58-4069-A466-066EFB5EA207}" destId="{879D2521-2702-42B7-9C88-9702684A90B5}" srcOrd="1" destOrd="0" presId="urn:microsoft.com/office/officeart/2005/8/layout/orgChart1"/>
    <dgm:cxn modelId="{0962A553-DC34-41B7-88A4-9196B660FC34}" type="presParOf" srcId="{A1B68271-34FD-4021-927F-89056695D7B0}" destId="{82615732-7AA4-4430-8714-4FC1569B7897}" srcOrd="1" destOrd="0" presId="urn:microsoft.com/office/officeart/2005/8/layout/orgChart1"/>
    <dgm:cxn modelId="{261CFD7E-D57F-4164-B7A2-816E6CBD9AF4}" type="presParOf" srcId="{A1B68271-34FD-4021-927F-89056695D7B0}" destId="{719AE358-9F31-45DD-A850-239C7E7D89A9}" srcOrd="2" destOrd="0" presId="urn:microsoft.com/office/officeart/2005/8/layout/orgChart1"/>
    <dgm:cxn modelId="{F8808453-1B10-4886-9C2C-55C85D863C92}" type="presParOf" srcId="{6D792324-A60C-4041-B382-023CD36047B5}" destId="{4B15F537-145F-4DF6-A520-1EC56A909064}" srcOrd="2" destOrd="0" presId="urn:microsoft.com/office/officeart/2005/8/layout/orgChart1"/>
    <dgm:cxn modelId="{325FEF34-E72B-483C-BA37-ADEA54104E6E}" type="presParOf" srcId="{6D792324-A60C-4041-B382-023CD36047B5}" destId="{851591C1-13FE-4FC3-A3DC-7624B7A06581}" srcOrd="3" destOrd="0" presId="urn:microsoft.com/office/officeart/2005/8/layout/orgChart1"/>
    <dgm:cxn modelId="{4B5AE58E-CA2F-4977-B5B0-AD8EFF1CB631}" type="presParOf" srcId="{851591C1-13FE-4FC3-A3DC-7624B7A06581}" destId="{8F32ED40-A0A9-477A-89E6-68CC85C39D65}" srcOrd="0" destOrd="0" presId="urn:microsoft.com/office/officeart/2005/8/layout/orgChart1"/>
    <dgm:cxn modelId="{D61E699C-871F-4679-A31C-03345EBD9E0F}" type="presParOf" srcId="{8F32ED40-A0A9-477A-89E6-68CC85C39D65}" destId="{3E102D86-6E86-4B74-AD2E-D2D315DC3684}" srcOrd="0" destOrd="0" presId="urn:microsoft.com/office/officeart/2005/8/layout/orgChart1"/>
    <dgm:cxn modelId="{ED7641C0-A46C-4F96-88A5-0BB0F44F3BBC}" type="presParOf" srcId="{8F32ED40-A0A9-477A-89E6-68CC85C39D65}" destId="{3C881233-1235-47EE-822F-080018FECDC2}" srcOrd="1" destOrd="0" presId="urn:microsoft.com/office/officeart/2005/8/layout/orgChart1"/>
    <dgm:cxn modelId="{63C77793-A2CB-4B27-B26D-FD2A3D168729}" type="presParOf" srcId="{851591C1-13FE-4FC3-A3DC-7624B7A06581}" destId="{819E0468-FD6A-4E25-A77D-EA7B09941947}" srcOrd="1" destOrd="0" presId="urn:microsoft.com/office/officeart/2005/8/layout/orgChart1"/>
    <dgm:cxn modelId="{8DAF3F28-4552-4285-875B-8C16CB8012D3}" type="presParOf" srcId="{851591C1-13FE-4FC3-A3DC-7624B7A06581}" destId="{23D52780-C138-494A-8B45-41FC5FE65E22}" srcOrd="2" destOrd="0" presId="urn:microsoft.com/office/officeart/2005/8/layout/orgChart1"/>
    <dgm:cxn modelId="{A959DC7F-EF75-4FF4-A62E-07FD67BF4EE6}" type="presParOf" srcId="{23D52780-C138-494A-8B45-41FC5FE65E22}" destId="{689102DB-A679-451F-A3CE-8CA2A1E79D4A}" srcOrd="0" destOrd="0" presId="urn:microsoft.com/office/officeart/2005/8/layout/orgChart1"/>
    <dgm:cxn modelId="{1B50BECC-8073-4B8F-99F5-7E91BB37C9C1}" type="presParOf" srcId="{23D52780-C138-494A-8B45-41FC5FE65E22}" destId="{7892E313-B24A-4C2F-8236-218578C2BA1E}" srcOrd="1" destOrd="0" presId="urn:microsoft.com/office/officeart/2005/8/layout/orgChart1"/>
    <dgm:cxn modelId="{496C4CAF-D8CD-4C62-8A02-D6CA162CE910}" type="presParOf" srcId="{7892E313-B24A-4C2F-8236-218578C2BA1E}" destId="{67ED38D9-7ECA-4B22-8B52-9BE862B764E6}" srcOrd="0" destOrd="0" presId="urn:microsoft.com/office/officeart/2005/8/layout/orgChart1"/>
    <dgm:cxn modelId="{ACE8E0C7-EEF3-4BC7-BAC9-9F721C2FCB8C}" type="presParOf" srcId="{67ED38D9-7ECA-4B22-8B52-9BE862B764E6}" destId="{21163429-E08B-4762-9051-DC9EE82362B9}" srcOrd="0" destOrd="0" presId="urn:microsoft.com/office/officeart/2005/8/layout/orgChart1"/>
    <dgm:cxn modelId="{30F3692C-287D-445C-985A-8AB7F1A1F16B}" type="presParOf" srcId="{67ED38D9-7ECA-4B22-8B52-9BE862B764E6}" destId="{694C6128-984E-4DA1-BBC7-1FA48126A0A9}" srcOrd="1" destOrd="0" presId="urn:microsoft.com/office/officeart/2005/8/layout/orgChart1"/>
    <dgm:cxn modelId="{915669C4-E1FF-4B53-9FC4-DD5DAA226469}" type="presParOf" srcId="{7892E313-B24A-4C2F-8236-218578C2BA1E}" destId="{312F69C8-34C3-4266-BD07-7B663786FF6F}" srcOrd="1" destOrd="0" presId="urn:microsoft.com/office/officeart/2005/8/layout/orgChart1"/>
    <dgm:cxn modelId="{D9442C8D-E402-4CE7-B90D-B70A28B8EF54}" type="presParOf" srcId="{7892E313-B24A-4C2F-8236-218578C2BA1E}" destId="{E1DA1DFB-89E0-4EE8-B318-5D66CE9206CF}" srcOrd="2" destOrd="0" presId="urn:microsoft.com/office/officeart/2005/8/layout/orgChart1"/>
    <dgm:cxn modelId="{FBDE52C2-F91E-42B3-A4C8-A627A8947EBC}" type="presParOf" srcId="{23D52780-C138-494A-8B45-41FC5FE65E22}" destId="{DCDF84BC-FEAD-496D-A0EB-6711442B31F3}" srcOrd="2" destOrd="0" presId="urn:microsoft.com/office/officeart/2005/8/layout/orgChart1"/>
    <dgm:cxn modelId="{36474BA9-290A-4EB3-87C6-C103D566F114}" type="presParOf" srcId="{23D52780-C138-494A-8B45-41FC5FE65E22}" destId="{E0E14A9B-04B3-4CCA-B26B-9DA5806187C1}" srcOrd="3" destOrd="0" presId="urn:microsoft.com/office/officeart/2005/8/layout/orgChart1"/>
    <dgm:cxn modelId="{0041EEF7-8146-4B71-82A0-0DE8EDB1623E}" type="presParOf" srcId="{E0E14A9B-04B3-4CCA-B26B-9DA5806187C1}" destId="{8CA82273-A9B7-454D-9F23-1FACED389492}" srcOrd="0" destOrd="0" presId="urn:microsoft.com/office/officeart/2005/8/layout/orgChart1"/>
    <dgm:cxn modelId="{0B81F8EC-E8FF-4D9D-BAA3-149F9C4B9DE9}" type="presParOf" srcId="{8CA82273-A9B7-454D-9F23-1FACED389492}" destId="{5E0863F2-BC28-4E96-A453-3D4F4BB8DFF3}" srcOrd="0" destOrd="0" presId="urn:microsoft.com/office/officeart/2005/8/layout/orgChart1"/>
    <dgm:cxn modelId="{DE03A1EB-0211-4855-B657-4A815065DC87}" type="presParOf" srcId="{8CA82273-A9B7-454D-9F23-1FACED389492}" destId="{28AC1F27-D17C-4F69-83E8-CBBCBE067398}" srcOrd="1" destOrd="0" presId="urn:microsoft.com/office/officeart/2005/8/layout/orgChart1"/>
    <dgm:cxn modelId="{2DC34E15-1D59-4E32-A42F-68E94EEB594C}" type="presParOf" srcId="{E0E14A9B-04B3-4CCA-B26B-9DA5806187C1}" destId="{F1BD56EF-8768-464B-966B-C28C5DEB0CB1}" srcOrd="1" destOrd="0" presId="urn:microsoft.com/office/officeart/2005/8/layout/orgChart1"/>
    <dgm:cxn modelId="{F6B2F78B-7A2F-4750-A4A7-622F90B7BAB8}" type="presParOf" srcId="{E0E14A9B-04B3-4CCA-B26B-9DA5806187C1}" destId="{22A59947-FCBB-45E3-B1D3-28D2A0F364F9}"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6D55FF-5D2A-4AEC-9CDC-2FD4684A46E9}" type="doc">
      <dgm:prSet loTypeId="urn:microsoft.com/office/officeart/2005/8/layout/orgChart1" loCatId="hierarchy" qsTypeId="urn:microsoft.com/office/officeart/2005/8/quickstyle/3d9" qsCatId="3D" csTypeId="urn:microsoft.com/office/officeart/2005/8/colors/colorful4" csCatId="colorful" phldr="1"/>
      <dgm:spPr/>
      <dgm:t>
        <a:bodyPr/>
        <a:lstStyle/>
        <a:p>
          <a:endParaRPr lang="en-IN"/>
        </a:p>
      </dgm:t>
    </dgm:pt>
    <dgm:pt modelId="{45A6F20D-BDFE-456C-8C6C-D2C8E0EBF9E5}">
      <dgm:prSet phldrT="[Text]"/>
      <dgm:spPr/>
      <dgm:t>
        <a:bodyPr/>
        <a:lstStyle/>
        <a:p>
          <a:r>
            <a:rPr lang="en-IN"/>
            <a:t>Code</a:t>
          </a:r>
        </a:p>
      </dgm:t>
    </dgm:pt>
    <dgm:pt modelId="{E7C30D78-E232-48B7-87C4-C09D70FDD06D}" type="parTrans" cxnId="{DC859826-D6DB-4BCC-9A36-D61CE6B488AA}">
      <dgm:prSet/>
      <dgm:spPr/>
      <dgm:t>
        <a:bodyPr/>
        <a:lstStyle/>
        <a:p>
          <a:endParaRPr lang="en-IN"/>
        </a:p>
      </dgm:t>
    </dgm:pt>
    <dgm:pt modelId="{D22AD99F-F26D-46FC-B887-D0DD015D39EB}" type="sibTrans" cxnId="{DC859826-D6DB-4BCC-9A36-D61CE6B488AA}">
      <dgm:prSet/>
      <dgm:spPr/>
      <dgm:t>
        <a:bodyPr/>
        <a:lstStyle/>
        <a:p>
          <a:endParaRPr lang="en-IN"/>
        </a:p>
      </dgm:t>
    </dgm:pt>
    <dgm:pt modelId="{37961147-3C35-4473-9567-EF0C6DFFDEB7}">
      <dgm:prSet phldrT="[Text]"/>
      <dgm:spPr/>
      <dgm:t>
        <a:bodyPr/>
        <a:lstStyle/>
        <a:p>
          <a:r>
            <a:rPr lang="en-IN"/>
            <a:t>Input size(arr[], string, int, etc)</a:t>
          </a:r>
        </a:p>
      </dgm:t>
    </dgm:pt>
    <dgm:pt modelId="{555AF7E4-EC70-44F2-85D4-2D483FFB9440}" type="parTrans" cxnId="{1988E207-05DB-43DA-AC93-AF77002B14B8}">
      <dgm:prSet/>
      <dgm:spPr/>
      <dgm:t>
        <a:bodyPr/>
        <a:lstStyle/>
        <a:p>
          <a:endParaRPr lang="en-IN"/>
        </a:p>
      </dgm:t>
    </dgm:pt>
    <dgm:pt modelId="{3DACB4A9-838A-4998-AE5A-87E601C4C241}" type="sibTrans" cxnId="{1988E207-05DB-43DA-AC93-AF77002B14B8}">
      <dgm:prSet/>
      <dgm:spPr/>
      <dgm:t>
        <a:bodyPr/>
        <a:lstStyle/>
        <a:p>
          <a:endParaRPr lang="en-IN"/>
        </a:p>
      </dgm:t>
    </dgm:pt>
    <dgm:pt modelId="{5BB341AC-9F5F-4556-93D8-C76541CDF02E}">
      <dgm:prSet phldrT="[Text]"/>
      <dgm:spPr/>
      <dgm:t>
        <a:bodyPr/>
        <a:lstStyle/>
        <a:p>
          <a:r>
            <a:rPr lang="en-GB"/>
            <a:t>Auxiliary space (Extra space)</a:t>
          </a:r>
          <a:endParaRPr lang="en-IN"/>
        </a:p>
      </dgm:t>
    </dgm:pt>
    <dgm:pt modelId="{B140C6FF-A497-4EE9-B437-6376821F5562}" type="parTrans" cxnId="{8AB6E0B2-B18F-4C58-9F66-5B57288BBBAD}">
      <dgm:prSet/>
      <dgm:spPr/>
      <dgm:t>
        <a:bodyPr/>
        <a:lstStyle/>
        <a:p>
          <a:endParaRPr lang="en-IN"/>
        </a:p>
      </dgm:t>
    </dgm:pt>
    <dgm:pt modelId="{7AC0862E-398E-4EA9-A554-0E1733312AC9}" type="sibTrans" cxnId="{8AB6E0B2-B18F-4C58-9F66-5B57288BBBAD}">
      <dgm:prSet/>
      <dgm:spPr/>
      <dgm:t>
        <a:bodyPr/>
        <a:lstStyle/>
        <a:p>
          <a:endParaRPr lang="en-IN"/>
        </a:p>
      </dgm:t>
    </dgm:pt>
    <dgm:pt modelId="{7B430663-F245-43B3-89B3-4D3186359B2A}" type="pres">
      <dgm:prSet presAssocID="{476D55FF-5D2A-4AEC-9CDC-2FD4684A46E9}" presName="hierChild1" presStyleCnt="0">
        <dgm:presLayoutVars>
          <dgm:orgChart val="1"/>
          <dgm:chPref val="1"/>
          <dgm:dir/>
          <dgm:animOne val="branch"/>
          <dgm:animLvl val="lvl"/>
          <dgm:resizeHandles/>
        </dgm:presLayoutVars>
      </dgm:prSet>
      <dgm:spPr/>
    </dgm:pt>
    <dgm:pt modelId="{44C276EB-0907-4743-98DA-E4908E437CC3}" type="pres">
      <dgm:prSet presAssocID="{45A6F20D-BDFE-456C-8C6C-D2C8E0EBF9E5}" presName="hierRoot1" presStyleCnt="0">
        <dgm:presLayoutVars>
          <dgm:hierBranch val="init"/>
        </dgm:presLayoutVars>
      </dgm:prSet>
      <dgm:spPr/>
    </dgm:pt>
    <dgm:pt modelId="{871FC330-284F-4849-B2B5-16F10FD87E10}" type="pres">
      <dgm:prSet presAssocID="{45A6F20D-BDFE-456C-8C6C-D2C8E0EBF9E5}" presName="rootComposite1" presStyleCnt="0"/>
      <dgm:spPr/>
    </dgm:pt>
    <dgm:pt modelId="{0C1C7E5B-7820-445B-91D4-2B90829D960D}" type="pres">
      <dgm:prSet presAssocID="{45A6F20D-BDFE-456C-8C6C-D2C8E0EBF9E5}" presName="rootText1" presStyleLbl="node0" presStyleIdx="0" presStyleCnt="1">
        <dgm:presLayoutVars>
          <dgm:chPref val="3"/>
        </dgm:presLayoutVars>
      </dgm:prSet>
      <dgm:spPr/>
    </dgm:pt>
    <dgm:pt modelId="{F59BE491-C6CA-4EC9-993A-55D3B998BF98}" type="pres">
      <dgm:prSet presAssocID="{45A6F20D-BDFE-456C-8C6C-D2C8E0EBF9E5}" presName="rootConnector1" presStyleLbl="node1" presStyleIdx="0" presStyleCnt="0"/>
      <dgm:spPr/>
    </dgm:pt>
    <dgm:pt modelId="{B9980EF7-6416-4CFE-A7BB-956FD2540BDD}" type="pres">
      <dgm:prSet presAssocID="{45A6F20D-BDFE-456C-8C6C-D2C8E0EBF9E5}" presName="hierChild2" presStyleCnt="0"/>
      <dgm:spPr/>
    </dgm:pt>
    <dgm:pt modelId="{D97F92F0-117D-4579-9CC2-3A045D5F1566}" type="pres">
      <dgm:prSet presAssocID="{555AF7E4-EC70-44F2-85D4-2D483FFB9440}" presName="Name37" presStyleLbl="parChTrans1D2" presStyleIdx="0" presStyleCnt="2"/>
      <dgm:spPr/>
    </dgm:pt>
    <dgm:pt modelId="{980278C4-8F06-4D3F-8FF4-0C1FB2727F4E}" type="pres">
      <dgm:prSet presAssocID="{37961147-3C35-4473-9567-EF0C6DFFDEB7}" presName="hierRoot2" presStyleCnt="0">
        <dgm:presLayoutVars>
          <dgm:hierBranch val="init"/>
        </dgm:presLayoutVars>
      </dgm:prSet>
      <dgm:spPr/>
    </dgm:pt>
    <dgm:pt modelId="{EB2131E0-BACA-4150-8D6F-AD5F6E6E3445}" type="pres">
      <dgm:prSet presAssocID="{37961147-3C35-4473-9567-EF0C6DFFDEB7}" presName="rootComposite" presStyleCnt="0"/>
      <dgm:spPr/>
    </dgm:pt>
    <dgm:pt modelId="{0EF9640D-CD8B-4BE1-83FB-2F9E23A28B30}" type="pres">
      <dgm:prSet presAssocID="{37961147-3C35-4473-9567-EF0C6DFFDEB7}" presName="rootText" presStyleLbl="node2" presStyleIdx="0" presStyleCnt="2">
        <dgm:presLayoutVars>
          <dgm:chPref val="3"/>
        </dgm:presLayoutVars>
      </dgm:prSet>
      <dgm:spPr/>
    </dgm:pt>
    <dgm:pt modelId="{CCD7A546-59F3-4143-B1B0-E5BB758FB26B}" type="pres">
      <dgm:prSet presAssocID="{37961147-3C35-4473-9567-EF0C6DFFDEB7}" presName="rootConnector" presStyleLbl="node2" presStyleIdx="0" presStyleCnt="2"/>
      <dgm:spPr/>
    </dgm:pt>
    <dgm:pt modelId="{6E72D863-8BBD-49F1-8863-3A8B90C2A48A}" type="pres">
      <dgm:prSet presAssocID="{37961147-3C35-4473-9567-EF0C6DFFDEB7}" presName="hierChild4" presStyleCnt="0"/>
      <dgm:spPr/>
    </dgm:pt>
    <dgm:pt modelId="{CA59EE62-8235-4A25-8A4D-0F27E8303A14}" type="pres">
      <dgm:prSet presAssocID="{37961147-3C35-4473-9567-EF0C6DFFDEB7}" presName="hierChild5" presStyleCnt="0"/>
      <dgm:spPr/>
    </dgm:pt>
    <dgm:pt modelId="{843B7C4F-1879-4D14-B803-F4DC68CB8149}" type="pres">
      <dgm:prSet presAssocID="{B140C6FF-A497-4EE9-B437-6376821F5562}" presName="Name37" presStyleLbl="parChTrans1D2" presStyleIdx="1" presStyleCnt="2"/>
      <dgm:spPr/>
    </dgm:pt>
    <dgm:pt modelId="{9E771D10-5B27-42A1-85AF-6CB1BB591504}" type="pres">
      <dgm:prSet presAssocID="{5BB341AC-9F5F-4556-93D8-C76541CDF02E}" presName="hierRoot2" presStyleCnt="0">
        <dgm:presLayoutVars>
          <dgm:hierBranch val="init"/>
        </dgm:presLayoutVars>
      </dgm:prSet>
      <dgm:spPr/>
    </dgm:pt>
    <dgm:pt modelId="{9F42F65C-3DCD-4D9A-B5F2-E3FAAA3F8B8B}" type="pres">
      <dgm:prSet presAssocID="{5BB341AC-9F5F-4556-93D8-C76541CDF02E}" presName="rootComposite" presStyleCnt="0"/>
      <dgm:spPr/>
    </dgm:pt>
    <dgm:pt modelId="{B215C881-608A-4757-B3EC-2C8DB56F2DAE}" type="pres">
      <dgm:prSet presAssocID="{5BB341AC-9F5F-4556-93D8-C76541CDF02E}" presName="rootText" presStyleLbl="node2" presStyleIdx="1" presStyleCnt="2">
        <dgm:presLayoutVars>
          <dgm:chPref val="3"/>
        </dgm:presLayoutVars>
      </dgm:prSet>
      <dgm:spPr/>
    </dgm:pt>
    <dgm:pt modelId="{53F10D14-7B37-483B-9DD4-6A51A25D2717}" type="pres">
      <dgm:prSet presAssocID="{5BB341AC-9F5F-4556-93D8-C76541CDF02E}" presName="rootConnector" presStyleLbl="node2" presStyleIdx="1" presStyleCnt="2"/>
      <dgm:spPr/>
    </dgm:pt>
    <dgm:pt modelId="{0A2180FD-F247-4F37-B19A-F7AA68566BC1}" type="pres">
      <dgm:prSet presAssocID="{5BB341AC-9F5F-4556-93D8-C76541CDF02E}" presName="hierChild4" presStyleCnt="0"/>
      <dgm:spPr/>
    </dgm:pt>
    <dgm:pt modelId="{BA14A4C2-376C-4B00-8A68-F20129DCCA13}" type="pres">
      <dgm:prSet presAssocID="{5BB341AC-9F5F-4556-93D8-C76541CDF02E}" presName="hierChild5" presStyleCnt="0"/>
      <dgm:spPr/>
    </dgm:pt>
    <dgm:pt modelId="{D98EB75B-A65F-45EA-AB43-724F053EF35D}" type="pres">
      <dgm:prSet presAssocID="{45A6F20D-BDFE-456C-8C6C-D2C8E0EBF9E5}" presName="hierChild3" presStyleCnt="0"/>
      <dgm:spPr/>
    </dgm:pt>
  </dgm:ptLst>
  <dgm:cxnLst>
    <dgm:cxn modelId="{1988E207-05DB-43DA-AC93-AF77002B14B8}" srcId="{45A6F20D-BDFE-456C-8C6C-D2C8E0EBF9E5}" destId="{37961147-3C35-4473-9567-EF0C6DFFDEB7}" srcOrd="0" destOrd="0" parTransId="{555AF7E4-EC70-44F2-85D4-2D483FFB9440}" sibTransId="{3DACB4A9-838A-4998-AE5A-87E601C4C241}"/>
    <dgm:cxn modelId="{DC859826-D6DB-4BCC-9A36-D61CE6B488AA}" srcId="{476D55FF-5D2A-4AEC-9CDC-2FD4684A46E9}" destId="{45A6F20D-BDFE-456C-8C6C-D2C8E0EBF9E5}" srcOrd="0" destOrd="0" parTransId="{E7C30D78-E232-48B7-87C4-C09D70FDD06D}" sibTransId="{D22AD99F-F26D-46FC-B887-D0DD015D39EB}"/>
    <dgm:cxn modelId="{0F1DD427-F7EB-4A80-B557-D20FD74F3C51}" type="presOf" srcId="{37961147-3C35-4473-9567-EF0C6DFFDEB7}" destId="{CCD7A546-59F3-4143-B1B0-E5BB758FB26B}" srcOrd="1" destOrd="0" presId="urn:microsoft.com/office/officeart/2005/8/layout/orgChart1"/>
    <dgm:cxn modelId="{C3DA1E33-3446-46C7-ADBA-45C793B929B0}" type="presOf" srcId="{5BB341AC-9F5F-4556-93D8-C76541CDF02E}" destId="{B215C881-608A-4757-B3EC-2C8DB56F2DAE}" srcOrd="0" destOrd="0" presId="urn:microsoft.com/office/officeart/2005/8/layout/orgChart1"/>
    <dgm:cxn modelId="{992EE03B-F2A0-4682-A3F5-BFD5DAF957C5}" type="presOf" srcId="{476D55FF-5D2A-4AEC-9CDC-2FD4684A46E9}" destId="{7B430663-F245-43B3-89B3-4D3186359B2A}" srcOrd="0" destOrd="0" presId="urn:microsoft.com/office/officeart/2005/8/layout/orgChart1"/>
    <dgm:cxn modelId="{2728FE3B-AFF3-4DA7-9D9E-F2CFC66E3E6E}" type="presOf" srcId="{5BB341AC-9F5F-4556-93D8-C76541CDF02E}" destId="{53F10D14-7B37-483B-9DD4-6A51A25D2717}" srcOrd="1" destOrd="0" presId="urn:microsoft.com/office/officeart/2005/8/layout/orgChart1"/>
    <dgm:cxn modelId="{21A89E58-65E7-480C-B224-60BC3459D4CE}" type="presOf" srcId="{37961147-3C35-4473-9567-EF0C6DFFDEB7}" destId="{0EF9640D-CD8B-4BE1-83FB-2F9E23A28B30}" srcOrd="0" destOrd="0" presId="urn:microsoft.com/office/officeart/2005/8/layout/orgChart1"/>
    <dgm:cxn modelId="{6F227C59-D7F3-4F53-9F19-12D13A717CE0}" type="presOf" srcId="{45A6F20D-BDFE-456C-8C6C-D2C8E0EBF9E5}" destId="{0C1C7E5B-7820-445B-91D4-2B90829D960D}" srcOrd="0" destOrd="0" presId="urn:microsoft.com/office/officeart/2005/8/layout/orgChart1"/>
    <dgm:cxn modelId="{8AB6E0B2-B18F-4C58-9F66-5B57288BBBAD}" srcId="{45A6F20D-BDFE-456C-8C6C-D2C8E0EBF9E5}" destId="{5BB341AC-9F5F-4556-93D8-C76541CDF02E}" srcOrd="1" destOrd="0" parTransId="{B140C6FF-A497-4EE9-B437-6376821F5562}" sibTransId="{7AC0862E-398E-4EA9-A554-0E1733312AC9}"/>
    <dgm:cxn modelId="{5E55C0CE-DC83-4725-8A2F-9FC2432073EA}" type="presOf" srcId="{B140C6FF-A497-4EE9-B437-6376821F5562}" destId="{843B7C4F-1879-4D14-B803-F4DC68CB8149}" srcOrd="0" destOrd="0" presId="urn:microsoft.com/office/officeart/2005/8/layout/orgChart1"/>
    <dgm:cxn modelId="{5BCF9BEF-7D80-45A6-94E6-9B757AC179BA}" type="presOf" srcId="{555AF7E4-EC70-44F2-85D4-2D483FFB9440}" destId="{D97F92F0-117D-4579-9CC2-3A045D5F1566}" srcOrd="0" destOrd="0" presId="urn:microsoft.com/office/officeart/2005/8/layout/orgChart1"/>
    <dgm:cxn modelId="{0ABAA9EF-662E-4670-B3D2-0F583D019CCC}" type="presOf" srcId="{45A6F20D-BDFE-456C-8C6C-D2C8E0EBF9E5}" destId="{F59BE491-C6CA-4EC9-993A-55D3B998BF98}" srcOrd="1" destOrd="0" presId="urn:microsoft.com/office/officeart/2005/8/layout/orgChart1"/>
    <dgm:cxn modelId="{89CAC9E6-8560-4A83-92FC-2577C9279329}" type="presParOf" srcId="{7B430663-F245-43B3-89B3-4D3186359B2A}" destId="{44C276EB-0907-4743-98DA-E4908E437CC3}" srcOrd="0" destOrd="0" presId="urn:microsoft.com/office/officeart/2005/8/layout/orgChart1"/>
    <dgm:cxn modelId="{C913D077-8612-4062-A9C2-5697BD1E788D}" type="presParOf" srcId="{44C276EB-0907-4743-98DA-E4908E437CC3}" destId="{871FC330-284F-4849-B2B5-16F10FD87E10}" srcOrd="0" destOrd="0" presId="urn:microsoft.com/office/officeart/2005/8/layout/orgChart1"/>
    <dgm:cxn modelId="{641844A1-DFE8-49ED-A327-AB4BEE40859C}" type="presParOf" srcId="{871FC330-284F-4849-B2B5-16F10FD87E10}" destId="{0C1C7E5B-7820-445B-91D4-2B90829D960D}" srcOrd="0" destOrd="0" presId="urn:microsoft.com/office/officeart/2005/8/layout/orgChart1"/>
    <dgm:cxn modelId="{734FD377-1449-4A3E-9616-D893373B968B}" type="presParOf" srcId="{871FC330-284F-4849-B2B5-16F10FD87E10}" destId="{F59BE491-C6CA-4EC9-993A-55D3B998BF98}" srcOrd="1" destOrd="0" presId="urn:microsoft.com/office/officeart/2005/8/layout/orgChart1"/>
    <dgm:cxn modelId="{501E2311-3915-4843-B153-6F1E6BD7BEAF}" type="presParOf" srcId="{44C276EB-0907-4743-98DA-E4908E437CC3}" destId="{B9980EF7-6416-4CFE-A7BB-956FD2540BDD}" srcOrd="1" destOrd="0" presId="urn:microsoft.com/office/officeart/2005/8/layout/orgChart1"/>
    <dgm:cxn modelId="{109CDA84-4BD4-40D0-A7A2-FE2C2358D27F}" type="presParOf" srcId="{B9980EF7-6416-4CFE-A7BB-956FD2540BDD}" destId="{D97F92F0-117D-4579-9CC2-3A045D5F1566}" srcOrd="0" destOrd="0" presId="urn:microsoft.com/office/officeart/2005/8/layout/orgChart1"/>
    <dgm:cxn modelId="{D8A7FCC7-6E70-4381-BFAB-EA27BFBBECB2}" type="presParOf" srcId="{B9980EF7-6416-4CFE-A7BB-956FD2540BDD}" destId="{980278C4-8F06-4D3F-8FF4-0C1FB2727F4E}" srcOrd="1" destOrd="0" presId="urn:microsoft.com/office/officeart/2005/8/layout/orgChart1"/>
    <dgm:cxn modelId="{3C5C818F-3607-4914-BA66-6155098BE01C}" type="presParOf" srcId="{980278C4-8F06-4D3F-8FF4-0C1FB2727F4E}" destId="{EB2131E0-BACA-4150-8D6F-AD5F6E6E3445}" srcOrd="0" destOrd="0" presId="urn:microsoft.com/office/officeart/2005/8/layout/orgChart1"/>
    <dgm:cxn modelId="{D6487F40-DECB-4E95-9727-42507BBC0F05}" type="presParOf" srcId="{EB2131E0-BACA-4150-8D6F-AD5F6E6E3445}" destId="{0EF9640D-CD8B-4BE1-83FB-2F9E23A28B30}" srcOrd="0" destOrd="0" presId="urn:microsoft.com/office/officeart/2005/8/layout/orgChart1"/>
    <dgm:cxn modelId="{C4A0FBA9-769A-415C-BE58-0C38F4EBCBDD}" type="presParOf" srcId="{EB2131E0-BACA-4150-8D6F-AD5F6E6E3445}" destId="{CCD7A546-59F3-4143-B1B0-E5BB758FB26B}" srcOrd="1" destOrd="0" presId="urn:microsoft.com/office/officeart/2005/8/layout/orgChart1"/>
    <dgm:cxn modelId="{719BBB9A-D8E7-46C0-8E5F-55F256261074}" type="presParOf" srcId="{980278C4-8F06-4D3F-8FF4-0C1FB2727F4E}" destId="{6E72D863-8BBD-49F1-8863-3A8B90C2A48A}" srcOrd="1" destOrd="0" presId="urn:microsoft.com/office/officeart/2005/8/layout/orgChart1"/>
    <dgm:cxn modelId="{A7BA9187-F517-4032-9F62-2794A90D0FBB}" type="presParOf" srcId="{980278C4-8F06-4D3F-8FF4-0C1FB2727F4E}" destId="{CA59EE62-8235-4A25-8A4D-0F27E8303A14}" srcOrd="2" destOrd="0" presId="urn:microsoft.com/office/officeart/2005/8/layout/orgChart1"/>
    <dgm:cxn modelId="{A798484E-7C03-461D-93C1-384023FF2ED5}" type="presParOf" srcId="{B9980EF7-6416-4CFE-A7BB-956FD2540BDD}" destId="{843B7C4F-1879-4D14-B803-F4DC68CB8149}" srcOrd="2" destOrd="0" presId="urn:microsoft.com/office/officeart/2005/8/layout/orgChart1"/>
    <dgm:cxn modelId="{6E31B5F9-354E-4A92-B906-46D77377A41C}" type="presParOf" srcId="{B9980EF7-6416-4CFE-A7BB-956FD2540BDD}" destId="{9E771D10-5B27-42A1-85AF-6CB1BB591504}" srcOrd="3" destOrd="0" presId="urn:microsoft.com/office/officeart/2005/8/layout/orgChart1"/>
    <dgm:cxn modelId="{83D873C0-1F3C-48DC-873A-83338DD78CD9}" type="presParOf" srcId="{9E771D10-5B27-42A1-85AF-6CB1BB591504}" destId="{9F42F65C-3DCD-4D9A-B5F2-E3FAAA3F8B8B}" srcOrd="0" destOrd="0" presId="urn:microsoft.com/office/officeart/2005/8/layout/orgChart1"/>
    <dgm:cxn modelId="{6DE74AFB-12FE-4B1E-A006-0CA4E18DABE9}" type="presParOf" srcId="{9F42F65C-3DCD-4D9A-B5F2-E3FAAA3F8B8B}" destId="{B215C881-608A-4757-B3EC-2C8DB56F2DAE}" srcOrd="0" destOrd="0" presId="urn:microsoft.com/office/officeart/2005/8/layout/orgChart1"/>
    <dgm:cxn modelId="{116B8064-D8CD-4061-B8B7-B983259260AE}" type="presParOf" srcId="{9F42F65C-3DCD-4D9A-B5F2-E3FAAA3F8B8B}" destId="{53F10D14-7B37-483B-9DD4-6A51A25D2717}" srcOrd="1" destOrd="0" presId="urn:microsoft.com/office/officeart/2005/8/layout/orgChart1"/>
    <dgm:cxn modelId="{0F779002-5C03-4CEB-94EB-90700732D252}" type="presParOf" srcId="{9E771D10-5B27-42A1-85AF-6CB1BB591504}" destId="{0A2180FD-F247-4F37-B19A-F7AA68566BC1}" srcOrd="1" destOrd="0" presId="urn:microsoft.com/office/officeart/2005/8/layout/orgChart1"/>
    <dgm:cxn modelId="{C1092B7C-BBE8-4572-A289-A51E73E6DE6F}" type="presParOf" srcId="{9E771D10-5B27-42A1-85AF-6CB1BB591504}" destId="{BA14A4C2-376C-4B00-8A68-F20129DCCA13}" srcOrd="2" destOrd="0" presId="urn:microsoft.com/office/officeart/2005/8/layout/orgChart1"/>
    <dgm:cxn modelId="{01190767-A702-46EA-BE07-C93D3D306BF9}" type="presParOf" srcId="{44C276EB-0907-4743-98DA-E4908E437CC3}" destId="{D98EB75B-A65F-45EA-AB43-724F053EF35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F84BC-FEAD-496D-A0EB-6711442B31F3}">
      <dsp:nvSpPr>
        <dsp:cNvPr id="0" name=""/>
        <dsp:cNvSpPr/>
      </dsp:nvSpPr>
      <dsp:spPr>
        <a:xfrm>
          <a:off x="5559337" y="1466879"/>
          <a:ext cx="109257" cy="478652"/>
        </a:xfrm>
        <a:custGeom>
          <a:avLst/>
          <a:gdLst/>
          <a:ahLst/>
          <a:cxnLst/>
          <a:rect l="0" t="0" r="0" b="0"/>
          <a:pathLst>
            <a:path>
              <a:moveTo>
                <a:pt x="0" y="0"/>
              </a:moveTo>
              <a:lnTo>
                <a:pt x="0" y="478652"/>
              </a:lnTo>
              <a:lnTo>
                <a:pt x="109257"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9102DB-A679-451F-A3CE-8CA2A1E79D4A}">
      <dsp:nvSpPr>
        <dsp:cNvPr id="0" name=""/>
        <dsp:cNvSpPr/>
      </dsp:nvSpPr>
      <dsp:spPr>
        <a:xfrm>
          <a:off x="5450079" y="1466879"/>
          <a:ext cx="109257" cy="478652"/>
        </a:xfrm>
        <a:custGeom>
          <a:avLst/>
          <a:gdLst/>
          <a:ahLst/>
          <a:cxnLst/>
          <a:rect l="0" t="0" r="0" b="0"/>
          <a:pathLst>
            <a:path>
              <a:moveTo>
                <a:pt x="109257" y="0"/>
              </a:moveTo>
              <a:lnTo>
                <a:pt x="109257" y="478652"/>
              </a:lnTo>
              <a:lnTo>
                <a:pt x="0"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5F537-145F-4DF6-A520-1EC56A909064}">
      <dsp:nvSpPr>
        <dsp:cNvPr id="0" name=""/>
        <dsp:cNvSpPr/>
      </dsp:nvSpPr>
      <dsp:spPr>
        <a:xfrm>
          <a:off x="3359523" y="759800"/>
          <a:ext cx="1679539" cy="446941"/>
        </a:xfrm>
        <a:custGeom>
          <a:avLst/>
          <a:gdLst/>
          <a:ahLst/>
          <a:cxnLst/>
          <a:rect l="0" t="0" r="0" b="0"/>
          <a:pathLst>
            <a:path>
              <a:moveTo>
                <a:pt x="0" y="0"/>
              </a:moveTo>
              <a:lnTo>
                <a:pt x="0" y="446941"/>
              </a:lnTo>
              <a:lnTo>
                <a:pt x="1679539" y="4469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43CEBB-2E78-4F8A-A5BF-7BE910023052}">
      <dsp:nvSpPr>
        <dsp:cNvPr id="0" name=""/>
        <dsp:cNvSpPr/>
      </dsp:nvSpPr>
      <dsp:spPr>
        <a:xfrm>
          <a:off x="2931951" y="2205669"/>
          <a:ext cx="109257" cy="1217442"/>
        </a:xfrm>
        <a:custGeom>
          <a:avLst/>
          <a:gdLst/>
          <a:ahLst/>
          <a:cxnLst/>
          <a:rect l="0" t="0" r="0" b="0"/>
          <a:pathLst>
            <a:path>
              <a:moveTo>
                <a:pt x="109257" y="0"/>
              </a:moveTo>
              <a:lnTo>
                <a:pt x="109257" y="1217442"/>
              </a:lnTo>
              <a:lnTo>
                <a:pt x="0" y="1217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2CE093-8D88-4F03-A6CA-00E01064D86D}">
      <dsp:nvSpPr>
        <dsp:cNvPr id="0" name=""/>
        <dsp:cNvSpPr/>
      </dsp:nvSpPr>
      <dsp:spPr>
        <a:xfrm>
          <a:off x="3041208" y="2205669"/>
          <a:ext cx="109257" cy="478652"/>
        </a:xfrm>
        <a:custGeom>
          <a:avLst/>
          <a:gdLst/>
          <a:ahLst/>
          <a:cxnLst/>
          <a:rect l="0" t="0" r="0" b="0"/>
          <a:pathLst>
            <a:path>
              <a:moveTo>
                <a:pt x="0" y="0"/>
              </a:moveTo>
              <a:lnTo>
                <a:pt x="0" y="478652"/>
              </a:lnTo>
              <a:lnTo>
                <a:pt x="109257"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913B1E-2ED7-4A98-B76C-AAA3971E9833}">
      <dsp:nvSpPr>
        <dsp:cNvPr id="0" name=""/>
        <dsp:cNvSpPr/>
      </dsp:nvSpPr>
      <dsp:spPr>
        <a:xfrm>
          <a:off x="2931951" y="2205669"/>
          <a:ext cx="109257" cy="478652"/>
        </a:xfrm>
        <a:custGeom>
          <a:avLst/>
          <a:gdLst/>
          <a:ahLst/>
          <a:cxnLst/>
          <a:rect l="0" t="0" r="0" b="0"/>
          <a:pathLst>
            <a:path>
              <a:moveTo>
                <a:pt x="109257" y="0"/>
              </a:moveTo>
              <a:lnTo>
                <a:pt x="109257" y="478652"/>
              </a:lnTo>
              <a:lnTo>
                <a:pt x="0"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806582-E5B7-4E76-84EA-B3C73AF297C2}">
      <dsp:nvSpPr>
        <dsp:cNvPr id="0" name=""/>
        <dsp:cNvSpPr/>
      </dsp:nvSpPr>
      <dsp:spPr>
        <a:xfrm>
          <a:off x="1782144" y="1466879"/>
          <a:ext cx="738789" cy="478652"/>
        </a:xfrm>
        <a:custGeom>
          <a:avLst/>
          <a:gdLst/>
          <a:ahLst/>
          <a:cxnLst/>
          <a:rect l="0" t="0" r="0" b="0"/>
          <a:pathLst>
            <a:path>
              <a:moveTo>
                <a:pt x="0" y="0"/>
              </a:moveTo>
              <a:lnTo>
                <a:pt x="0" y="478652"/>
              </a:lnTo>
              <a:lnTo>
                <a:pt x="738789"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7B6CB-7937-49F2-B097-D549BE0236FF}">
      <dsp:nvSpPr>
        <dsp:cNvPr id="0" name=""/>
        <dsp:cNvSpPr/>
      </dsp:nvSpPr>
      <dsp:spPr>
        <a:xfrm>
          <a:off x="1043355" y="2205669"/>
          <a:ext cx="109257" cy="478652"/>
        </a:xfrm>
        <a:custGeom>
          <a:avLst/>
          <a:gdLst/>
          <a:ahLst/>
          <a:cxnLst/>
          <a:rect l="0" t="0" r="0" b="0"/>
          <a:pathLst>
            <a:path>
              <a:moveTo>
                <a:pt x="109257" y="0"/>
              </a:moveTo>
              <a:lnTo>
                <a:pt x="109257" y="478652"/>
              </a:lnTo>
              <a:lnTo>
                <a:pt x="0"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B5F60-8F04-4F79-8C28-911B018699FE}">
      <dsp:nvSpPr>
        <dsp:cNvPr id="0" name=""/>
        <dsp:cNvSpPr/>
      </dsp:nvSpPr>
      <dsp:spPr>
        <a:xfrm>
          <a:off x="1672887" y="1466879"/>
          <a:ext cx="109257" cy="478652"/>
        </a:xfrm>
        <a:custGeom>
          <a:avLst/>
          <a:gdLst/>
          <a:ahLst/>
          <a:cxnLst/>
          <a:rect l="0" t="0" r="0" b="0"/>
          <a:pathLst>
            <a:path>
              <a:moveTo>
                <a:pt x="109257" y="0"/>
              </a:moveTo>
              <a:lnTo>
                <a:pt x="109257" y="478652"/>
              </a:lnTo>
              <a:lnTo>
                <a:pt x="0" y="478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1ECE21-38D4-46C0-9D63-CDB0E15D5820}">
      <dsp:nvSpPr>
        <dsp:cNvPr id="0" name=""/>
        <dsp:cNvSpPr/>
      </dsp:nvSpPr>
      <dsp:spPr>
        <a:xfrm>
          <a:off x="2302419" y="759800"/>
          <a:ext cx="1057104" cy="446941"/>
        </a:xfrm>
        <a:custGeom>
          <a:avLst/>
          <a:gdLst/>
          <a:ahLst/>
          <a:cxnLst/>
          <a:rect l="0" t="0" r="0" b="0"/>
          <a:pathLst>
            <a:path>
              <a:moveTo>
                <a:pt x="1057104" y="0"/>
              </a:moveTo>
              <a:lnTo>
                <a:pt x="1057104" y="446941"/>
              </a:lnTo>
              <a:lnTo>
                <a:pt x="0" y="4469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B7C62-B91B-45AE-AE48-5B9EB9920A91}">
      <dsp:nvSpPr>
        <dsp:cNvPr id="0" name=""/>
        <dsp:cNvSpPr/>
      </dsp:nvSpPr>
      <dsp:spPr>
        <a:xfrm>
          <a:off x="2422233" y="239526"/>
          <a:ext cx="1874580"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 Structure</a:t>
          </a:r>
        </a:p>
      </dsp:txBody>
      <dsp:txXfrm>
        <a:off x="2422233" y="239526"/>
        <a:ext cx="1874580" cy="520274"/>
      </dsp:txXfrm>
    </dsp:sp>
    <dsp:sp modelId="{A2325A17-2DA8-4E69-9285-697B22CA46D1}">
      <dsp:nvSpPr>
        <dsp:cNvPr id="0" name=""/>
        <dsp:cNvSpPr/>
      </dsp:nvSpPr>
      <dsp:spPr>
        <a:xfrm>
          <a:off x="1261870" y="946605"/>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Linear Data Structure</a:t>
          </a:r>
        </a:p>
      </dsp:txBody>
      <dsp:txXfrm>
        <a:off x="1261870" y="946605"/>
        <a:ext cx="1040548" cy="520274"/>
      </dsp:txXfrm>
    </dsp:sp>
    <dsp:sp modelId="{C8D17B56-14EF-4FBB-98DF-0BF258F26FF2}">
      <dsp:nvSpPr>
        <dsp:cNvPr id="0" name=""/>
        <dsp:cNvSpPr/>
      </dsp:nvSpPr>
      <dsp:spPr>
        <a:xfrm>
          <a:off x="632338" y="168539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Static Data Structure</a:t>
          </a:r>
        </a:p>
      </dsp:txBody>
      <dsp:txXfrm>
        <a:off x="632338" y="1685394"/>
        <a:ext cx="1040548" cy="520274"/>
      </dsp:txXfrm>
    </dsp:sp>
    <dsp:sp modelId="{6C9CCB5C-4CDE-4A88-A4EF-0A445ADB04A0}">
      <dsp:nvSpPr>
        <dsp:cNvPr id="0" name=""/>
        <dsp:cNvSpPr/>
      </dsp:nvSpPr>
      <dsp:spPr>
        <a:xfrm>
          <a:off x="2806" y="242418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Array</a:t>
          </a:r>
        </a:p>
      </dsp:txBody>
      <dsp:txXfrm>
        <a:off x="2806" y="2424184"/>
        <a:ext cx="1040548" cy="520274"/>
      </dsp:txXfrm>
    </dsp:sp>
    <dsp:sp modelId="{87A3BAA1-4140-4D02-813C-6CFBF3AA4981}">
      <dsp:nvSpPr>
        <dsp:cNvPr id="0" name=""/>
        <dsp:cNvSpPr/>
      </dsp:nvSpPr>
      <dsp:spPr>
        <a:xfrm>
          <a:off x="2520934" y="168539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Dynamic Data Structure</a:t>
          </a:r>
        </a:p>
      </dsp:txBody>
      <dsp:txXfrm>
        <a:off x="2520934" y="1685394"/>
        <a:ext cx="1040548" cy="520274"/>
      </dsp:txXfrm>
    </dsp:sp>
    <dsp:sp modelId="{D818F28A-E3F4-4903-A28B-46F14E6B7005}">
      <dsp:nvSpPr>
        <dsp:cNvPr id="0" name=""/>
        <dsp:cNvSpPr/>
      </dsp:nvSpPr>
      <dsp:spPr>
        <a:xfrm>
          <a:off x="1891402" y="242418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Queue</a:t>
          </a:r>
        </a:p>
      </dsp:txBody>
      <dsp:txXfrm>
        <a:off x="1891402" y="2424184"/>
        <a:ext cx="1040548" cy="520274"/>
      </dsp:txXfrm>
    </dsp:sp>
    <dsp:sp modelId="{E8D323AC-AE58-4B4C-BDAC-704469BAB4ED}">
      <dsp:nvSpPr>
        <dsp:cNvPr id="0" name=""/>
        <dsp:cNvSpPr/>
      </dsp:nvSpPr>
      <dsp:spPr>
        <a:xfrm>
          <a:off x="3150466" y="242418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Stack</a:t>
          </a:r>
        </a:p>
      </dsp:txBody>
      <dsp:txXfrm>
        <a:off x="3150466" y="2424184"/>
        <a:ext cx="1040548" cy="520274"/>
      </dsp:txXfrm>
    </dsp:sp>
    <dsp:sp modelId="{8C4E5AD3-AB98-4B39-AF74-85E9A2709471}">
      <dsp:nvSpPr>
        <dsp:cNvPr id="0" name=""/>
        <dsp:cNvSpPr/>
      </dsp:nvSpPr>
      <dsp:spPr>
        <a:xfrm>
          <a:off x="1891402" y="316297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Linked list</a:t>
          </a:r>
        </a:p>
      </dsp:txBody>
      <dsp:txXfrm>
        <a:off x="1891402" y="3162974"/>
        <a:ext cx="1040548" cy="520274"/>
      </dsp:txXfrm>
    </dsp:sp>
    <dsp:sp modelId="{3E102D86-6E86-4B74-AD2E-D2D315DC3684}">
      <dsp:nvSpPr>
        <dsp:cNvPr id="0" name=""/>
        <dsp:cNvSpPr/>
      </dsp:nvSpPr>
      <dsp:spPr>
        <a:xfrm>
          <a:off x="5039062" y="946605"/>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Non-Linear Data Structure</a:t>
          </a:r>
        </a:p>
      </dsp:txBody>
      <dsp:txXfrm>
        <a:off x="5039062" y="946605"/>
        <a:ext cx="1040548" cy="520274"/>
      </dsp:txXfrm>
    </dsp:sp>
    <dsp:sp modelId="{21163429-E08B-4762-9051-DC9EE82362B9}">
      <dsp:nvSpPr>
        <dsp:cNvPr id="0" name=""/>
        <dsp:cNvSpPr/>
      </dsp:nvSpPr>
      <dsp:spPr>
        <a:xfrm>
          <a:off x="4409530" y="168539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Tree</a:t>
          </a:r>
        </a:p>
      </dsp:txBody>
      <dsp:txXfrm>
        <a:off x="4409530" y="1685394"/>
        <a:ext cx="1040548" cy="520274"/>
      </dsp:txXfrm>
    </dsp:sp>
    <dsp:sp modelId="{5E0863F2-BC28-4E96-A453-3D4F4BB8DFF3}">
      <dsp:nvSpPr>
        <dsp:cNvPr id="0" name=""/>
        <dsp:cNvSpPr/>
      </dsp:nvSpPr>
      <dsp:spPr>
        <a:xfrm>
          <a:off x="5668594" y="1685394"/>
          <a:ext cx="1040548" cy="5202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Graph</a:t>
          </a:r>
        </a:p>
      </dsp:txBody>
      <dsp:txXfrm>
        <a:off x="5668594" y="1685394"/>
        <a:ext cx="1040548" cy="5202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B7C4F-1879-4D14-B803-F4DC68CB8149}">
      <dsp:nvSpPr>
        <dsp:cNvPr id="0" name=""/>
        <dsp:cNvSpPr/>
      </dsp:nvSpPr>
      <dsp:spPr>
        <a:xfrm>
          <a:off x="3200400" y="759049"/>
          <a:ext cx="917067" cy="318321"/>
        </a:xfrm>
        <a:custGeom>
          <a:avLst/>
          <a:gdLst/>
          <a:ahLst/>
          <a:cxnLst/>
          <a:rect l="0" t="0" r="0" b="0"/>
          <a:pathLst>
            <a:path>
              <a:moveTo>
                <a:pt x="0" y="0"/>
              </a:moveTo>
              <a:lnTo>
                <a:pt x="0" y="159160"/>
              </a:lnTo>
              <a:lnTo>
                <a:pt x="917067" y="159160"/>
              </a:lnTo>
              <a:lnTo>
                <a:pt x="917067" y="318321"/>
              </a:lnTo>
            </a:path>
          </a:pathLst>
        </a:custGeom>
        <a:noFill/>
        <a:ln w="12700" cap="flat" cmpd="sng" algn="ctr">
          <a:solidFill>
            <a:schemeClr val="accent5">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D97F92F0-117D-4579-9CC2-3A045D5F1566}">
      <dsp:nvSpPr>
        <dsp:cNvPr id="0" name=""/>
        <dsp:cNvSpPr/>
      </dsp:nvSpPr>
      <dsp:spPr>
        <a:xfrm>
          <a:off x="2283332" y="759049"/>
          <a:ext cx="917067" cy="318321"/>
        </a:xfrm>
        <a:custGeom>
          <a:avLst/>
          <a:gdLst/>
          <a:ahLst/>
          <a:cxnLst/>
          <a:rect l="0" t="0" r="0" b="0"/>
          <a:pathLst>
            <a:path>
              <a:moveTo>
                <a:pt x="917067" y="0"/>
              </a:moveTo>
              <a:lnTo>
                <a:pt x="917067" y="159160"/>
              </a:lnTo>
              <a:lnTo>
                <a:pt x="0" y="159160"/>
              </a:lnTo>
              <a:lnTo>
                <a:pt x="0" y="318321"/>
              </a:lnTo>
            </a:path>
          </a:pathLst>
        </a:custGeom>
        <a:noFill/>
        <a:ln w="12700" cap="flat" cmpd="sng" algn="ctr">
          <a:solidFill>
            <a:schemeClr val="accent5">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0C1C7E5B-7820-445B-91D4-2B90829D960D}">
      <dsp:nvSpPr>
        <dsp:cNvPr id="0" name=""/>
        <dsp:cNvSpPr/>
      </dsp:nvSpPr>
      <dsp:spPr>
        <a:xfrm>
          <a:off x="2442492" y="1142"/>
          <a:ext cx="1515814" cy="757907"/>
        </a:xfrm>
        <a:prstGeom prst="rect">
          <a:avLst/>
        </a:prstGeom>
        <a:solidFill>
          <a:schemeClr val="accent3">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IN" sz="1800" kern="1200"/>
            <a:t>Code</a:t>
          </a:r>
        </a:p>
      </dsp:txBody>
      <dsp:txXfrm>
        <a:off x="2442492" y="1142"/>
        <a:ext cx="1515814" cy="757907"/>
      </dsp:txXfrm>
    </dsp:sp>
    <dsp:sp modelId="{0EF9640D-CD8B-4BE1-83FB-2F9E23A28B30}">
      <dsp:nvSpPr>
        <dsp:cNvPr id="0" name=""/>
        <dsp:cNvSpPr/>
      </dsp:nvSpPr>
      <dsp:spPr>
        <a:xfrm>
          <a:off x="1525425" y="1077370"/>
          <a:ext cx="1515814" cy="757907"/>
        </a:xfrm>
        <a:prstGeom prst="rect">
          <a:avLst/>
        </a:prstGeom>
        <a:solidFill>
          <a:schemeClr val="accent5">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IN" sz="1800" kern="1200"/>
            <a:t>Input size(arr[], string, int, etc)</a:t>
          </a:r>
        </a:p>
      </dsp:txBody>
      <dsp:txXfrm>
        <a:off x="1525425" y="1077370"/>
        <a:ext cx="1515814" cy="757907"/>
      </dsp:txXfrm>
    </dsp:sp>
    <dsp:sp modelId="{B215C881-608A-4757-B3EC-2C8DB56F2DAE}">
      <dsp:nvSpPr>
        <dsp:cNvPr id="0" name=""/>
        <dsp:cNvSpPr/>
      </dsp:nvSpPr>
      <dsp:spPr>
        <a:xfrm>
          <a:off x="3359560" y="1077370"/>
          <a:ext cx="1515814" cy="757907"/>
        </a:xfrm>
        <a:prstGeom prst="rect">
          <a:avLst/>
        </a:prstGeom>
        <a:solidFill>
          <a:schemeClr val="accent5">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GB" sz="1800" kern="1200"/>
            <a:t>Auxiliary space (Extra space)</a:t>
          </a:r>
          <a:endParaRPr lang="en-IN" sz="1800" kern="1200"/>
        </a:p>
      </dsp:txBody>
      <dsp:txXfrm>
        <a:off x="3359560" y="1077370"/>
        <a:ext cx="1515814" cy="757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0.81285</cdr:x>
      <cdr:y>0.31041</cdr:y>
    </cdr:from>
    <cdr:to>
      <cdr:x>0.83277</cdr:x>
      <cdr:y>0.51044</cdr:y>
    </cdr:to>
    <cdr:cxnSp macro="">
      <cdr:nvCxnSpPr>
        <cdr:cNvPr id="12" name="Straight Arrow Connector 11"/>
        <cdr:cNvCxnSpPr/>
      </cdr:nvCxnSpPr>
      <cdr:spPr>
        <a:xfrm xmlns:a="http://schemas.openxmlformats.org/drawingml/2006/main">
          <a:off x="5281328" y="706837"/>
          <a:ext cx="129427" cy="455491"/>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0.6712</cdr:x>
      <cdr:y>0.51439</cdr:y>
    </cdr:from>
    <cdr:to>
      <cdr:x>0.97994</cdr:x>
      <cdr:y>0.63597</cdr:y>
    </cdr:to>
    <cdr:sp macro="" textlink="">
      <cdr:nvSpPr>
        <cdr:cNvPr id="2" name="Rectangle 1"/>
        <cdr:cNvSpPr/>
      </cdr:nvSpPr>
      <cdr:spPr>
        <a:xfrm xmlns:a="http://schemas.openxmlformats.org/drawingml/2006/main">
          <a:off x="4360985" y="1171332"/>
          <a:ext cx="2005982" cy="276851"/>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pPr algn="ctr">
            <a:lnSpc>
              <a:spcPct val="107000"/>
            </a:lnSpc>
            <a:spcAft>
              <a:spcPts val="800"/>
            </a:spcAft>
          </a:pPr>
          <a:r>
            <a:rPr lang="en-GB" sz="1200" kern="100">
              <a:effectLst/>
              <a:ea typeface="Calibri" panose="020F0502020204030204" pitchFamily="34" charset="0"/>
              <a:cs typeface="Mangal" panose="02040503050203030202" pitchFamily="18" charset="0"/>
            </a:rPr>
            <a:t>Linear time complexity O(n)</a:t>
          </a:r>
          <a:endParaRPr lang="en-IN" sz="1100" kern="100">
            <a:effectLst/>
            <a:ea typeface="Calibri" panose="020F0502020204030204" pitchFamily="34" charset="0"/>
            <a:cs typeface="Mangal" panose="02040503050203030202"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0.6195</cdr:x>
      <cdr:y>0.37618</cdr:y>
    </cdr:from>
    <cdr:to>
      <cdr:x>0.9718</cdr:x>
      <cdr:y>0.47226</cdr:y>
    </cdr:to>
    <cdr:sp macro="" textlink="">
      <cdr:nvSpPr>
        <cdr:cNvPr id="2" name="Rectangle 1"/>
        <cdr:cNvSpPr/>
      </cdr:nvSpPr>
      <cdr:spPr>
        <a:xfrm xmlns:a="http://schemas.openxmlformats.org/drawingml/2006/main">
          <a:off x="4055377" y="1203912"/>
          <a:ext cx="2306231" cy="307494"/>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a:r>
            <a:rPr lang="en-IN" sz="1200" kern="1200"/>
            <a:t>Constant time complexity  O(1)</a:t>
          </a:r>
        </a:p>
      </cdr:txBody>
    </cdr:sp>
  </cdr:relSizeAnchor>
  <cdr:relSizeAnchor xmlns:cdr="http://schemas.openxmlformats.org/drawingml/2006/chartDrawing">
    <cdr:from>
      <cdr:x>0.77382</cdr:x>
      <cdr:y>0.28066</cdr:y>
    </cdr:from>
    <cdr:to>
      <cdr:x>0.77506</cdr:x>
      <cdr:y>0.37927</cdr:y>
    </cdr:to>
    <cdr:cxnSp macro="">
      <cdr:nvCxnSpPr>
        <cdr:cNvPr id="4" name="Straight Arrow Connector 3"/>
        <cdr:cNvCxnSpPr/>
      </cdr:nvCxnSpPr>
      <cdr:spPr>
        <a:xfrm xmlns:a="http://schemas.openxmlformats.org/drawingml/2006/main" flipH="1">
          <a:off x="5065614" y="898216"/>
          <a:ext cx="8092" cy="315590"/>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9010C371AC641728E5F56E7F9BC8A1A"/>
        <w:category>
          <w:name w:val="General"/>
          <w:gallery w:val="placeholder"/>
        </w:category>
        <w:types>
          <w:type w:val="bbPlcHdr"/>
        </w:types>
        <w:behaviors>
          <w:behavior w:val="content"/>
        </w:behaviors>
        <w:guid w:val="{85CCF484-DB44-4A7D-A5AB-2E5F065E7559}"/>
      </w:docPartPr>
      <w:docPartBody>
        <w:p w:rsidR="00A75E38" w:rsidRDefault="00A75E38">
          <w:r w:rsidRPr="00DD5E0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Kokila">
    <w:panose1 w:val="01010601010101010101"/>
    <w:charset w:val="00"/>
    <w:family w:val="swiss"/>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38"/>
    <w:rsid w:val="000A1B51"/>
    <w:rsid w:val="000A39D5"/>
    <w:rsid w:val="000D6ADD"/>
    <w:rsid w:val="001847B5"/>
    <w:rsid w:val="001B76A8"/>
    <w:rsid w:val="001D1A50"/>
    <w:rsid w:val="00205B9F"/>
    <w:rsid w:val="00255258"/>
    <w:rsid w:val="003A388F"/>
    <w:rsid w:val="005D2F34"/>
    <w:rsid w:val="00616AEE"/>
    <w:rsid w:val="00694E3B"/>
    <w:rsid w:val="006F03AF"/>
    <w:rsid w:val="006F0F9B"/>
    <w:rsid w:val="007335D6"/>
    <w:rsid w:val="007712D8"/>
    <w:rsid w:val="007A561F"/>
    <w:rsid w:val="00832519"/>
    <w:rsid w:val="008735D7"/>
    <w:rsid w:val="008E02E3"/>
    <w:rsid w:val="008F3083"/>
    <w:rsid w:val="00932236"/>
    <w:rsid w:val="0095073C"/>
    <w:rsid w:val="009549A8"/>
    <w:rsid w:val="009B4291"/>
    <w:rsid w:val="00A0471B"/>
    <w:rsid w:val="00A07074"/>
    <w:rsid w:val="00A75E38"/>
    <w:rsid w:val="00A84FCC"/>
    <w:rsid w:val="00AB2BB9"/>
    <w:rsid w:val="00B203A6"/>
    <w:rsid w:val="00BF1A64"/>
    <w:rsid w:val="00C02C9B"/>
    <w:rsid w:val="00C21084"/>
    <w:rsid w:val="00C65232"/>
    <w:rsid w:val="00CA3661"/>
    <w:rsid w:val="00D825CD"/>
    <w:rsid w:val="00DF0166"/>
    <w:rsid w:val="00E17FDD"/>
    <w:rsid w:val="00E2088F"/>
    <w:rsid w:val="00E31884"/>
    <w:rsid w:val="00E57B95"/>
    <w:rsid w:val="00F025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E38"/>
    <w:rPr>
      <w:rFonts w:cs="Mangal"/>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E3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1ECF1-E0EB-4487-8BB6-A768E30B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13178</Words>
  <Characters>61018</Characters>
  <Application>Microsoft Office Word</Application>
  <DocSecurity>0</DocSecurity>
  <Lines>2542</Lines>
  <Paragraphs>2182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YADAV</dc:creator>
  <cp:keywords/>
  <dc:description/>
  <cp:lastModifiedBy>Pankaj Yadav</cp:lastModifiedBy>
  <cp:revision>2</cp:revision>
  <dcterms:created xsi:type="dcterms:W3CDTF">2025-03-28T07:08:00Z</dcterms:created>
  <dcterms:modified xsi:type="dcterms:W3CDTF">2025-03-28T07:08:00Z</dcterms:modified>
</cp:coreProperties>
</file>